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4856F1" w14:textId="77777777" w:rsidR="002A17BC" w:rsidRDefault="00C064E7" w:rsidP="00171163">
      <w:pPr>
        <w:spacing w:after="0" w:line="480" w:lineRule="auto"/>
        <w:rPr>
          <w:rFonts w:ascii="Times New Roman" w:hAnsi="Times New Roman" w:cs="Times New Roman"/>
          <w:b/>
          <w:sz w:val="24"/>
          <w:szCs w:val="24"/>
        </w:rPr>
      </w:pPr>
      <w:r w:rsidRPr="00C064E7">
        <w:rPr>
          <w:rFonts w:ascii="Times New Roman" w:hAnsi="Times New Roman" w:cs="Times New Roman"/>
          <w:b/>
          <w:sz w:val="24"/>
          <w:szCs w:val="24"/>
        </w:rPr>
        <w:t>Effects of biological and environmental covariates on the size-weigh</w:t>
      </w:r>
    </w:p>
    <w:p w14:paraId="5CEBCD23" w14:textId="0246C035" w:rsidR="00C064E7" w:rsidRPr="00C064E7" w:rsidRDefault="00C064E7" w:rsidP="00171163">
      <w:pPr>
        <w:spacing w:after="0" w:line="480" w:lineRule="auto"/>
        <w:rPr>
          <w:rFonts w:ascii="Times New Roman" w:hAnsi="Times New Roman" w:cs="Times New Roman"/>
          <w:b/>
          <w:sz w:val="24"/>
          <w:szCs w:val="24"/>
        </w:rPr>
      </w:pPr>
      <w:r w:rsidRPr="00C064E7">
        <w:rPr>
          <w:rFonts w:ascii="Times New Roman" w:hAnsi="Times New Roman" w:cs="Times New Roman"/>
          <w:b/>
          <w:sz w:val="24"/>
          <w:szCs w:val="24"/>
        </w:rPr>
        <w:t xml:space="preserve">t relationships of Eastern and Northern Bering Sea crab stocks and derived biomass estimates </w:t>
      </w:r>
    </w:p>
    <w:p w14:paraId="60862C77" w14:textId="445D8624" w:rsidR="00171163" w:rsidRDefault="0017116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Jonathan I. Richar</w:t>
      </w:r>
      <w:ins w:id="0" w:author="Jon.Richar" w:date="2023-11-21T13:31:00Z">
        <w:r w:rsidR="00A5049F">
          <w:rPr>
            <w:rFonts w:ascii="Times New Roman" w:hAnsi="Times New Roman" w:cs="Times New Roman"/>
            <w:sz w:val="24"/>
            <w:szCs w:val="24"/>
          </w:rPr>
          <w:t>, W. Christopher Long</w:t>
        </w:r>
      </w:ins>
    </w:p>
    <w:p w14:paraId="1664ADEB" w14:textId="77777777" w:rsid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Abstract</w:t>
      </w:r>
    </w:p>
    <w:p w14:paraId="2F70DE4C" w14:textId="6C780A6A" w:rsidR="00A93682" w:rsidRDefault="00377E1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modeled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is a critical component in expanding </w:t>
      </w:r>
      <w:r w:rsidR="00740FB4">
        <w:rPr>
          <w:rFonts w:ascii="Times New Roman" w:hAnsi="Times New Roman" w:cs="Times New Roman"/>
          <w:sz w:val="24"/>
          <w:szCs w:val="24"/>
        </w:rPr>
        <w:t xml:space="preserve">fishery independent </w:t>
      </w:r>
      <w:r>
        <w:rPr>
          <w:rFonts w:ascii="Times New Roman" w:hAnsi="Times New Roman" w:cs="Times New Roman"/>
          <w:sz w:val="24"/>
          <w:szCs w:val="24"/>
        </w:rPr>
        <w:t xml:space="preserve">survey-derived data to create </w:t>
      </w:r>
      <w:r w:rsidR="000A5D5C">
        <w:rPr>
          <w:rFonts w:ascii="Times New Roman" w:hAnsi="Times New Roman" w:cs="Times New Roman"/>
          <w:sz w:val="24"/>
          <w:szCs w:val="24"/>
        </w:rPr>
        <w:t>population estimates for</w:t>
      </w:r>
      <w:r>
        <w:rPr>
          <w:rFonts w:ascii="Times New Roman" w:hAnsi="Times New Roman" w:cs="Times New Roman"/>
          <w:sz w:val="24"/>
          <w:szCs w:val="24"/>
        </w:rPr>
        <w:t xml:space="preserve"> Bering Sea crab stocks. </w:t>
      </w:r>
      <w:r w:rsidR="0096688B">
        <w:rPr>
          <w:rFonts w:ascii="Times New Roman" w:hAnsi="Times New Roman" w:cs="Times New Roman"/>
          <w:sz w:val="24"/>
          <w:szCs w:val="24"/>
        </w:rPr>
        <w:t>Current procedures assume this relationship</w:t>
      </w:r>
      <w:r>
        <w:rPr>
          <w:rFonts w:ascii="Times New Roman" w:hAnsi="Times New Roman" w:cs="Times New Roman"/>
          <w:sz w:val="24"/>
          <w:szCs w:val="24"/>
        </w:rPr>
        <w:t xml:space="preserve"> to be constant across a range of crab</w:t>
      </w:r>
      <w:r w:rsidR="0096688B">
        <w:rPr>
          <w:rFonts w:ascii="Times New Roman" w:hAnsi="Times New Roman" w:cs="Times New Roman"/>
          <w:sz w:val="24"/>
          <w:szCs w:val="24"/>
        </w:rPr>
        <w:t xml:space="preserve"> </w:t>
      </w:r>
      <w:r w:rsidR="00BB79EC">
        <w:rPr>
          <w:rFonts w:ascii="Times New Roman" w:hAnsi="Times New Roman" w:cs="Times New Roman"/>
          <w:sz w:val="24"/>
          <w:szCs w:val="24"/>
        </w:rPr>
        <w:t>physiological parameters,</w:t>
      </w:r>
      <w:r>
        <w:rPr>
          <w:rFonts w:ascii="Times New Roman" w:hAnsi="Times New Roman" w:cs="Times New Roman"/>
          <w:sz w:val="24"/>
          <w:szCs w:val="24"/>
        </w:rPr>
        <w:t xml:space="preserve"> </w:t>
      </w:r>
      <w:r w:rsidR="0096688B">
        <w:rPr>
          <w:rFonts w:ascii="Times New Roman" w:hAnsi="Times New Roman" w:cs="Times New Roman"/>
          <w:sz w:val="24"/>
          <w:szCs w:val="24"/>
        </w:rPr>
        <w:t>environmental conditions</w:t>
      </w:r>
      <w:r w:rsidR="000A5D5C">
        <w:rPr>
          <w:rFonts w:ascii="Times New Roman" w:hAnsi="Times New Roman" w:cs="Times New Roman"/>
          <w:sz w:val="24"/>
          <w:szCs w:val="24"/>
        </w:rPr>
        <w:t xml:space="preserve"> and geographic range</w:t>
      </w:r>
      <w:ins w:id="1" w:author="Jon.Richar" w:date="2023-11-21T08:56:00Z">
        <w:r w:rsidR="00E246C1">
          <w:rPr>
            <w:rFonts w:ascii="Times New Roman" w:hAnsi="Times New Roman" w:cs="Times New Roman"/>
            <w:sz w:val="24"/>
            <w:szCs w:val="24"/>
          </w:rPr>
          <w:t>s</w:t>
        </w:r>
      </w:ins>
      <w:r w:rsidR="0096688B">
        <w:rPr>
          <w:rFonts w:ascii="Times New Roman" w:hAnsi="Times New Roman" w:cs="Times New Roman"/>
          <w:sz w:val="24"/>
          <w:szCs w:val="24"/>
        </w:rPr>
        <w:t xml:space="preserve"> for the purpose of creating biomass estimates</w:t>
      </w:r>
      <w:r w:rsidR="003D08DC">
        <w:rPr>
          <w:rFonts w:ascii="Times New Roman" w:hAnsi="Times New Roman" w:cs="Times New Roman"/>
          <w:sz w:val="24"/>
          <w:szCs w:val="24"/>
        </w:rPr>
        <w:t>. E</w:t>
      </w:r>
      <w:r>
        <w:rPr>
          <w:rFonts w:ascii="Times New Roman" w:hAnsi="Times New Roman" w:cs="Times New Roman"/>
          <w:sz w:val="24"/>
          <w:szCs w:val="24"/>
        </w:rPr>
        <w:t>ffects of shell condition</w:t>
      </w:r>
      <w:r w:rsidR="00E17C51">
        <w:rPr>
          <w:rFonts w:ascii="Times New Roman" w:hAnsi="Times New Roman" w:cs="Times New Roman"/>
          <w:sz w:val="24"/>
          <w:szCs w:val="24"/>
        </w:rPr>
        <w:t xml:space="preserve">, </w:t>
      </w:r>
      <w:r w:rsidR="006D7368">
        <w:rPr>
          <w:rFonts w:ascii="Times New Roman" w:hAnsi="Times New Roman" w:cs="Times New Roman"/>
          <w:sz w:val="24"/>
          <w:szCs w:val="24"/>
        </w:rPr>
        <w:t>environmental temperature</w:t>
      </w:r>
      <w:r w:rsidR="00A90A98">
        <w:rPr>
          <w:rFonts w:ascii="Times New Roman" w:hAnsi="Times New Roman" w:cs="Times New Roman"/>
          <w:sz w:val="24"/>
          <w:szCs w:val="24"/>
        </w:rPr>
        <w:t>, and region</w:t>
      </w:r>
      <w:r w:rsidR="006D7368">
        <w:rPr>
          <w:rFonts w:ascii="Times New Roman" w:hAnsi="Times New Roman" w:cs="Times New Roman"/>
          <w:sz w:val="24"/>
          <w:szCs w:val="24"/>
        </w:rPr>
        <w:t xml:space="preserve"> on </w:t>
      </w:r>
      <w:r w:rsidR="00A90A98">
        <w:rPr>
          <w:rFonts w:ascii="Times New Roman" w:hAnsi="Times New Roman" w:cs="Times New Roman"/>
          <w:sz w:val="24"/>
          <w:szCs w:val="24"/>
        </w:rPr>
        <w:t>the size-</w:t>
      </w:r>
      <w:r w:rsidR="00D31ED3">
        <w:rPr>
          <w:rFonts w:ascii="Times New Roman" w:hAnsi="Times New Roman" w:cs="Times New Roman"/>
          <w:sz w:val="24"/>
          <w:szCs w:val="24"/>
        </w:rPr>
        <w:t>weight relationships of</w:t>
      </w:r>
      <w:r w:rsidR="00A90A98">
        <w:rPr>
          <w:rFonts w:ascii="Times New Roman" w:hAnsi="Times New Roman" w:cs="Times New Roman"/>
          <w:sz w:val="24"/>
          <w:szCs w:val="24"/>
        </w:rPr>
        <w:t xml:space="preserve"> red king cr</w:t>
      </w:r>
      <w:r w:rsidR="008E092D">
        <w:rPr>
          <w:rFonts w:ascii="Times New Roman" w:hAnsi="Times New Roman" w:cs="Times New Roman"/>
          <w:sz w:val="24"/>
          <w:szCs w:val="24"/>
        </w:rPr>
        <w:t xml:space="preserve">ab, blue king crab, </w:t>
      </w:r>
      <w:del w:id="2" w:author="Jon.Richar" w:date="2023-11-01T08:40:00Z">
        <w:r w:rsidR="008E092D" w:rsidDel="00645AB6">
          <w:rPr>
            <w:rFonts w:ascii="Times New Roman" w:hAnsi="Times New Roman" w:cs="Times New Roman"/>
            <w:sz w:val="24"/>
            <w:szCs w:val="24"/>
          </w:rPr>
          <w:delText>opilio and B</w:delText>
        </w:r>
        <w:r w:rsidR="00A90A98" w:rsidDel="00645AB6">
          <w:rPr>
            <w:rFonts w:ascii="Times New Roman" w:hAnsi="Times New Roman" w:cs="Times New Roman"/>
            <w:sz w:val="24"/>
            <w:szCs w:val="24"/>
          </w:rPr>
          <w:delText>airdi</w:delText>
        </w:r>
      </w:del>
      <w:ins w:id="3" w:author="Jon.Richar" w:date="2023-11-01T08:40:00Z">
        <w:r w:rsidR="00556062">
          <w:rPr>
            <w:rFonts w:ascii="Times New Roman" w:hAnsi="Times New Roman" w:cs="Times New Roman"/>
            <w:sz w:val="24"/>
            <w:szCs w:val="24"/>
          </w:rPr>
          <w:t>snow</w:t>
        </w:r>
      </w:ins>
      <w:ins w:id="4" w:author="Jon.Richar" w:date="2023-11-21T08:57:00Z">
        <w:r w:rsidR="0056034A">
          <w:rPr>
            <w:rFonts w:ascii="Times New Roman" w:hAnsi="Times New Roman" w:cs="Times New Roman"/>
            <w:sz w:val="24"/>
            <w:szCs w:val="24"/>
          </w:rPr>
          <w:t xml:space="preserve"> crab</w:t>
        </w:r>
      </w:ins>
      <w:ins w:id="5" w:author="Jon.Richar" w:date="2023-11-01T08:40:00Z">
        <w:r w:rsidR="00556062">
          <w:rPr>
            <w:rFonts w:ascii="Times New Roman" w:hAnsi="Times New Roman" w:cs="Times New Roman"/>
            <w:sz w:val="24"/>
            <w:szCs w:val="24"/>
          </w:rPr>
          <w:t xml:space="preserve"> and </w:t>
        </w:r>
      </w:ins>
      <w:ins w:id="6" w:author="Jon.Richar" w:date="2023-11-01T09:02:00Z">
        <w:r w:rsidR="00556062">
          <w:rPr>
            <w:rFonts w:ascii="Times New Roman" w:hAnsi="Times New Roman" w:cs="Times New Roman"/>
            <w:sz w:val="24"/>
            <w:szCs w:val="24"/>
          </w:rPr>
          <w:t>T</w:t>
        </w:r>
      </w:ins>
      <w:ins w:id="7" w:author="Jon.Richar" w:date="2023-11-01T08:40:00Z">
        <w:r w:rsidR="00645AB6">
          <w:rPr>
            <w:rFonts w:ascii="Times New Roman" w:hAnsi="Times New Roman" w:cs="Times New Roman"/>
            <w:sz w:val="24"/>
            <w:szCs w:val="24"/>
          </w:rPr>
          <w:t>anner</w:t>
        </w:r>
      </w:ins>
      <w:r w:rsidR="00A90A98">
        <w:rPr>
          <w:rFonts w:ascii="Times New Roman" w:hAnsi="Times New Roman" w:cs="Times New Roman"/>
          <w:sz w:val="24"/>
          <w:szCs w:val="24"/>
        </w:rPr>
        <w:t xml:space="preserve"> crab</w:t>
      </w:r>
      <w:r w:rsidR="003D08DC">
        <w:rPr>
          <w:rFonts w:ascii="Times New Roman" w:hAnsi="Times New Roman" w:cs="Times New Roman"/>
          <w:sz w:val="24"/>
          <w:szCs w:val="24"/>
        </w:rPr>
        <w:t xml:space="preserve"> were assessed</w:t>
      </w:r>
      <w:ins w:id="8" w:author="Jon.Richar" w:date="2023-12-14T09:41:00Z">
        <w:r w:rsidR="002B600B">
          <w:rPr>
            <w:rFonts w:ascii="Times New Roman" w:hAnsi="Times New Roman" w:cs="Times New Roman"/>
            <w:sz w:val="24"/>
            <w:szCs w:val="24"/>
          </w:rPr>
          <w:t xml:space="preserve"> using a combination of least squares and maximum </w:t>
        </w:r>
      </w:ins>
      <w:ins w:id="9" w:author="Jon.Richar" w:date="2023-12-14T09:42:00Z">
        <w:r w:rsidR="002B600B">
          <w:rPr>
            <w:rFonts w:ascii="Times New Roman" w:hAnsi="Times New Roman" w:cs="Times New Roman"/>
            <w:sz w:val="24"/>
            <w:szCs w:val="24"/>
          </w:rPr>
          <w:t>likelihood</w:t>
        </w:r>
      </w:ins>
      <w:ins w:id="10" w:author="Jon.Richar" w:date="2023-12-14T09:41:00Z">
        <w:r w:rsidR="002B600B">
          <w:rPr>
            <w:rFonts w:ascii="Times New Roman" w:hAnsi="Times New Roman" w:cs="Times New Roman"/>
            <w:sz w:val="24"/>
            <w:szCs w:val="24"/>
          </w:rPr>
          <w:t xml:space="preserve"> </w:t>
        </w:r>
      </w:ins>
      <w:ins w:id="11" w:author="Jon.Richar" w:date="2023-12-14T09:42:00Z">
        <w:r w:rsidR="002B600B">
          <w:rPr>
            <w:rFonts w:ascii="Times New Roman" w:hAnsi="Times New Roman" w:cs="Times New Roman"/>
            <w:sz w:val="24"/>
            <w:szCs w:val="24"/>
          </w:rPr>
          <w:t>methodologies</w:t>
        </w:r>
      </w:ins>
      <w:r w:rsidR="006D7368">
        <w:rPr>
          <w:rFonts w:ascii="Times New Roman" w:hAnsi="Times New Roman" w:cs="Times New Roman"/>
          <w:sz w:val="24"/>
          <w:szCs w:val="24"/>
        </w:rPr>
        <w:t xml:space="preserve">. </w:t>
      </w:r>
      <w:r w:rsidR="008E092D">
        <w:rPr>
          <w:rFonts w:ascii="Times New Roman" w:hAnsi="Times New Roman" w:cs="Times New Roman"/>
          <w:sz w:val="24"/>
          <w:szCs w:val="24"/>
        </w:rPr>
        <w:t xml:space="preserve">For female </w:t>
      </w:r>
      <w:del w:id="12" w:author="Jon.Richar" w:date="2023-11-01T08:41:00Z">
        <w:r w:rsidR="008E092D" w:rsidDel="00645AB6">
          <w:rPr>
            <w:rFonts w:ascii="Times New Roman" w:hAnsi="Times New Roman" w:cs="Times New Roman"/>
            <w:sz w:val="24"/>
            <w:szCs w:val="24"/>
          </w:rPr>
          <w:delText>B</w:delText>
        </w:r>
        <w:r w:rsidR="00E17C51" w:rsidDel="00645AB6">
          <w:rPr>
            <w:rFonts w:ascii="Times New Roman" w:hAnsi="Times New Roman" w:cs="Times New Roman"/>
            <w:sz w:val="24"/>
            <w:szCs w:val="24"/>
          </w:rPr>
          <w:delText xml:space="preserve">airdi </w:delText>
        </w:r>
      </w:del>
      <w:ins w:id="13" w:author="Jon.Richar" w:date="2023-11-02T11:58:00Z">
        <w:r w:rsidR="00A35EDA">
          <w:rPr>
            <w:rFonts w:ascii="Times New Roman" w:hAnsi="Times New Roman" w:cs="Times New Roman"/>
            <w:sz w:val="24"/>
            <w:szCs w:val="24"/>
          </w:rPr>
          <w:t>T</w:t>
        </w:r>
      </w:ins>
      <w:ins w:id="14" w:author="Jon.Richar" w:date="2023-11-01T08:41:00Z">
        <w:r w:rsidR="00645AB6">
          <w:rPr>
            <w:rFonts w:ascii="Times New Roman" w:hAnsi="Times New Roman" w:cs="Times New Roman"/>
            <w:sz w:val="24"/>
            <w:szCs w:val="24"/>
          </w:rPr>
          <w:t xml:space="preserve">anner </w:t>
        </w:r>
      </w:ins>
      <w:r w:rsidR="00E17C51">
        <w:rPr>
          <w:rFonts w:ascii="Times New Roman" w:hAnsi="Times New Roman" w:cs="Times New Roman"/>
          <w:sz w:val="24"/>
          <w:szCs w:val="24"/>
        </w:rPr>
        <w:t xml:space="preserve">and </w:t>
      </w:r>
      <w:del w:id="15" w:author="Jon.Richar" w:date="2023-11-01T08:41:00Z">
        <w:r w:rsidR="00E17C51" w:rsidDel="00645AB6">
          <w:rPr>
            <w:rFonts w:ascii="Times New Roman" w:hAnsi="Times New Roman" w:cs="Times New Roman"/>
            <w:sz w:val="24"/>
            <w:szCs w:val="24"/>
          </w:rPr>
          <w:delText>opilio</w:delText>
        </w:r>
      </w:del>
      <w:ins w:id="16" w:author="Jon.Richar" w:date="2023-11-01T08:41:00Z">
        <w:r w:rsidR="00645AB6">
          <w:rPr>
            <w:rFonts w:ascii="Times New Roman" w:hAnsi="Times New Roman" w:cs="Times New Roman"/>
            <w:sz w:val="24"/>
            <w:szCs w:val="24"/>
          </w:rPr>
          <w:t>snow crab</w:t>
        </w:r>
      </w:ins>
      <w:r w:rsidR="00E17C51">
        <w:rPr>
          <w:rFonts w:ascii="Times New Roman" w:hAnsi="Times New Roman" w:cs="Times New Roman"/>
          <w:sz w:val="24"/>
          <w:szCs w:val="24"/>
        </w:rPr>
        <w:t xml:space="preserve">, effects of clutch size were also evaluated. </w:t>
      </w:r>
      <w:r w:rsidR="006D7368">
        <w:rPr>
          <w:rFonts w:ascii="Times New Roman" w:hAnsi="Times New Roman" w:cs="Times New Roman"/>
          <w:sz w:val="24"/>
          <w:szCs w:val="24"/>
        </w:rPr>
        <w:t xml:space="preserve">Population biomass estimates were derived using calculated model parameters, and </w:t>
      </w:r>
      <w:ins w:id="17" w:author="Jon.Richar" w:date="2023-11-21T09:44:00Z">
        <w:r w:rsidR="00E246C1">
          <w:rPr>
            <w:rFonts w:ascii="Times New Roman" w:hAnsi="Times New Roman" w:cs="Times New Roman"/>
            <w:sz w:val="24"/>
            <w:szCs w:val="24"/>
          </w:rPr>
          <w:t xml:space="preserve">then </w:t>
        </w:r>
      </w:ins>
      <w:r w:rsidR="006D7368">
        <w:rPr>
          <w:rFonts w:ascii="Times New Roman" w:hAnsi="Times New Roman" w:cs="Times New Roman"/>
          <w:sz w:val="24"/>
          <w:szCs w:val="24"/>
        </w:rPr>
        <w:t>compared to estimates calculated using the current fixed parameters.</w:t>
      </w:r>
      <w:r w:rsidR="00CE1C9F">
        <w:rPr>
          <w:rFonts w:ascii="Times New Roman" w:hAnsi="Times New Roman" w:cs="Times New Roman"/>
          <w:sz w:val="24"/>
          <w:szCs w:val="24"/>
        </w:rPr>
        <w:t xml:space="preserve"> </w:t>
      </w:r>
      <w:r w:rsidR="009F2191">
        <w:rPr>
          <w:rFonts w:ascii="Times New Roman" w:hAnsi="Times New Roman" w:cs="Times New Roman"/>
          <w:sz w:val="24"/>
          <w:szCs w:val="24"/>
        </w:rPr>
        <w:t>Shell condition,</w:t>
      </w:r>
      <w:r w:rsidR="00A93682">
        <w:rPr>
          <w:rFonts w:ascii="Times New Roman" w:hAnsi="Times New Roman" w:cs="Times New Roman"/>
          <w:sz w:val="24"/>
          <w:szCs w:val="24"/>
        </w:rPr>
        <w:t xml:space="preserve"> </w:t>
      </w:r>
      <w:r w:rsidR="009F2191">
        <w:rPr>
          <w:rFonts w:ascii="Times New Roman" w:hAnsi="Times New Roman" w:cs="Times New Roman"/>
          <w:sz w:val="24"/>
          <w:szCs w:val="24"/>
        </w:rPr>
        <w:t>temperature, male maturity status and clutch size influenced the size-weight relationship, with species-dependent differences in covariates and degree of effect(s)</w:t>
      </w:r>
      <w:del w:id="18" w:author="Jon.Richar" w:date="2023-11-02T13:31:00Z">
        <w:r w:rsidR="00D843CA" w:rsidDel="00C70B31">
          <w:rPr>
            <w:rFonts w:ascii="Times New Roman" w:hAnsi="Times New Roman" w:cs="Times New Roman"/>
            <w:sz w:val="24"/>
            <w:szCs w:val="24"/>
          </w:rPr>
          <w:delText>, though with exceptions</w:delText>
        </w:r>
        <w:r w:rsidR="00D31ED3" w:rsidDel="00C70B31">
          <w:rPr>
            <w:rFonts w:ascii="Times New Roman" w:hAnsi="Times New Roman" w:cs="Times New Roman"/>
            <w:sz w:val="24"/>
            <w:szCs w:val="24"/>
          </w:rPr>
          <w:delText>.</w:delText>
        </w:r>
      </w:del>
      <w:ins w:id="19" w:author="Jon.Richar" w:date="2023-11-02T13:31:00Z">
        <w:r w:rsidR="00C70B31">
          <w:rPr>
            <w:rFonts w:ascii="Times New Roman" w:hAnsi="Times New Roman" w:cs="Times New Roman"/>
            <w:sz w:val="24"/>
            <w:szCs w:val="24"/>
          </w:rPr>
          <w:t>.</w:t>
        </w:r>
      </w:ins>
      <w:ins w:id="20" w:author="Jon.Richar" w:date="2023-11-21T09:09:00Z">
        <w:r w:rsidR="005042DC">
          <w:rPr>
            <w:rFonts w:ascii="Times New Roman" w:hAnsi="Times New Roman" w:cs="Times New Roman"/>
            <w:sz w:val="24"/>
            <w:szCs w:val="24"/>
          </w:rPr>
          <w:t xml:space="preserve"> </w:t>
        </w:r>
      </w:ins>
      <w:del w:id="21" w:author="Jon.Richar" w:date="2023-11-02T13:31:00Z">
        <w:r w:rsidR="00D31ED3" w:rsidDel="00C70B31">
          <w:rPr>
            <w:rFonts w:ascii="Times New Roman" w:hAnsi="Times New Roman" w:cs="Times New Roman"/>
            <w:sz w:val="24"/>
            <w:szCs w:val="24"/>
          </w:rPr>
          <w:delText xml:space="preserve"> </w:delText>
        </w:r>
      </w:del>
      <w:ins w:id="22" w:author="Jon.Richar" w:date="2023-11-02T11:35:00Z">
        <w:r w:rsidR="004A498E">
          <w:rPr>
            <w:rFonts w:ascii="Times New Roman" w:hAnsi="Times New Roman" w:cs="Times New Roman"/>
            <w:sz w:val="24"/>
            <w:szCs w:val="24"/>
          </w:rPr>
          <w:t xml:space="preserve">Large differences between eastern and northern Bering Sea stocks were also observed across species. </w:t>
        </w:r>
      </w:ins>
      <w:r w:rsidR="002D17CA">
        <w:rPr>
          <w:rFonts w:ascii="Times New Roman" w:hAnsi="Times New Roman" w:cs="Times New Roman"/>
          <w:sz w:val="24"/>
          <w:szCs w:val="24"/>
        </w:rPr>
        <w:t>Results for models considering clutch size were mixed, and species</w:t>
      </w:r>
      <w:ins w:id="23" w:author="Jon.Richar" w:date="2024-02-22T10:40:00Z">
        <w:r w:rsidR="006B1818">
          <w:rPr>
            <w:rFonts w:ascii="Times New Roman" w:hAnsi="Times New Roman" w:cs="Times New Roman"/>
            <w:sz w:val="24"/>
            <w:szCs w:val="24"/>
          </w:rPr>
          <w:t xml:space="preserve">/procedure </w:t>
        </w:r>
      </w:ins>
      <w:del w:id="24" w:author="Jon.Richar" w:date="2024-02-22T10:40:00Z">
        <w:r w:rsidR="002D17CA" w:rsidDel="006B1818">
          <w:rPr>
            <w:rFonts w:ascii="Times New Roman" w:hAnsi="Times New Roman" w:cs="Times New Roman"/>
            <w:sz w:val="24"/>
            <w:szCs w:val="24"/>
          </w:rPr>
          <w:delText xml:space="preserve"> </w:delText>
        </w:r>
      </w:del>
      <w:r w:rsidR="002D17CA">
        <w:rPr>
          <w:rFonts w:ascii="Times New Roman" w:hAnsi="Times New Roman" w:cs="Times New Roman"/>
          <w:sz w:val="24"/>
          <w:szCs w:val="24"/>
        </w:rPr>
        <w:t xml:space="preserve">dependent. </w:t>
      </w:r>
      <w:del w:id="25" w:author="Jon.Richar" w:date="2023-11-02T11:34:00Z">
        <w:r w:rsidR="00A90A98" w:rsidDel="004A498E">
          <w:rPr>
            <w:rFonts w:ascii="Times New Roman" w:hAnsi="Times New Roman" w:cs="Times New Roman"/>
            <w:sz w:val="24"/>
            <w:szCs w:val="24"/>
          </w:rPr>
          <w:delText xml:space="preserve">Large differences between eastern and northern Bering Sea stocks were also observed. </w:delText>
        </w:r>
      </w:del>
      <w:r w:rsidR="00A93682">
        <w:rPr>
          <w:rFonts w:ascii="Times New Roman" w:hAnsi="Times New Roman" w:cs="Times New Roman"/>
          <w:sz w:val="24"/>
          <w:szCs w:val="24"/>
        </w:rPr>
        <w:t>Relative to esti</w:t>
      </w:r>
      <w:r w:rsidR="00CE1C9F">
        <w:rPr>
          <w:rFonts w:ascii="Times New Roman" w:hAnsi="Times New Roman" w:cs="Times New Roman"/>
          <w:sz w:val="24"/>
          <w:szCs w:val="24"/>
        </w:rPr>
        <w:t xml:space="preserve">mates calculated </w:t>
      </w:r>
      <w:r w:rsidR="008C7BF1">
        <w:rPr>
          <w:rFonts w:ascii="Times New Roman" w:hAnsi="Times New Roman" w:cs="Times New Roman"/>
          <w:sz w:val="24"/>
          <w:szCs w:val="24"/>
        </w:rPr>
        <w:t>with</w:t>
      </w:r>
      <w:r w:rsidR="00CE1C9F">
        <w:rPr>
          <w:rFonts w:ascii="Times New Roman" w:hAnsi="Times New Roman" w:cs="Times New Roman"/>
          <w:sz w:val="24"/>
          <w:szCs w:val="24"/>
        </w:rPr>
        <w:t xml:space="preserve"> the current standard models for these stocks</w:t>
      </w:r>
      <w:r w:rsidR="00632A79">
        <w:rPr>
          <w:rFonts w:ascii="Times New Roman" w:hAnsi="Times New Roman" w:cs="Times New Roman"/>
          <w:sz w:val="24"/>
          <w:szCs w:val="24"/>
        </w:rPr>
        <w:t>,</w:t>
      </w:r>
      <w:r w:rsidR="00A93682">
        <w:rPr>
          <w:rFonts w:ascii="Times New Roman" w:hAnsi="Times New Roman" w:cs="Times New Roman"/>
          <w:sz w:val="24"/>
          <w:szCs w:val="24"/>
        </w:rPr>
        <w:t xml:space="preserve"> </w:t>
      </w:r>
      <w:r w:rsidR="00D843CA">
        <w:rPr>
          <w:rFonts w:ascii="Times New Roman" w:hAnsi="Times New Roman" w:cs="Times New Roman"/>
          <w:sz w:val="24"/>
          <w:szCs w:val="24"/>
        </w:rPr>
        <w:t>male</w:t>
      </w:r>
      <w:r w:rsidR="00195B8F">
        <w:rPr>
          <w:rFonts w:ascii="Times New Roman" w:hAnsi="Times New Roman" w:cs="Times New Roman"/>
          <w:sz w:val="24"/>
          <w:szCs w:val="24"/>
        </w:rPr>
        <w:t xml:space="preserve"> </w:t>
      </w:r>
      <w:r w:rsidR="00A93682">
        <w:rPr>
          <w:rFonts w:ascii="Times New Roman" w:hAnsi="Times New Roman" w:cs="Times New Roman"/>
          <w:sz w:val="24"/>
          <w:szCs w:val="24"/>
        </w:rPr>
        <w:t xml:space="preserve">biomass estimates </w:t>
      </w:r>
      <w:r w:rsidR="00A93682" w:rsidRPr="000E4750">
        <w:rPr>
          <w:rFonts w:ascii="Times New Roman" w:hAnsi="Times New Roman" w:cs="Times New Roman"/>
          <w:sz w:val="24"/>
          <w:szCs w:val="24"/>
        </w:rPr>
        <w:t>were</w:t>
      </w:r>
      <w:r w:rsidR="00195B8F">
        <w:rPr>
          <w:rFonts w:ascii="Times New Roman" w:hAnsi="Times New Roman" w:cs="Times New Roman"/>
          <w:sz w:val="24"/>
          <w:szCs w:val="24"/>
        </w:rPr>
        <w:t xml:space="preserve"> modestly larger</w:t>
      </w:r>
      <w:r w:rsidR="00F81EA7">
        <w:rPr>
          <w:rFonts w:ascii="Times New Roman" w:hAnsi="Times New Roman" w:cs="Times New Roman"/>
          <w:sz w:val="24"/>
          <w:szCs w:val="24"/>
        </w:rPr>
        <w:t xml:space="preserve"> when applying shell-condition</w:t>
      </w:r>
      <w:r w:rsidR="009F2191">
        <w:rPr>
          <w:rFonts w:ascii="Times New Roman" w:hAnsi="Times New Roman" w:cs="Times New Roman"/>
          <w:sz w:val="24"/>
          <w:szCs w:val="24"/>
        </w:rPr>
        <w:t>/matrurity</w:t>
      </w:r>
      <w:r w:rsidR="00F81EA7">
        <w:rPr>
          <w:rFonts w:ascii="Times New Roman" w:hAnsi="Times New Roman" w:cs="Times New Roman"/>
          <w:sz w:val="24"/>
          <w:szCs w:val="24"/>
        </w:rPr>
        <w:t xml:space="preserve"> based models</w:t>
      </w:r>
      <w:r w:rsidR="0095382C">
        <w:rPr>
          <w:rFonts w:ascii="Times New Roman" w:hAnsi="Times New Roman" w:cs="Times New Roman"/>
          <w:sz w:val="24"/>
          <w:szCs w:val="24"/>
        </w:rPr>
        <w:t xml:space="preserve">, particularly for </w:t>
      </w:r>
      <w:del w:id="26" w:author="Jon.Richar" w:date="2023-11-01T08:41:00Z">
        <w:r w:rsidR="0095382C" w:rsidDel="00645AB6">
          <w:rPr>
            <w:rFonts w:ascii="Times New Roman" w:hAnsi="Times New Roman" w:cs="Times New Roman"/>
            <w:sz w:val="24"/>
            <w:szCs w:val="24"/>
          </w:rPr>
          <w:delText>Bairdi</w:delText>
        </w:r>
      </w:del>
      <w:ins w:id="27" w:author="Jon.Richar" w:date="2023-11-02T11:57:00Z">
        <w:r w:rsidR="00A35EDA">
          <w:rPr>
            <w:rFonts w:ascii="Times New Roman" w:hAnsi="Times New Roman" w:cs="Times New Roman"/>
            <w:sz w:val="24"/>
            <w:szCs w:val="24"/>
          </w:rPr>
          <w:t>T</w:t>
        </w:r>
      </w:ins>
      <w:ins w:id="28" w:author="Jon.Richar" w:date="2023-11-01T08:41:00Z">
        <w:r w:rsidR="00645AB6">
          <w:rPr>
            <w:rFonts w:ascii="Times New Roman" w:hAnsi="Times New Roman" w:cs="Times New Roman"/>
            <w:sz w:val="24"/>
            <w:szCs w:val="24"/>
          </w:rPr>
          <w:t>anner crab</w:t>
        </w:r>
      </w:ins>
      <w:r w:rsidR="0095382C">
        <w:rPr>
          <w:rFonts w:ascii="Times New Roman" w:hAnsi="Times New Roman" w:cs="Times New Roman"/>
          <w:sz w:val="24"/>
          <w:szCs w:val="24"/>
        </w:rPr>
        <w:t>,</w:t>
      </w:r>
      <w:r w:rsidR="00195B8F">
        <w:rPr>
          <w:rFonts w:ascii="Times New Roman" w:hAnsi="Times New Roman" w:cs="Times New Roman"/>
          <w:sz w:val="24"/>
          <w:szCs w:val="24"/>
        </w:rPr>
        <w:t xml:space="preserve"> with some interannual variability</w:t>
      </w:r>
      <w:r w:rsidR="00A93682">
        <w:rPr>
          <w:rFonts w:ascii="Times New Roman" w:hAnsi="Times New Roman" w:cs="Times New Roman"/>
          <w:sz w:val="24"/>
          <w:szCs w:val="24"/>
        </w:rPr>
        <w:t xml:space="preserve">. These results suggest that </w:t>
      </w:r>
      <w:r w:rsidR="00D31ED3">
        <w:rPr>
          <w:rFonts w:ascii="Times New Roman" w:hAnsi="Times New Roman" w:cs="Times New Roman"/>
          <w:sz w:val="24"/>
          <w:szCs w:val="24"/>
        </w:rPr>
        <w:t>it may be</w:t>
      </w:r>
      <w:r w:rsidR="00632A79">
        <w:rPr>
          <w:rFonts w:ascii="Times New Roman" w:hAnsi="Times New Roman" w:cs="Times New Roman"/>
          <w:sz w:val="24"/>
          <w:szCs w:val="24"/>
        </w:rPr>
        <w:t xml:space="preserve"> a</w:t>
      </w:r>
      <w:r w:rsidR="00D31ED3">
        <w:rPr>
          <w:rFonts w:ascii="Times New Roman" w:hAnsi="Times New Roman" w:cs="Times New Roman"/>
          <w:sz w:val="24"/>
          <w:szCs w:val="24"/>
        </w:rPr>
        <w:t>ppropriate</w:t>
      </w:r>
      <w:r w:rsidR="00632A79">
        <w:rPr>
          <w:rFonts w:ascii="Times New Roman" w:hAnsi="Times New Roman" w:cs="Times New Roman"/>
          <w:sz w:val="24"/>
          <w:szCs w:val="24"/>
        </w:rPr>
        <w:t xml:space="preserve"> to reconsider and update </w:t>
      </w:r>
      <w:r w:rsidR="00A93682">
        <w:rPr>
          <w:rFonts w:ascii="Times New Roman" w:hAnsi="Times New Roman" w:cs="Times New Roman"/>
          <w:sz w:val="24"/>
          <w:szCs w:val="24"/>
        </w:rPr>
        <w:t>current biomass estimation procedures used in stock assessment</w:t>
      </w:r>
      <w:r w:rsidR="00A90A98">
        <w:rPr>
          <w:rFonts w:ascii="Times New Roman" w:hAnsi="Times New Roman" w:cs="Times New Roman"/>
          <w:sz w:val="24"/>
          <w:szCs w:val="24"/>
        </w:rPr>
        <w:t xml:space="preserve"> </w:t>
      </w:r>
      <w:r w:rsidR="00D31ED3">
        <w:rPr>
          <w:rFonts w:ascii="Times New Roman" w:hAnsi="Times New Roman" w:cs="Times New Roman"/>
          <w:sz w:val="24"/>
          <w:szCs w:val="24"/>
        </w:rPr>
        <w:t xml:space="preserve">for </w:t>
      </w:r>
      <w:r w:rsidR="008C7BF1">
        <w:rPr>
          <w:rFonts w:ascii="Times New Roman" w:hAnsi="Times New Roman" w:cs="Times New Roman"/>
          <w:sz w:val="24"/>
          <w:szCs w:val="24"/>
        </w:rPr>
        <w:t xml:space="preserve">at least </w:t>
      </w:r>
      <w:r w:rsidR="00A90A98">
        <w:rPr>
          <w:rFonts w:ascii="Times New Roman" w:hAnsi="Times New Roman" w:cs="Times New Roman"/>
          <w:sz w:val="24"/>
          <w:szCs w:val="24"/>
        </w:rPr>
        <w:t>certain stocks</w:t>
      </w:r>
      <w:r w:rsidR="000E4750">
        <w:rPr>
          <w:rFonts w:ascii="Times New Roman" w:hAnsi="Times New Roman" w:cs="Times New Roman"/>
          <w:sz w:val="24"/>
          <w:szCs w:val="24"/>
        </w:rPr>
        <w:t>.</w:t>
      </w:r>
    </w:p>
    <w:p w14:paraId="180CDFDB" w14:textId="77777777" w:rsidR="00377E12" w:rsidRPr="005D1B81" w:rsidRDefault="00A93682" w:rsidP="00171163">
      <w:pPr>
        <w:spacing w:after="0" w:line="480" w:lineRule="auto"/>
        <w:rPr>
          <w:rFonts w:ascii="Times New Roman" w:hAnsi="Times New Roman" w:cs="Times New Roman"/>
          <w:b/>
          <w:sz w:val="24"/>
          <w:szCs w:val="24"/>
        </w:rPr>
      </w:pPr>
      <w:r>
        <w:rPr>
          <w:rFonts w:ascii="Times New Roman" w:hAnsi="Times New Roman" w:cs="Times New Roman"/>
          <w:sz w:val="24"/>
          <w:szCs w:val="24"/>
        </w:rPr>
        <w:br w:type="column"/>
      </w:r>
      <w:r w:rsidRPr="005D1B81">
        <w:rPr>
          <w:rFonts w:ascii="Times New Roman" w:hAnsi="Times New Roman" w:cs="Times New Roman"/>
          <w:b/>
          <w:sz w:val="24"/>
          <w:szCs w:val="24"/>
        </w:rPr>
        <w:lastRenderedPageBreak/>
        <w:t>Introduction</w:t>
      </w:r>
    </w:p>
    <w:p w14:paraId="40F48AA8" w14:textId="34A63293" w:rsidR="00B654A9" w:rsidRDefault="00F81EA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Red</w:t>
      </w:r>
      <w:r w:rsidR="00374896">
        <w:rPr>
          <w:rFonts w:ascii="Times New Roman" w:hAnsi="Times New Roman" w:cs="Times New Roman"/>
          <w:sz w:val="24"/>
          <w:szCs w:val="24"/>
        </w:rPr>
        <w:t xml:space="preserve"> king crab</w:t>
      </w:r>
      <w:ins w:id="29" w:author="Jon.Richar" w:date="2023-11-02T11:58:00Z">
        <w:r w:rsidR="00A35EDA">
          <w:rPr>
            <w:rFonts w:ascii="Times New Roman" w:hAnsi="Times New Roman" w:cs="Times New Roman"/>
            <w:sz w:val="24"/>
            <w:szCs w:val="24"/>
          </w:rPr>
          <w:t xml:space="preserve">, </w:t>
        </w:r>
        <w:r w:rsidR="00A35EDA" w:rsidRPr="00C70B31">
          <w:rPr>
            <w:rFonts w:ascii="Times New Roman" w:hAnsi="Times New Roman" w:cs="Times New Roman"/>
            <w:i/>
            <w:sz w:val="24"/>
            <w:szCs w:val="24"/>
            <w:rPrChange w:id="30" w:author="Jon.Richar" w:date="2023-11-02T13:25:00Z">
              <w:rPr>
                <w:rFonts w:ascii="Times New Roman" w:hAnsi="Times New Roman" w:cs="Times New Roman"/>
                <w:sz w:val="24"/>
                <w:szCs w:val="24"/>
              </w:rPr>
            </w:rPrChange>
          </w:rPr>
          <w:t>Paralithodes camtschaticus</w:t>
        </w:r>
      </w:ins>
      <w:r w:rsidR="00374896">
        <w:rPr>
          <w:rFonts w:ascii="Times New Roman" w:hAnsi="Times New Roman" w:cs="Times New Roman"/>
          <w:sz w:val="24"/>
          <w:szCs w:val="24"/>
        </w:rPr>
        <w:t xml:space="preserve">, </w:t>
      </w:r>
      <w:r w:rsidR="00632A79">
        <w:rPr>
          <w:rFonts w:ascii="Times New Roman" w:hAnsi="Times New Roman" w:cs="Times New Roman"/>
          <w:sz w:val="24"/>
          <w:szCs w:val="24"/>
        </w:rPr>
        <w:t>blue king crab</w:t>
      </w:r>
      <w:ins w:id="31" w:author="Jon.Richar" w:date="2023-11-02T11:58:00Z">
        <w:r w:rsidR="00A35EDA">
          <w:rPr>
            <w:rFonts w:ascii="Times New Roman" w:hAnsi="Times New Roman" w:cs="Times New Roman"/>
            <w:sz w:val="24"/>
            <w:szCs w:val="24"/>
          </w:rPr>
          <w:t xml:space="preserve">, </w:t>
        </w:r>
        <w:r w:rsidR="00A35EDA" w:rsidRPr="00C70B31">
          <w:rPr>
            <w:rFonts w:ascii="Times New Roman" w:hAnsi="Times New Roman" w:cs="Times New Roman"/>
            <w:i/>
            <w:sz w:val="24"/>
            <w:szCs w:val="24"/>
            <w:rPrChange w:id="32" w:author="Jon.Richar" w:date="2023-11-02T13:25:00Z">
              <w:rPr>
                <w:rFonts w:ascii="Times New Roman" w:hAnsi="Times New Roman" w:cs="Times New Roman"/>
                <w:sz w:val="24"/>
                <w:szCs w:val="24"/>
              </w:rPr>
            </w:rPrChange>
          </w:rPr>
          <w:t>Lithodes platypus</w:t>
        </w:r>
      </w:ins>
      <w:r w:rsidR="00632A79">
        <w:rPr>
          <w:rFonts w:ascii="Times New Roman" w:hAnsi="Times New Roman" w:cs="Times New Roman"/>
          <w:sz w:val="24"/>
          <w:szCs w:val="24"/>
        </w:rPr>
        <w:t>,</w:t>
      </w:r>
      <w:ins w:id="33" w:author="Jon.Richar" w:date="2024-02-09T09:43:00Z">
        <w:r w:rsidR="00C264F2">
          <w:rPr>
            <w:rFonts w:ascii="Times New Roman" w:hAnsi="Times New Roman" w:cs="Times New Roman"/>
            <w:sz w:val="24"/>
            <w:szCs w:val="24"/>
          </w:rPr>
          <w:t xml:space="preserve"> </w:t>
        </w:r>
      </w:ins>
      <w:del w:id="34" w:author="Jon.Richar" w:date="2023-11-02T11:58:00Z">
        <w:r w:rsidR="00632A79" w:rsidDel="00A35EDA">
          <w:rPr>
            <w:rFonts w:ascii="Times New Roman" w:hAnsi="Times New Roman" w:cs="Times New Roman"/>
            <w:sz w:val="24"/>
            <w:szCs w:val="24"/>
          </w:rPr>
          <w:delText xml:space="preserve"> </w:delText>
        </w:r>
        <w:r w:rsidDel="00A35EDA">
          <w:rPr>
            <w:rFonts w:ascii="Times New Roman" w:hAnsi="Times New Roman" w:cs="Times New Roman"/>
            <w:sz w:val="24"/>
            <w:szCs w:val="24"/>
          </w:rPr>
          <w:delText>Bairdi</w:delText>
        </w:r>
      </w:del>
      <w:ins w:id="35" w:author="Jon.Richar" w:date="2023-11-02T11:59:00Z">
        <w:r w:rsidR="00A35EDA">
          <w:rPr>
            <w:rFonts w:ascii="Times New Roman" w:hAnsi="Times New Roman" w:cs="Times New Roman"/>
            <w:sz w:val="24"/>
            <w:szCs w:val="24"/>
          </w:rPr>
          <w:t>T</w:t>
        </w:r>
      </w:ins>
      <w:ins w:id="36" w:author="Jon.Richar" w:date="2023-11-02T11:58:00Z">
        <w:r w:rsidR="00A35EDA">
          <w:rPr>
            <w:rFonts w:ascii="Times New Roman" w:hAnsi="Times New Roman" w:cs="Times New Roman"/>
            <w:sz w:val="24"/>
            <w:szCs w:val="24"/>
          </w:rPr>
          <w:t xml:space="preserve">anner crab </w:t>
        </w:r>
        <w:r w:rsidR="00A35EDA" w:rsidRPr="00C70B31">
          <w:rPr>
            <w:rFonts w:ascii="Times New Roman" w:hAnsi="Times New Roman" w:cs="Times New Roman"/>
            <w:i/>
            <w:sz w:val="24"/>
            <w:szCs w:val="24"/>
            <w:rPrChange w:id="37" w:author="Jon.Richar" w:date="2023-11-02T13:25:00Z">
              <w:rPr>
                <w:rFonts w:ascii="Times New Roman" w:hAnsi="Times New Roman" w:cs="Times New Roman"/>
                <w:sz w:val="24"/>
                <w:szCs w:val="24"/>
              </w:rPr>
            </w:rPrChange>
          </w:rPr>
          <w:t>Chionoecetes bairdi</w:t>
        </w:r>
      </w:ins>
      <w:r w:rsidR="008C7BF1">
        <w:rPr>
          <w:rFonts w:ascii="Times New Roman" w:hAnsi="Times New Roman" w:cs="Times New Roman"/>
          <w:sz w:val="24"/>
          <w:szCs w:val="24"/>
        </w:rPr>
        <w:t>,</w:t>
      </w:r>
      <w:r>
        <w:rPr>
          <w:rFonts w:ascii="Times New Roman" w:hAnsi="Times New Roman" w:cs="Times New Roman"/>
          <w:sz w:val="24"/>
          <w:szCs w:val="24"/>
        </w:rPr>
        <w:t xml:space="preserve"> and </w:t>
      </w:r>
      <w:del w:id="38" w:author="Jon.Richar" w:date="2023-11-02T13:25:00Z">
        <w:r w:rsidDel="00C70B31">
          <w:rPr>
            <w:rFonts w:ascii="Times New Roman" w:hAnsi="Times New Roman" w:cs="Times New Roman"/>
            <w:sz w:val="24"/>
            <w:szCs w:val="24"/>
          </w:rPr>
          <w:delText>opilio</w:delText>
        </w:r>
        <w:r w:rsidR="00374896" w:rsidDel="00C70B31">
          <w:rPr>
            <w:rFonts w:ascii="Times New Roman" w:hAnsi="Times New Roman" w:cs="Times New Roman"/>
            <w:sz w:val="24"/>
            <w:szCs w:val="24"/>
          </w:rPr>
          <w:delText xml:space="preserve"> crab</w:delText>
        </w:r>
      </w:del>
      <w:ins w:id="39" w:author="Jon.Richar" w:date="2023-11-02T13:25:00Z">
        <w:r w:rsidR="00C70B31">
          <w:rPr>
            <w:rFonts w:ascii="Times New Roman" w:hAnsi="Times New Roman" w:cs="Times New Roman"/>
            <w:sz w:val="24"/>
            <w:szCs w:val="24"/>
          </w:rPr>
          <w:t xml:space="preserve">snow crab </w:t>
        </w:r>
        <w:r w:rsidR="00C70B31" w:rsidRPr="00C70B31">
          <w:rPr>
            <w:rFonts w:ascii="Times New Roman" w:hAnsi="Times New Roman" w:cs="Times New Roman"/>
            <w:i/>
            <w:sz w:val="24"/>
            <w:szCs w:val="24"/>
            <w:rPrChange w:id="40" w:author="Jon.Richar" w:date="2023-11-02T13:25:00Z">
              <w:rPr>
                <w:rFonts w:ascii="Times New Roman" w:hAnsi="Times New Roman" w:cs="Times New Roman"/>
                <w:sz w:val="24"/>
                <w:szCs w:val="24"/>
              </w:rPr>
            </w:rPrChange>
          </w:rPr>
          <w:t>Chionoecetes opilio</w:t>
        </w:r>
      </w:ins>
      <w:r w:rsidR="00374896">
        <w:rPr>
          <w:rFonts w:ascii="Times New Roman" w:hAnsi="Times New Roman" w:cs="Times New Roman"/>
          <w:sz w:val="24"/>
          <w:szCs w:val="24"/>
        </w:rPr>
        <w:t xml:space="preserve"> </w:t>
      </w:r>
      <w:del w:id="41" w:author="Jon.Richar" w:date="2023-11-02T13:25:00Z">
        <w:r w:rsidR="00374896" w:rsidDel="00C70B31">
          <w:rPr>
            <w:rFonts w:ascii="Times New Roman" w:hAnsi="Times New Roman" w:cs="Times New Roman"/>
            <w:sz w:val="24"/>
            <w:szCs w:val="24"/>
          </w:rPr>
          <w:delText xml:space="preserve">form </w:delText>
        </w:r>
      </w:del>
      <w:ins w:id="42" w:author="Jon.Richar" w:date="2023-11-02T13:25:00Z">
        <w:r w:rsidR="00C70B31">
          <w:rPr>
            <w:rFonts w:ascii="Times New Roman" w:hAnsi="Times New Roman" w:cs="Times New Roman"/>
            <w:sz w:val="24"/>
            <w:szCs w:val="24"/>
          </w:rPr>
          <w:t xml:space="preserve">are </w:t>
        </w:r>
      </w:ins>
      <w:r w:rsidR="00374896">
        <w:rPr>
          <w:rFonts w:ascii="Times New Roman" w:hAnsi="Times New Roman" w:cs="Times New Roman"/>
          <w:sz w:val="24"/>
          <w:szCs w:val="24"/>
        </w:rPr>
        <w:t>the basis of economically valuable fisheries in the eastern Bering Sea</w:t>
      </w:r>
      <w:r w:rsidR="005A3D93">
        <w:rPr>
          <w:rFonts w:ascii="Times New Roman" w:hAnsi="Times New Roman" w:cs="Times New Roman"/>
          <w:sz w:val="24"/>
          <w:szCs w:val="24"/>
        </w:rPr>
        <w:t xml:space="preserve"> (EBS)</w:t>
      </w:r>
      <w:r w:rsidR="00740FB4">
        <w:rPr>
          <w:rFonts w:ascii="Times New Roman" w:hAnsi="Times New Roman" w:cs="Times New Roman"/>
          <w:sz w:val="24"/>
          <w:szCs w:val="24"/>
        </w:rPr>
        <w:t>. In the norther</w:t>
      </w:r>
      <w:ins w:id="43" w:author="Jon.Richar" w:date="2023-11-02T13:25:00Z">
        <w:r w:rsidR="00C70B31">
          <w:rPr>
            <w:rFonts w:ascii="Times New Roman" w:hAnsi="Times New Roman" w:cs="Times New Roman"/>
            <w:sz w:val="24"/>
            <w:szCs w:val="24"/>
          </w:rPr>
          <w:t>n</w:t>
        </w:r>
      </w:ins>
      <w:r w:rsidR="00740FB4">
        <w:rPr>
          <w:rFonts w:ascii="Times New Roman" w:hAnsi="Times New Roman" w:cs="Times New Roman"/>
          <w:sz w:val="24"/>
          <w:szCs w:val="24"/>
        </w:rPr>
        <w:t xml:space="preserve"> Bering Sea (NBS), interest in </w:t>
      </w:r>
      <w:del w:id="44" w:author="Jon.Richar" w:date="2023-11-02T13:25:00Z">
        <w:r w:rsidR="00A90A98" w:rsidDel="00C70B31">
          <w:rPr>
            <w:rFonts w:ascii="Times New Roman" w:hAnsi="Times New Roman" w:cs="Times New Roman"/>
            <w:sz w:val="24"/>
            <w:szCs w:val="24"/>
          </w:rPr>
          <w:delText xml:space="preserve">opilio </w:delText>
        </w:r>
      </w:del>
      <w:ins w:id="45" w:author="Jon.Richar" w:date="2023-11-02T13:25:00Z">
        <w:r w:rsidR="00C70B31">
          <w:rPr>
            <w:rFonts w:ascii="Times New Roman" w:hAnsi="Times New Roman" w:cs="Times New Roman"/>
            <w:sz w:val="24"/>
            <w:szCs w:val="24"/>
          </w:rPr>
          <w:t>s</w:t>
        </w:r>
      </w:ins>
      <w:ins w:id="46" w:author="Jon.Richar" w:date="2023-11-02T13:26:00Z">
        <w:r w:rsidR="00C70B31">
          <w:rPr>
            <w:rFonts w:ascii="Times New Roman" w:hAnsi="Times New Roman" w:cs="Times New Roman"/>
            <w:sz w:val="24"/>
            <w:szCs w:val="24"/>
          </w:rPr>
          <w:t>now</w:t>
        </w:r>
      </w:ins>
      <w:ins w:id="47" w:author="Jon.Richar" w:date="2023-11-02T13:25:00Z">
        <w:r w:rsidR="00C70B31">
          <w:rPr>
            <w:rFonts w:ascii="Times New Roman" w:hAnsi="Times New Roman" w:cs="Times New Roman"/>
            <w:sz w:val="24"/>
            <w:szCs w:val="24"/>
          </w:rPr>
          <w:t xml:space="preserve"> </w:t>
        </w:r>
      </w:ins>
      <w:r w:rsidR="00A90A98">
        <w:rPr>
          <w:rFonts w:ascii="Times New Roman" w:hAnsi="Times New Roman" w:cs="Times New Roman"/>
          <w:sz w:val="24"/>
          <w:szCs w:val="24"/>
        </w:rPr>
        <w:t>and blue king crab</w:t>
      </w:r>
      <w:r w:rsidR="00740FB4">
        <w:rPr>
          <w:rFonts w:ascii="Times New Roman" w:hAnsi="Times New Roman" w:cs="Times New Roman"/>
          <w:sz w:val="24"/>
          <w:szCs w:val="24"/>
        </w:rPr>
        <w:t xml:space="preserve"> is likely to increase with </w:t>
      </w:r>
      <w:ins w:id="48" w:author="Jon.Richar" w:date="2023-11-21T09:12:00Z">
        <w:r w:rsidR="006A75D3">
          <w:rPr>
            <w:rFonts w:ascii="Times New Roman" w:hAnsi="Times New Roman" w:cs="Times New Roman"/>
            <w:sz w:val="24"/>
            <w:szCs w:val="24"/>
          </w:rPr>
          <w:t>improved</w:t>
        </w:r>
        <w:r w:rsidR="005042DC">
          <w:rPr>
            <w:rFonts w:ascii="Times New Roman" w:hAnsi="Times New Roman" w:cs="Times New Roman"/>
            <w:sz w:val="24"/>
            <w:szCs w:val="24"/>
          </w:rPr>
          <w:t xml:space="preserve"> access due </w:t>
        </w:r>
      </w:ins>
      <w:ins w:id="49" w:author="Jon.Richar" w:date="2023-11-21T09:10:00Z">
        <w:r w:rsidR="005042DC">
          <w:rPr>
            <w:rFonts w:ascii="Times New Roman" w:hAnsi="Times New Roman" w:cs="Times New Roman"/>
            <w:sz w:val="24"/>
            <w:szCs w:val="24"/>
          </w:rPr>
          <w:t>to</w:t>
        </w:r>
      </w:ins>
      <w:ins w:id="50" w:author="Jon.Richar" w:date="2023-11-21T09:11:00Z">
        <w:r w:rsidR="005042DC">
          <w:rPr>
            <w:rFonts w:ascii="Times New Roman" w:hAnsi="Times New Roman" w:cs="Times New Roman"/>
            <w:sz w:val="24"/>
            <w:szCs w:val="24"/>
          </w:rPr>
          <w:t xml:space="preserve"> reduced sea ice</w:t>
        </w:r>
      </w:ins>
      <w:ins w:id="51" w:author="Jon.Richar" w:date="2023-11-21T09:10:00Z">
        <w:r w:rsidR="005042DC">
          <w:rPr>
            <w:rFonts w:ascii="Times New Roman" w:hAnsi="Times New Roman" w:cs="Times New Roman"/>
            <w:sz w:val="24"/>
            <w:szCs w:val="24"/>
          </w:rPr>
          <w:t xml:space="preserve"> </w:t>
        </w:r>
      </w:ins>
      <w:ins w:id="52" w:author="Jon.Richar" w:date="2023-11-21T09:11:00Z">
        <w:r w:rsidR="005042DC">
          <w:rPr>
            <w:rFonts w:ascii="Times New Roman" w:hAnsi="Times New Roman" w:cs="Times New Roman"/>
            <w:sz w:val="24"/>
            <w:szCs w:val="24"/>
          </w:rPr>
          <w:t xml:space="preserve">related to </w:t>
        </w:r>
      </w:ins>
      <w:r w:rsidR="00740FB4">
        <w:rPr>
          <w:rFonts w:ascii="Times New Roman" w:hAnsi="Times New Roman" w:cs="Times New Roman"/>
          <w:sz w:val="24"/>
          <w:szCs w:val="24"/>
        </w:rPr>
        <w:t xml:space="preserve">anthropogenic climate change, </w:t>
      </w:r>
      <w:commentRangeStart w:id="53"/>
      <w:del w:id="54" w:author="Chris.Long" w:date="2023-07-03T14:26:00Z">
        <w:r w:rsidR="00740FB4" w:rsidDel="0048674A">
          <w:rPr>
            <w:rFonts w:ascii="Times New Roman" w:hAnsi="Times New Roman" w:cs="Times New Roman"/>
            <w:sz w:val="24"/>
            <w:szCs w:val="24"/>
          </w:rPr>
          <w:delText xml:space="preserve">while </w:delText>
        </w:r>
      </w:del>
      <w:commentRangeEnd w:id="53"/>
      <w:r w:rsidR="0048674A">
        <w:rPr>
          <w:rStyle w:val="CommentReference"/>
        </w:rPr>
        <w:commentReference w:id="53"/>
      </w:r>
      <w:ins w:id="55" w:author="Chris.Long" w:date="2023-07-03T14:26:00Z">
        <w:r w:rsidR="0048674A">
          <w:rPr>
            <w:rFonts w:ascii="Times New Roman" w:hAnsi="Times New Roman" w:cs="Times New Roman"/>
            <w:sz w:val="24"/>
            <w:szCs w:val="24"/>
          </w:rPr>
          <w:t xml:space="preserve">and </w:t>
        </w:r>
      </w:ins>
      <w:r w:rsidR="00740FB4">
        <w:rPr>
          <w:rFonts w:ascii="Times New Roman" w:hAnsi="Times New Roman" w:cs="Times New Roman"/>
          <w:sz w:val="24"/>
          <w:szCs w:val="24"/>
        </w:rPr>
        <w:t>Norton Sound</w:t>
      </w:r>
      <w:r>
        <w:rPr>
          <w:rFonts w:ascii="Times New Roman" w:hAnsi="Times New Roman" w:cs="Times New Roman"/>
          <w:sz w:val="24"/>
          <w:szCs w:val="24"/>
        </w:rPr>
        <w:t xml:space="preserve"> red king crab </w:t>
      </w:r>
      <w:ins w:id="56" w:author="Jon.Richar" w:date="2023-11-21T10:16:00Z">
        <w:r w:rsidR="006A75D3">
          <w:rPr>
            <w:rFonts w:ascii="Times New Roman" w:hAnsi="Times New Roman" w:cs="Times New Roman"/>
            <w:sz w:val="24"/>
            <w:szCs w:val="24"/>
          </w:rPr>
          <w:t xml:space="preserve">already </w:t>
        </w:r>
      </w:ins>
      <w:del w:id="57" w:author="Chris.Long" w:date="2023-07-03T14:28:00Z">
        <w:r w:rsidDel="0048674A">
          <w:rPr>
            <w:rFonts w:ascii="Times New Roman" w:hAnsi="Times New Roman" w:cs="Times New Roman"/>
            <w:sz w:val="24"/>
            <w:szCs w:val="24"/>
          </w:rPr>
          <w:delText xml:space="preserve">have </w:delText>
        </w:r>
      </w:del>
      <w:r>
        <w:rPr>
          <w:rFonts w:ascii="Times New Roman" w:hAnsi="Times New Roman" w:cs="Times New Roman"/>
          <w:sz w:val="24"/>
          <w:szCs w:val="24"/>
        </w:rPr>
        <w:t>support</w:t>
      </w:r>
      <w:del w:id="58" w:author="Chris.Long" w:date="2023-07-03T14:28:00Z">
        <w:r w:rsidDel="0048674A">
          <w:rPr>
            <w:rFonts w:ascii="Times New Roman" w:hAnsi="Times New Roman" w:cs="Times New Roman"/>
            <w:sz w:val="24"/>
            <w:szCs w:val="24"/>
          </w:rPr>
          <w:delText>ed</w:delText>
        </w:r>
      </w:del>
      <w:r>
        <w:rPr>
          <w:rFonts w:ascii="Times New Roman" w:hAnsi="Times New Roman" w:cs="Times New Roman"/>
          <w:sz w:val="24"/>
          <w:szCs w:val="24"/>
        </w:rPr>
        <w:t xml:space="preserve"> </w:t>
      </w:r>
      <w:r w:rsidR="00740FB4">
        <w:rPr>
          <w:rFonts w:ascii="Times New Roman" w:hAnsi="Times New Roman" w:cs="Times New Roman"/>
          <w:sz w:val="24"/>
          <w:szCs w:val="24"/>
        </w:rPr>
        <w:t>locally important co</w:t>
      </w:r>
      <w:r>
        <w:rPr>
          <w:rFonts w:ascii="Times New Roman" w:hAnsi="Times New Roman" w:cs="Times New Roman"/>
          <w:sz w:val="24"/>
          <w:szCs w:val="24"/>
        </w:rPr>
        <w:t>mmercial and subsistence fisheries</w:t>
      </w:r>
      <w:r w:rsidR="00740FB4">
        <w:rPr>
          <w:rFonts w:ascii="Times New Roman" w:hAnsi="Times New Roman" w:cs="Times New Roman"/>
          <w:sz w:val="24"/>
          <w:szCs w:val="24"/>
        </w:rPr>
        <w:t>.</w:t>
      </w:r>
      <w:r w:rsidR="00374896">
        <w:rPr>
          <w:rFonts w:ascii="Times New Roman" w:hAnsi="Times New Roman" w:cs="Times New Roman"/>
          <w:sz w:val="24"/>
          <w:szCs w:val="24"/>
        </w:rPr>
        <w:t xml:space="preserve"> An important component of </w:t>
      </w:r>
      <w:r w:rsidR="001C4D65">
        <w:rPr>
          <w:rFonts w:ascii="Times New Roman" w:hAnsi="Times New Roman" w:cs="Times New Roman"/>
          <w:sz w:val="24"/>
          <w:szCs w:val="24"/>
        </w:rPr>
        <w:t xml:space="preserve">both </w:t>
      </w:r>
      <w:r w:rsidR="00374896">
        <w:rPr>
          <w:rFonts w:ascii="Times New Roman" w:hAnsi="Times New Roman" w:cs="Times New Roman"/>
          <w:sz w:val="24"/>
          <w:szCs w:val="24"/>
        </w:rPr>
        <w:t>effective fishery management</w:t>
      </w:r>
      <w:r w:rsidR="001C4D65">
        <w:rPr>
          <w:rFonts w:ascii="Times New Roman" w:hAnsi="Times New Roman" w:cs="Times New Roman"/>
          <w:sz w:val="24"/>
          <w:szCs w:val="24"/>
        </w:rPr>
        <w:t>, and understanding population trends</w:t>
      </w:r>
      <w:r w:rsidR="00374896">
        <w:rPr>
          <w:rFonts w:ascii="Times New Roman" w:hAnsi="Times New Roman" w:cs="Times New Roman"/>
          <w:sz w:val="24"/>
          <w:szCs w:val="24"/>
        </w:rPr>
        <w:t xml:space="preserve"> for these stocks is the calculation of biomass esti</w:t>
      </w:r>
      <w:r w:rsidR="00EE5DF6">
        <w:rPr>
          <w:rFonts w:ascii="Times New Roman" w:hAnsi="Times New Roman" w:cs="Times New Roman"/>
          <w:sz w:val="24"/>
          <w:szCs w:val="24"/>
        </w:rPr>
        <w:t>mates based on size frequ</w:t>
      </w:r>
      <w:r w:rsidR="00CF4543">
        <w:rPr>
          <w:rFonts w:ascii="Times New Roman" w:hAnsi="Times New Roman" w:cs="Times New Roman"/>
          <w:sz w:val="24"/>
          <w:szCs w:val="24"/>
        </w:rPr>
        <w:t>encies</w:t>
      </w:r>
      <w:r w:rsidR="001C4D65">
        <w:rPr>
          <w:rFonts w:ascii="Times New Roman" w:hAnsi="Times New Roman" w:cs="Times New Roman"/>
          <w:sz w:val="24"/>
          <w:szCs w:val="24"/>
        </w:rPr>
        <w:t>,</w:t>
      </w:r>
      <w:r w:rsidR="00CF4543">
        <w:rPr>
          <w:rFonts w:ascii="Times New Roman" w:hAnsi="Times New Roman" w:cs="Times New Roman"/>
          <w:sz w:val="24"/>
          <w:szCs w:val="24"/>
        </w:rPr>
        <w:t xml:space="preserve"> through the use of size</w:t>
      </w:r>
      <w:r w:rsidR="00EE5DF6">
        <w:rPr>
          <w:rFonts w:ascii="Times New Roman" w:hAnsi="Times New Roman" w:cs="Times New Roman"/>
          <w:sz w:val="24"/>
          <w:szCs w:val="24"/>
        </w:rPr>
        <w:t>-weight models</w:t>
      </w:r>
      <w:r w:rsidR="00CF4543">
        <w:rPr>
          <w:rFonts w:ascii="Times New Roman" w:hAnsi="Times New Roman" w:cs="Times New Roman"/>
          <w:sz w:val="24"/>
          <w:szCs w:val="24"/>
        </w:rPr>
        <w:t xml:space="preserve"> based on a subset of the survey catch</w:t>
      </w:r>
      <w:r w:rsidR="00EE5DF6">
        <w:rPr>
          <w:rFonts w:ascii="Times New Roman" w:hAnsi="Times New Roman" w:cs="Times New Roman"/>
          <w:sz w:val="24"/>
          <w:szCs w:val="24"/>
        </w:rPr>
        <w:t>. The current</w:t>
      </w:r>
      <w:r w:rsidR="00B654A9">
        <w:rPr>
          <w:rFonts w:ascii="Times New Roman" w:hAnsi="Times New Roman" w:cs="Times New Roman"/>
          <w:sz w:val="24"/>
          <w:szCs w:val="24"/>
        </w:rPr>
        <w:t xml:space="preserve"> model</w:t>
      </w:r>
      <w:r w:rsidR="00EE5DF6">
        <w:rPr>
          <w:rFonts w:ascii="Times New Roman" w:hAnsi="Times New Roman" w:cs="Times New Roman"/>
          <w:sz w:val="24"/>
          <w:szCs w:val="24"/>
        </w:rPr>
        <w:t xml:space="preserve"> implementations </w:t>
      </w:r>
      <w:r w:rsidR="00CF4543">
        <w:rPr>
          <w:rFonts w:ascii="Times New Roman" w:hAnsi="Times New Roman" w:cs="Times New Roman"/>
          <w:sz w:val="24"/>
          <w:szCs w:val="24"/>
        </w:rPr>
        <w:t>used to generate</w:t>
      </w:r>
      <w:r w:rsidR="00B654A9">
        <w:rPr>
          <w:rFonts w:ascii="Times New Roman" w:hAnsi="Times New Roman" w:cs="Times New Roman"/>
          <w:sz w:val="24"/>
          <w:szCs w:val="24"/>
        </w:rPr>
        <w:t xml:space="preserve"> estimates </w:t>
      </w:r>
      <w:r w:rsidR="00EE5DF6">
        <w:rPr>
          <w:rFonts w:ascii="Times New Roman" w:hAnsi="Times New Roman" w:cs="Times New Roman"/>
          <w:sz w:val="24"/>
          <w:szCs w:val="24"/>
        </w:rPr>
        <w:t>for these stocks assume a co</w:t>
      </w:r>
      <w:r w:rsidR="0010257A">
        <w:rPr>
          <w:rFonts w:ascii="Times New Roman" w:hAnsi="Times New Roman" w:cs="Times New Roman"/>
          <w:sz w:val="24"/>
          <w:szCs w:val="24"/>
        </w:rPr>
        <w:t>nstant relationship</w:t>
      </w:r>
      <w:ins w:id="59" w:author="Chris.Long" w:date="2023-07-03T14:31:00Z">
        <w:r w:rsidR="0048674A">
          <w:rPr>
            <w:rFonts w:ascii="Times New Roman" w:hAnsi="Times New Roman" w:cs="Times New Roman"/>
            <w:sz w:val="24"/>
            <w:szCs w:val="24"/>
          </w:rPr>
          <w:t xml:space="preserve"> for each sex, and for females, maturity status</w:t>
        </w:r>
      </w:ins>
      <w:ins w:id="60" w:author="Jon.Richar" w:date="2023-11-01T09:24:00Z">
        <w:r w:rsidR="00C650B1">
          <w:rPr>
            <w:rFonts w:ascii="Times New Roman" w:hAnsi="Times New Roman" w:cs="Times New Roman"/>
            <w:sz w:val="24"/>
            <w:szCs w:val="24"/>
          </w:rPr>
          <w:t>,</w:t>
        </w:r>
      </w:ins>
      <w:r w:rsidR="0010257A">
        <w:rPr>
          <w:rFonts w:ascii="Times New Roman" w:hAnsi="Times New Roman" w:cs="Times New Roman"/>
          <w:sz w:val="24"/>
          <w:szCs w:val="24"/>
        </w:rPr>
        <w:t xml:space="preserve"> across a range of environmental conditions</w:t>
      </w:r>
      <w:r w:rsidR="00EE5DF6">
        <w:rPr>
          <w:rFonts w:ascii="Times New Roman" w:hAnsi="Times New Roman" w:cs="Times New Roman"/>
          <w:sz w:val="24"/>
          <w:szCs w:val="24"/>
        </w:rPr>
        <w:t xml:space="preserve"> and crab ages post molt</w:t>
      </w:r>
      <w:r w:rsidR="0010257A">
        <w:rPr>
          <w:rFonts w:ascii="Times New Roman" w:hAnsi="Times New Roman" w:cs="Times New Roman"/>
          <w:sz w:val="24"/>
          <w:szCs w:val="24"/>
        </w:rPr>
        <w:t>,</w:t>
      </w:r>
      <w:del w:id="61" w:author="Chris.Long" w:date="2023-07-03T14:32:00Z">
        <w:r w:rsidR="0010257A" w:rsidDel="0048674A">
          <w:rPr>
            <w:rFonts w:ascii="Times New Roman" w:hAnsi="Times New Roman" w:cs="Times New Roman"/>
            <w:sz w:val="24"/>
            <w:szCs w:val="24"/>
          </w:rPr>
          <w:delText xml:space="preserve"> with the only allowances </w:delText>
        </w:r>
        <w:r w:rsidR="00C57E47" w:rsidDel="0048674A">
          <w:rPr>
            <w:rFonts w:ascii="Times New Roman" w:hAnsi="Times New Roman" w:cs="Times New Roman"/>
            <w:sz w:val="24"/>
            <w:szCs w:val="24"/>
          </w:rPr>
          <w:delText xml:space="preserve">made </w:delText>
        </w:r>
        <w:r w:rsidR="00EE5DF6" w:rsidDel="0048674A">
          <w:rPr>
            <w:rFonts w:ascii="Times New Roman" w:hAnsi="Times New Roman" w:cs="Times New Roman"/>
            <w:sz w:val="24"/>
            <w:szCs w:val="24"/>
          </w:rPr>
          <w:delText xml:space="preserve">being sex and </w:delText>
        </w:r>
        <w:r w:rsidDel="0048674A">
          <w:rPr>
            <w:rFonts w:ascii="Times New Roman" w:hAnsi="Times New Roman" w:cs="Times New Roman"/>
            <w:sz w:val="24"/>
            <w:szCs w:val="24"/>
          </w:rPr>
          <w:delText xml:space="preserve">for females, </w:delText>
        </w:r>
        <w:r w:rsidR="00EE5DF6" w:rsidDel="0048674A">
          <w:rPr>
            <w:rFonts w:ascii="Times New Roman" w:hAnsi="Times New Roman" w:cs="Times New Roman"/>
            <w:sz w:val="24"/>
            <w:szCs w:val="24"/>
          </w:rPr>
          <w:delText>maturity status-specific models</w:delText>
        </w:r>
      </w:del>
      <w:r w:rsidR="00B654A9">
        <w:rPr>
          <w:rFonts w:ascii="Times New Roman" w:hAnsi="Times New Roman" w:cs="Times New Roman"/>
          <w:sz w:val="24"/>
          <w:szCs w:val="24"/>
        </w:rPr>
        <w:t xml:space="preserve"> (Zacher et. al 2020)</w:t>
      </w:r>
      <w:r w:rsidR="00EE5DF6">
        <w:rPr>
          <w:rFonts w:ascii="Times New Roman" w:hAnsi="Times New Roman" w:cs="Times New Roman"/>
          <w:sz w:val="24"/>
          <w:szCs w:val="24"/>
        </w:rPr>
        <w:t xml:space="preserve">. </w:t>
      </w:r>
    </w:p>
    <w:p w14:paraId="75F5DFDE" w14:textId="5190F48A" w:rsidR="00F07A88" w:rsidRDefault="005D1B81" w:rsidP="000E10B0">
      <w:pPr>
        <w:spacing w:after="0" w:line="480" w:lineRule="auto"/>
        <w:ind w:firstLine="720"/>
        <w:rPr>
          <w:ins w:id="62" w:author="Jon.Richar" w:date="2023-11-01T14:56:00Z"/>
          <w:rFonts w:ascii="Times New Roman" w:hAnsi="Times New Roman" w:cs="Times New Roman"/>
          <w:sz w:val="24"/>
          <w:szCs w:val="24"/>
        </w:rPr>
      </w:pPr>
      <w:del w:id="63" w:author="Chris.Long" w:date="2023-07-03T14:30:00Z">
        <w:r w:rsidDel="0048674A">
          <w:rPr>
            <w:rFonts w:ascii="Times New Roman" w:hAnsi="Times New Roman" w:cs="Times New Roman"/>
            <w:sz w:val="24"/>
            <w:szCs w:val="24"/>
          </w:rPr>
          <w:delText>I</w:delText>
        </w:r>
      </w:del>
      <w:r w:rsidR="009F2191">
        <w:rPr>
          <w:rFonts w:ascii="Times New Roman" w:hAnsi="Times New Roman" w:cs="Times New Roman"/>
          <w:sz w:val="24"/>
          <w:szCs w:val="24"/>
        </w:rPr>
        <w:t>I</w:t>
      </w:r>
      <w:r>
        <w:rPr>
          <w:rFonts w:ascii="Times New Roman" w:hAnsi="Times New Roman" w:cs="Times New Roman"/>
          <w:sz w:val="24"/>
          <w:szCs w:val="24"/>
        </w:rPr>
        <w:t xml:space="preserve">ndividual crab weights may </w:t>
      </w:r>
      <w:r w:rsidR="009F2191">
        <w:rPr>
          <w:rFonts w:ascii="Times New Roman" w:hAnsi="Times New Roman" w:cs="Times New Roman"/>
          <w:sz w:val="24"/>
          <w:szCs w:val="24"/>
        </w:rPr>
        <w:t xml:space="preserve">however </w:t>
      </w:r>
      <w:del w:id="64" w:author="Chris.Long" w:date="2023-07-03T14:30:00Z">
        <w:r w:rsidR="00DA13DE" w:rsidDel="0048674A">
          <w:rPr>
            <w:rFonts w:ascii="Times New Roman" w:hAnsi="Times New Roman" w:cs="Times New Roman"/>
            <w:sz w:val="24"/>
            <w:szCs w:val="24"/>
          </w:rPr>
          <w:delText xml:space="preserve">however </w:delText>
        </w:r>
      </w:del>
      <w:r>
        <w:rPr>
          <w:rFonts w:ascii="Times New Roman" w:hAnsi="Times New Roman" w:cs="Times New Roman"/>
          <w:sz w:val="24"/>
          <w:szCs w:val="24"/>
        </w:rPr>
        <w:t xml:space="preserve">be influenced by factors beyond </w:t>
      </w:r>
      <w:r w:rsidR="00DA13DE">
        <w:rPr>
          <w:rFonts w:ascii="Times New Roman" w:hAnsi="Times New Roman" w:cs="Times New Roman"/>
          <w:sz w:val="24"/>
          <w:szCs w:val="24"/>
        </w:rPr>
        <w:t>the size</w:t>
      </w:r>
      <w:ins w:id="65" w:author="Chris.Long" w:date="2023-07-03T14:32:00Z">
        <w:r w:rsidR="0048674A">
          <w:rPr>
            <w:rFonts w:ascii="Times New Roman" w:hAnsi="Times New Roman" w:cs="Times New Roman"/>
            <w:sz w:val="24"/>
            <w:szCs w:val="24"/>
          </w:rPr>
          <w:t xml:space="preserve">, sex, and maturity </w:t>
        </w:r>
      </w:ins>
      <w:del w:id="66" w:author="Chris.Long" w:date="2023-07-03T14:32:00Z">
        <w:r w:rsidR="00DA13DE" w:rsidDel="0048674A">
          <w:rPr>
            <w:rFonts w:ascii="Times New Roman" w:hAnsi="Times New Roman" w:cs="Times New Roman"/>
            <w:sz w:val="24"/>
            <w:szCs w:val="24"/>
          </w:rPr>
          <w:delText xml:space="preserve"> </w:delText>
        </w:r>
      </w:del>
      <w:del w:id="67" w:author="Chris.Long" w:date="2023-07-03T14:33:00Z">
        <w:r w:rsidR="00DA13DE" w:rsidDel="0048674A">
          <w:rPr>
            <w:rFonts w:ascii="Times New Roman" w:hAnsi="Times New Roman" w:cs="Times New Roman"/>
            <w:sz w:val="24"/>
            <w:szCs w:val="24"/>
          </w:rPr>
          <w:delText>of</w:delText>
        </w:r>
      </w:del>
      <w:ins w:id="68" w:author="Chris.Long" w:date="2023-07-03T14:33:00Z">
        <w:r w:rsidR="0048674A">
          <w:rPr>
            <w:rFonts w:ascii="Times New Roman" w:hAnsi="Times New Roman" w:cs="Times New Roman"/>
            <w:sz w:val="24"/>
            <w:szCs w:val="24"/>
          </w:rPr>
          <w:t>status of</w:t>
        </w:r>
      </w:ins>
      <w:r w:rsidR="00DA13DE">
        <w:rPr>
          <w:rFonts w:ascii="Times New Roman" w:hAnsi="Times New Roman" w:cs="Times New Roman"/>
          <w:sz w:val="24"/>
          <w:szCs w:val="24"/>
        </w:rPr>
        <w:t xml:space="preserve"> the given individual</w:t>
      </w:r>
      <w:r w:rsidR="00632A79">
        <w:rPr>
          <w:rFonts w:ascii="Times New Roman" w:hAnsi="Times New Roman" w:cs="Times New Roman"/>
          <w:sz w:val="24"/>
          <w:szCs w:val="24"/>
        </w:rPr>
        <w:t xml:space="preserve">. </w:t>
      </w:r>
      <w:ins w:id="69" w:author="Jon.Richar" w:date="2023-11-01T09:28:00Z">
        <w:r w:rsidR="00C650B1">
          <w:rPr>
            <w:rFonts w:ascii="Times New Roman" w:hAnsi="Times New Roman" w:cs="Times New Roman"/>
            <w:sz w:val="24"/>
            <w:szCs w:val="24"/>
          </w:rPr>
          <w:t xml:space="preserve">Time elapsed since the last molt is likely to be one of the most important </w:t>
        </w:r>
      </w:ins>
      <w:ins w:id="70" w:author="Jon.Richar" w:date="2023-11-01T12:00:00Z">
        <w:r w:rsidR="009B6FA9">
          <w:rPr>
            <w:rFonts w:ascii="Times New Roman" w:hAnsi="Times New Roman" w:cs="Times New Roman"/>
            <w:sz w:val="24"/>
            <w:szCs w:val="24"/>
          </w:rPr>
          <w:t xml:space="preserve">of these </w:t>
        </w:r>
      </w:ins>
      <w:ins w:id="71" w:author="Jon.Richar" w:date="2023-11-01T09:28:00Z">
        <w:r w:rsidR="00C650B1">
          <w:rPr>
            <w:rFonts w:ascii="Times New Roman" w:hAnsi="Times New Roman" w:cs="Times New Roman"/>
            <w:sz w:val="24"/>
            <w:szCs w:val="24"/>
          </w:rPr>
          <w:t>factors</w:t>
        </w:r>
      </w:ins>
      <w:ins w:id="72" w:author="Jon.Richar" w:date="2023-11-01T12:01:00Z">
        <w:r w:rsidR="009B6FA9">
          <w:rPr>
            <w:rFonts w:ascii="Times New Roman" w:hAnsi="Times New Roman" w:cs="Times New Roman"/>
            <w:sz w:val="24"/>
            <w:szCs w:val="24"/>
          </w:rPr>
          <w:t xml:space="preserve">, due to increased mineralization of the carapace and increased growth of internal tissue </w:t>
        </w:r>
        <w:r w:rsidR="00C03EF9">
          <w:rPr>
            <w:rFonts w:ascii="Times New Roman" w:hAnsi="Times New Roman" w:cs="Times New Roman"/>
            <w:sz w:val="24"/>
            <w:szCs w:val="24"/>
          </w:rPr>
          <w:t>with time.</w:t>
        </w:r>
      </w:ins>
      <w:ins w:id="73" w:author="Jon.Richar" w:date="2023-11-01T12:02:00Z">
        <w:r w:rsidR="009B6FA9">
          <w:rPr>
            <w:rFonts w:ascii="Times New Roman" w:hAnsi="Times New Roman" w:cs="Times New Roman"/>
            <w:sz w:val="24"/>
            <w:szCs w:val="24"/>
          </w:rPr>
          <w:t xml:space="preserve"> Shell condition is used as a qualitative indicator of time elapsed</w:t>
        </w:r>
      </w:ins>
      <w:ins w:id="74" w:author="Jon.Richar" w:date="2023-11-01T12:16:00Z">
        <w:r w:rsidR="00C03EF9">
          <w:rPr>
            <w:rFonts w:ascii="Times New Roman" w:hAnsi="Times New Roman" w:cs="Times New Roman"/>
            <w:sz w:val="24"/>
            <w:szCs w:val="24"/>
          </w:rPr>
          <w:t>; for the research presented here</w:t>
        </w:r>
      </w:ins>
      <w:ins w:id="75" w:author="Jon.Richar" w:date="2023-11-01T12:18:00Z">
        <w:r w:rsidR="00C03EF9">
          <w:rPr>
            <w:rFonts w:ascii="Times New Roman" w:hAnsi="Times New Roman" w:cs="Times New Roman"/>
            <w:sz w:val="24"/>
            <w:szCs w:val="24"/>
          </w:rPr>
          <w:t>, categories used were</w:t>
        </w:r>
      </w:ins>
      <w:ins w:id="76" w:author="Jon.Richar" w:date="2023-11-01T12:16:00Z">
        <w:r w:rsidR="00C03EF9">
          <w:rPr>
            <w:rFonts w:ascii="Times New Roman" w:hAnsi="Times New Roman" w:cs="Times New Roman"/>
            <w:sz w:val="24"/>
            <w:szCs w:val="24"/>
          </w:rPr>
          <w:t xml:space="preserve"> shell condition 2(SC2</w:t>
        </w:r>
      </w:ins>
      <w:ins w:id="77" w:author="Jon.Richar" w:date="2023-11-01T12:17:00Z">
        <w:r w:rsidR="00C03EF9">
          <w:rPr>
            <w:rFonts w:ascii="Times New Roman" w:hAnsi="Times New Roman" w:cs="Times New Roman"/>
            <w:sz w:val="24"/>
            <w:szCs w:val="24"/>
          </w:rPr>
          <w:t>)/new shell</w:t>
        </w:r>
      </w:ins>
      <w:ins w:id="78" w:author="Jon.Richar" w:date="2023-11-02T13:43:00Z">
        <w:r w:rsidR="00922708">
          <w:rPr>
            <w:rFonts w:ascii="Times New Roman" w:hAnsi="Times New Roman" w:cs="Times New Roman"/>
            <w:sz w:val="24"/>
            <w:szCs w:val="24"/>
          </w:rPr>
          <w:t xml:space="preserve"> </w:t>
        </w:r>
      </w:ins>
      <w:ins w:id="79" w:author="Jon.Richar" w:date="2023-11-02T13:42:00Z">
        <w:r w:rsidR="00922708">
          <w:rPr>
            <w:rFonts w:ascii="Times New Roman" w:hAnsi="Times New Roman" w:cs="Times New Roman"/>
            <w:sz w:val="24"/>
            <w:szCs w:val="24"/>
          </w:rPr>
          <w:t>(NS)</w:t>
        </w:r>
      </w:ins>
      <w:ins w:id="80" w:author="Jon.Richar" w:date="2023-11-01T12:17:00Z">
        <w:r w:rsidR="00C03EF9">
          <w:rPr>
            <w:rFonts w:ascii="Times New Roman" w:hAnsi="Times New Roman" w:cs="Times New Roman"/>
            <w:sz w:val="24"/>
            <w:szCs w:val="24"/>
          </w:rPr>
          <w:t xml:space="preserve">, shell condition 3(SC3)/old shell </w:t>
        </w:r>
      </w:ins>
      <w:ins w:id="81" w:author="Jon.Richar" w:date="2023-11-02T13:43:00Z">
        <w:r w:rsidR="00922708">
          <w:rPr>
            <w:rFonts w:ascii="Times New Roman" w:hAnsi="Times New Roman" w:cs="Times New Roman"/>
            <w:sz w:val="24"/>
            <w:szCs w:val="24"/>
          </w:rPr>
          <w:t xml:space="preserve">(OS) </w:t>
        </w:r>
      </w:ins>
      <w:ins w:id="82" w:author="Jon.Richar" w:date="2023-11-01T12:17:00Z">
        <w:r w:rsidR="00C03EF9">
          <w:rPr>
            <w:rFonts w:ascii="Times New Roman" w:hAnsi="Times New Roman" w:cs="Times New Roman"/>
            <w:sz w:val="24"/>
            <w:szCs w:val="24"/>
          </w:rPr>
          <w:t>and shell condition 4 (SC4)/ very old shell</w:t>
        </w:r>
      </w:ins>
      <w:ins w:id="83" w:author="Jon.Richar" w:date="2023-11-02T13:43:00Z">
        <w:r w:rsidR="00922708">
          <w:rPr>
            <w:rFonts w:ascii="Times New Roman" w:hAnsi="Times New Roman" w:cs="Times New Roman"/>
            <w:sz w:val="24"/>
            <w:szCs w:val="24"/>
          </w:rPr>
          <w:t xml:space="preserve"> (VOS)</w:t>
        </w:r>
      </w:ins>
      <w:ins w:id="84" w:author="Jon.Richar" w:date="2023-11-01T12:17:00Z">
        <w:r w:rsidR="00C03EF9">
          <w:rPr>
            <w:rFonts w:ascii="Times New Roman" w:hAnsi="Times New Roman" w:cs="Times New Roman"/>
            <w:sz w:val="24"/>
            <w:szCs w:val="24"/>
          </w:rPr>
          <w:t xml:space="preserve">. </w:t>
        </w:r>
      </w:ins>
      <w:ins w:id="85" w:author="Jon.Richar" w:date="2023-11-21T09:27:00Z">
        <w:r w:rsidR="00227A05">
          <w:rPr>
            <w:rFonts w:ascii="Times New Roman" w:hAnsi="Times New Roman" w:cs="Times New Roman"/>
            <w:sz w:val="24"/>
            <w:szCs w:val="24"/>
          </w:rPr>
          <w:t xml:space="preserve">Shell condition 5 (SC5)/ grave yard crab were not analyzed. </w:t>
        </w:r>
      </w:ins>
      <w:ins w:id="86" w:author="Jon.Richar" w:date="2023-11-01T12:18:00Z">
        <w:r w:rsidR="00C03EF9">
          <w:rPr>
            <w:rFonts w:ascii="Times New Roman" w:hAnsi="Times New Roman" w:cs="Times New Roman"/>
            <w:sz w:val="24"/>
            <w:szCs w:val="24"/>
          </w:rPr>
          <w:t>New shell crab are expected to have molted recently, typic</w:t>
        </w:r>
        <w:r w:rsidR="00CE29B1">
          <w:rPr>
            <w:rFonts w:ascii="Times New Roman" w:hAnsi="Times New Roman" w:cs="Times New Roman"/>
            <w:sz w:val="24"/>
            <w:szCs w:val="24"/>
          </w:rPr>
          <w:t>ally within the last few months</w:t>
        </w:r>
      </w:ins>
      <w:ins w:id="87" w:author="Jon.Richar" w:date="2023-11-01T15:19:00Z">
        <w:r w:rsidR="00CE29B1">
          <w:rPr>
            <w:rFonts w:ascii="Times New Roman" w:hAnsi="Times New Roman" w:cs="Times New Roman"/>
            <w:sz w:val="24"/>
            <w:szCs w:val="24"/>
          </w:rPr>
          <w:t xml:space="preserve">, </w:t>
        </w:r>
      </w:ins>
      <w:ins w:id="88" w:author="Jon.Richar" w:date="2023-11-21T10:21:00Z">
        <w:r w:rsidR="006A75D3">
          <w:rPr>
            <w:rFonts w:ascii="Times New Roman" w:hAnsi="Times New Roman" w:cs="Times New Roman"/>
            <w:sz w:val="24"/>
            <w:szCs w:val="24"/>
          </w:rPr>
          <w:t>OS</w:t>
        </w:r>
      </w:ins>
      <w:ins w:id="89" w:author="Jon.Richar" w:date="2023-11-01T12:19:00Z">
        <w:r w:rsidR="00C03EF9">
          <w:rPr>
            <w:rFonts w:ascii="Times New Roman" w:hAnsi="Times New Roman" w:cs="Times New Roman"/>
            <w:sz w:val="24"/>
            <w:szCs w:val="24"/>
          </w:rPr>
          <w:t xml:space="preserve"> </w:t>
        </w:r>
      </w:ins>
      <w:ins w:id="90" w:author="Jon.Richar" w:date="2023-11-01T15:20:00Z">
        <w:r w:rsidR="00CE29B1">
          <w:rPr>
            <w:rFonts w:ascii="Times New Roman" w:hAnsi="Times New Roman" w:cs="Times New Roman"/>
            <w:sz w:val="24"/>
            <w:szCs w:val="24"/>
          </w:rPr>
          <w:t xml:space="preserve">crab </w:t>
        </w:r>
      </w:ins>
      <w:ins w:id="91" w:author="Jon.Richar" w:date="2023-11-01T12:19:00Z">
        <w:r w:rsidR="00C03EF9">
          <w:rPr>
            <w:rFonts w:ascii="Times New Roman" w:hAnsi="Times New Roman" w:cs="Times New Roman"/>
            <w:sz w:val="24"/>
            <w:szCs w:val="24"/>
          </w:rPr>
          <w:t xml:space="preserve">are </w:t>
        </w:r>
      </w:ins>
      <w:ins w:id="92" w:author="Jon.Richar" w:date="2023-11-01T12:20:00Z">
        <w:r w:rsidR="00C03EF9">
          <w:rPr>
            <w:rFonts w:ascii="Times New Roman" w:hAnsi="Times New Roman" w:cs="Times New Roman"/>
            <w:sz w:val="24"/>
            <w:szCs w:val="24"/>
          </w:rPr>
          <w:t xml:space="preserve">expected to have molted the prior year, and </w:t>
        </w:r>
      </w:ins>
      <w:ins w:id="93" w:author="Jon.Richar" w:date="2023-11-21T10:21:00Z">
        <w:r w:rsidR="006A75D3">
          <w:rPr>
            <w:rFonts w:ascii="Times New Roman" w:hAnsi="Times New Roman" w:cs="Times New Roman"/>
            <w:sz w:val="24"/>
            <w:szCs w:val="24"/>
          </w:rPr>
          <w:t>VOS</w:t>
        </w:r>
      </w:ins>
      <w:ins w:id="94" w:author="Jon.Richar" w:date="2023-11-01T12:20:00Z">
        <w:r w:rsidR="00C03EF9">
          <w:rPr>
            <w:rFonts w:ascii="Times New Roman" w:hAnsi="Times New Roman" w:cs="Times New Roman"/>
            <w:sz w:val="24"/>
            <w:szCs w:val="24"/>
          </w:rPr>
          <w:t xml:space="preserve"> crab </w:t>
        </w:r>
      </w:ins>
      <w:ins w:id="95" w:author="Jon.Richar" w:date="2023-11-01T12:21:00Z">
        <w:r w:rsidR="003718B0">
          <w:rPr>
            <w:rFonts w:ascii="Times New Roman" w:hAnsi="Times New Roman" w:cs="Times New Roman"/>
            <w:sz w:val="24"/>
            <w:szCs w:val="24"/>
          </w:rPr>
          <w:t>a</w:t>
        </w:r>
        <w:r w:rsidR="00CE29B1">
          <w:rPr>
            <w:rFonts w:ascii="Times New Roman" w:hAnsi="Times New Roman" w:cs="Times New Roman"/>
            <w:sz w:val="24"/>
            <w:szCs w:val="24"/>
          </w:rPr>
          <w:t>re expected to have molted more than one year previously</w:t>
        </w:r>
      </w:ins>
      <w:ins w:id="96" w:author="Jon.Richar" w:date="2023-11-01T15:21:00Z">
        <w:r w:rsidR="00CE29B1">
          <w:rPr>
            <w:rFonts w:ascii="Times New Roman" w:hAnsi="Times New Roman" w:cs="Times New Roman"/>
            <w:sz w:val="24"/>
            <w:szCs w:val="24"/>
          </w:rPr>
          <w:t xml:space="preserve">. For a full description of shell conditions and diagnostic criteria please see </w:t>
        </w:r>
      </w:ins>
      <w:ins w:id="97" w:author="Jon.Richar" w:date="2023-11-01T15:22:00Z">
        <w:r w:rsidR="00CE29B1">
          <w:rPr>
            <w:rFonts w:ascii="Times New Roman" w:hAnsi="Times New Roman" w:cs="Times New Roman"/>
            <w:sz w:val="24"/>
            <w:szCs w:val="24"/>
          </w:rPr>
          <w:t>J</w:t>
        </w:r>
      </w:ins>
      <w:ins w:id="98" w:author="Jon.Richar" w:date="2023-11-01T15:21:00Z">
        <w:r w:rsidR="00CE29B1">
          <w:rPr>
            <w:rFonts w:ascii="Times New Roman" w:hAnsi="Times New Roman" w:cs="Times New Roman"/>
            <w:sz w:val="24"/>
            <w:szCs w:val="24"/>
          </w:rPr>
          <w:t>adamec</w:t>
        </w:r>
      </w:ins>
      <w:ins w:id="99" w:author="Jon.Richar" w:date="2023-11-01T15:22:00Z">
        <w:r w:rsidR="00CE29B1">
          <w:rPr>
            <w:rFonts w:ascii="Times New Roman" w:hAnsi="Times New Roman" w:cs="Times New Roman"/>
            <w:sz w:val="24"/>
            <w:szCs w:val="24"/>
          </w:rPr>
          <w:t xml:space="preserve"> (1999).</w:t>
        </w:r>
      </w:ins>
    </w:p>
    <w:p w14:paraId="0EB209E3" w14:textId="28E8561A" w:rsidR="00063A50" w:rsidDel="00A2067D" w:rsidRDefault="00632A79">
      <w:pPr>
        <w:spacing w:after="0" w:line="480" w:lineRule="auto"/>
        <w:rPr>
          <w:del w:id="100" w:author="Jon.Richar" w:date="2023-11-21T11:40:00Z"/>
          <w:rFonts w:ascii="Times New Roman" w:hAnsi="Times New Roman" w:cs="Times New Roman"/>
          <w:sz w:val="24"/>
          <w:szCs w:val="24"/>
        </w:rPr>
        <w:pPrChange w:id="101" w:author="Jon.Richar" w:date="2023-11-21T11:40:00Z">
          <w:pPr>
            <w:spacing w:after="0" w:line="480" w:lineRule="auto"/>
            <w:ind w:firstLine="720"/>
          </w:pPr>
        </w:pPrChange>
      </w:pPr>
      <w:del w:id="102" w:author="Jon.Richar" w:date="2023-11-01T15:22:00Z">
        <w:r w:rsidDel="00CE29B1">
          <w:rPr>
            <w:rFonts w:ascii="Times New Roman" w:hAnsi="Times New Roman" w:cs="Times New Roman"/>
            <w:sz w:val="24"/>
            <w:szCs w:val="24"/>
          </w:rPr>
          <w:lastRenderedPageBreak/>
          <w:delText>Crab</w:delText>
        </w:r>
        <w:r w:rsidR="005D1B81" w:rsidDel="00CE29B1">
          <w:rPr>
            <w:rFonts w:ascii="Times New Roman" w:hAnsi="Times New Roman" w:cs="Times New Roman"/>
            <w:sz w:val="24"/>
            <w:szCs w:val="24"/>
          </w:rPr>
          <w:delText xml:space="preserve"> which have not molted recently are likely to</w:delText>
        </w:r>
      </w:del>
      <w:ins w:id="103" w:author="Chris.Long" w:date="2023-07-05T10:05:00Z">
        <w:del w:id="104" w:author="Jon.Richar" w:date="2023-11-01T15:22:00Z">
          <w:r w:rsidR="00061A3C" w:rsidDel="00CE29B1">
            <w:rPr>
              <w:rFonts w:ascii="Times New Roman" w:hAnsi="Times New Roman" w:cs="Times New Roman"/>
              <w:sz w:val="24"/>
              <w:szCs w:val="24"/>
            </w:rPr>
            <w:delText>often</w:delText>
          </w:r>
        </w:del>
      </w:ins>
      <w:del w:id="105" w:author="Jon.Richar" w:date="2023-11-01T15:22:00Z">
        <w:r w:rsidR="005D1B81" w:rsidDel="00CE29B1">
          <w:rPr>
            <w:rFonts w:ascii="Times New Roman" w:hAnsi="Times New Roman" w:cs="Times New Roman"/>
            <w:sz w:val="24"/>
            <w:szCs w:val="24"/>
          </w:rPr>
          <w:delText xml:space="preserve"> have communities of encrusting organisms growing on their carapace, including hydroids, barnacles and tunicates.  </w:delText>
        </w:r>
        <w:r w:rsidR="00C27296" w:rsidDel="00CE29B1">
          <w:rPr>
            <w:rFonts w:ascii="Times New Roman" w:hAnsi="Times New Roman" w:cs="Times New Roman"/>
            <w:sz w:val="24"/>
            <w:szCs w:val="24"/>
          </w:rPr>
          <w:delText xml:space="preserve">. </w:delText>
        </w:r>
        <w:r w:rsidR="005D1B81" w:rsidDel="00CE29B1">
          <w:rPr>
            <w:rFonts w:ascii="Times New Roman" w:hAnsi="Times New Roman" w:cs="Times New Roman"/>
            <w:sz w:val="24"/>
            <w:szCs w:val="24"/>
          </w:rPr>
          <w:delText>Because epib</w:delText>
        </w:r>
        <w:r w:rsidR="00DA13DE" w:rsidDel="00CE29B1">
          <w:rPr>
            <w:rFonts w:ascii="Times New Roman" w:hAnsi="Times New Roman" w:cs="Times New Roman"/>
            <w:sz w:val="24"/>
            <w:szCs w:val="24"/>
          </w:rPr>
          <w:delText xml:space="preserve">ionts are a factor considered when distinguishing between new shell </w:delText>
        </w:r>
        <w:r w:rsidR="00063A50" w:rsidDel="00CE29B1">
          <w:rPr>
            <w:rFonts w:ascii="Times New Roman" w:hAnsi="Times New Roman" w:cs="Times New Roman"/>
            <w:sz w:val="24"/>
            <w:szCs w:val="24"/>
          </w:rPr>
          <w:delText xml:space="preserve">(NS) </w:delText>
        </w:r>
        <w:r w:rsidR="00DA13DE" w:rsidDel="00CE29B1">
          <w:rPr>
            <w:rFonts w:ascii="Times New Roman" w:hAnsi="Times New Roman" w:cs="Times New Roman"/>
            <w:sz w:val="24"/>
            <w:szCs w:val="24"/>
          </w:rPr>
          <w:delText>and old shell</w:delText>
        </w:r>
        <w:r w:rsidR="00063A50" w:rsidDel="00CE29B1">
          <w:rPr>
            <w:rFonts w:ascii="Times New Roman" w:hAnsi="Times New Roman" w:cs="Times New Roman"/>
            <w:sz w:val="24"/>
            <w:szCs w:val="24"/>
          </w:rPr>
          <w:delText xml:space="preserve"> (OS)</w:delText>
        </w:r>
        <w:r w:rsidDel="00CE29B1">
          <w:rPr>
            <w:rFonts w:ascii="Times New Roman" w:hAnsi="Times New Roman" w:cs="Times New Roman"/>
            <w:sz w:val="24"/>
            <w:szCs w:val="24"/>
          </w:rPr>
          <w:delText xml:space="preserve"> crab</w:delText>
        </w:r>
        <w:r w:rsidR="00DA13DE" w:rsidDel="00CE29B1">
          <w:rPr>
            <w:rFonts w:ascii="Times New Roman" w:hAnsi="Times New Roman" w:cs="Times New Roman"/>
            <w:sz w:val="24"/>
            <w:szCs w:val="24"/>
          </w:rPr>
          <w:delText xml:space="preserve">, </w:delText>
        </w:r>
        <w:r w:rsidR="00063A50" w:rsidDel="00CE29B1">
          <w:rPr>
            <w:rFonts w:ascii="Times New Roman" w:hAnsi="Times New Roman" w:cs="Times New Roman"/>
            <w:sz w:val="24"/>
            <w:szCs w:val="24"/>
          </w:rPr>
          <w:delText>OS</w:delText>
        </w:r>
        <w:r w:rsidR="00DA13DE" w:rsidDel="00CE29B1">
          <w:rPr>
            <w:rFonts w:ascii="Times New Roman" w:hAnsi="Times New Roman" w:cs="Times New Roman"/>
            <w:sz w:val="24"/>
            <w:szCs w:val="24"/>
          </w:rPr>
          <w:delText xml:space="preserve"> </w:delText>
        </w:r>
        <w:r w:rsidR="00683071" w:rsidDel="00CE29B1">
          <w:rPr>
            <w:rFonts w:ascii="Times New Roman" w:hAnsi="Times New Roman" w:cs="Times New Roman"/>
            <w:sz w:val="24"/>
            <w:szCs w:val="24"/>
          </w:rPr>
          <w:delText>c</w:delText>
        </w:r>
        <w:r w:rsidDel="00CE29B1">
          <w:rPr>
            <w:rFonts w:ascii="Times New Roman" w:hAnsi="Times New Roman" w:cs="Times New Roman"/>
            <w:sz w:val="24"/>
            <w:szCs w:val="24"/>
          </w:rPr>
          <w:delText>rab</w:delText>
        </w:r>
        <w:r w:rsidR="00B654A9" w:rsidDel="00CE29B1">
          <w:rPr>
            <w:rFonts w:ascii="Times New Roman" w:hAnsi="Times New Roman" w:cs="Times New Roman"/>
            <w:sz w:val="24"/>
            <w:szCs w:val="24"/>
          </w:rPr>
          <w:delText>, which usually have a much more epibiont growth,</w:delText>
        </w:r>
        <w:r w:rsidR="00DA13DE" w:rsidDel="00CE29B1">
          <w:rPr>
            <w:rFonts w:ascii="Times New Roman" w:hAnsi="Times New Roman" w:cs="Times New Roman"/>
            <w:sz w:val="24"/>
            <w:szCs w:val="24"/>
          </w:rPr>
          <w:delText xml:space="preserve"> </w:delText>
        </w:r>
        <w:r w:rsidR="00B654A9" w:rsidDel="00CE29B1">
          <w:rPr>
            <w:rFonts w:ascii="Times New Roman" w:hAnsi="Times New Roman" w:cs="Times New Roman"/>
            <w:sz w:val="24"/>
            <w:szCs w:val="24"/>
          </w:rPr>
          <w:delText>are likely to be more affected than</w:delText>
        </w:r>
        <w:r w:rsidR="00DA13DE" w:rsidDel="00CE29B1">
          <w:rPr>
            <w:rFonts w:ascii="Times New Roman" w:hAnsi="Times New Roman" w:cs="Times New Roman"/>
            <w:sz w:val="24"/>
            <w:szCs w:val="24"/>
          </w:rPr>
          <w:delText xml:space="preserve"> </w:delText>
        </w:r>
        <w:r w:rsidR="00063A50" w:rsidDel="00CE29B1">
          <w:rPr>
            <w:rFonts w:ascii="Times New Roman" w:hAnsi="Times New Roman" w:cs="Times New Roman"/>
            <w:sz w:val="24"/>
            <w:szCs w:val="24"/>
          </w:rPr>
          <w:delText>NS</w:delText>
        </w:r>
        <w:r w:rsidR="00DA13DE" w:rsidDel="00CE29B1">
          <w:rPr>
            <w:rFonts w:ascii="Times New Roman" w:hAnsi="Times New Roman" w:cs="Times New Roman"/>
            <w:sz w:val="24"/>
            <w:szCs w:val="24"/>
          </w:rPr>
          <w:delText xml:space="preserve"> crab</w:delText>
        </w:r>
        <w:r w:rsidR="00B654A9" w:rsidDel="00CE29B1">
          <w:rPr>
            <w:rFonts w:ascii="Times New Roman" w:hAnsi="Times New Roman" w:cs="Times New Roman"/>
            <w:sz w:val="24"/>
            <w:szCs w:val="24"/>
          </w:rPr>
          <w:delText xml:space="preserve">, which typically have little or none </w:delText>
        </w:r>
        <w:r w:rsidR="00B654A9" w:rsidRPr="001158F0" w:rsidDel="00CE29B1">
          <w:rPr>
            <w:rFonts w:ascii="Times New Roman" w:hAnsi="Times New Roman" w:cs="Times New Roman"/>
            <w:sz w:val="24"/>
            <w:szCs w:val="24"/>
          </w:rPr>
          <w:delText>(</w:delText>
        </w:r>
        <w:r w:rsidR="00764948" w:rsidRPr="001158F0" w:rsidDel="00CE29B1">
          <w:rPr>
            <w:rFonts w:ascii="Times New Roman" w:hAnsi="Times New Roman" w:cs="Times New Roman"/>
            <w:sz w:val="24"/>
            <w:szCs w:val="24"/>
          </w:rPr>
          <w:delText>Jadam</w:delText>
        </w:r>
        <w:r w:rsidR="00B654A9" w:rsidRPr="001158F0" w:rsidDel="00CE29B1">
          <w:rPr>
            <w:rFonts w:ascii="Times New Roman" w:hAnsi="Times New Roman" w:cs="Times New Roman"/>
            <w:sz w:val="24"/>
            <w:szCs w:val="24"/>
          </w:rPr>
          <w:delText>ec</w:delText>
        </w:r>
        <w:r w:rsidR="005A3D93" w:rsidRPr="001158F0" w:rsidDel="00CE29B1">
          <w:rPr>
            <w:rFonts w:ascii="Times New Roman" w:hAnsi="Times New Roman" w:cs="Times New Roman"/>
            <w:sz w:val="24"/>
            <w:szCs w:val="24"/>
          </w:rPr>
          <w:delText xml:space="preserve"> 1999</w:delText>
        </w:r>
        <w:r w:rsidR="00B654A9" w:rsidRPr="001158F0" w:rsidDel="00CE29B1">
          <w:rPr>
            <w:rFonts w:ascii="Times New Roman" w:hAnsi="Times New Roman" w:cs="Times New Roman"/>
            <w:sz w:val="24"/>
            <w:szCs w:val="24"/>
          </w:rPr>
          <w:delText>)</w:delText>
        </w:r>
        <w:r w:rsidR="00DA13DE" w:rsidRPr="001158F0" w:rsidDel="00CE29B1">
          <w:rPr>
            <w:rFonts w:ascii="Times New Roman" w:hAnsi="Times New Roman" w:cs="Times New Roman"/>
            <w:sz w:val="24"/>
            <w:szCs w:val="24"/>
          </w:rPr>
          <w:delText>.</w:delText>
        </w:r>
        <w:r w:rsidR="00DA13DE" w:rsidDel="00CE29B1">
          <w:rPr>
            <w:rFonts w:ascii="Times New Roman" w:hAnsi="Times New Roman" w:cs="Times New Roman"/>
            <w:sz w:val="24"/>
            <w:szCs w:val="24"/>
          </w:rPr>
          <w:delText xml:space="preserve"> </w:delText>
        </w:r>
        <w:r w:rsidR="00C27296" w:rsidDel="00CE29B1">
          <w:rPr>
            <w:rFonts w:ascii="Times New Roman" w:hAnsi="Times New Roman" w:cs="Times New Roman"/>
            <w:sz w:val="24"/>
            <w:szCs w:val="24"/>
          </w:rPr>
          <w:delText>Notably, because affected crab weigh more than comparable individuals with clean carapaces, due to the additional mass of these organisms, efforts are made to either exclude such crab from being weighed altogether or at a minimum, remove these epibionts from the carapace prior to weighing</w:delText>
        </w:r>
      </w:del>
      <w:ins w:id="106" w:author="Chris.Long" w:date="2023-07-05T10:22:00Z">
        <w:del w:id="107" w:author="Jon.Richar" w:date="2023-11-01T15:22:00Z">
          <w:r w:rsidR="00561A6A" w:rsidDel="00CE29B1">
            <w:rPr>
              <w:rFonts w:ascii="Times New Roman" w:hAnsi="Times New Roman" w:cs="Times New Roman"/>
              <w:sz w:val="24"/>
              <w:szCs w:val="24"/>
            </w:rPr>
            <w:delText>.</w:delText>
          </w:r>
        </w:del>
      </w:ins>
      <w:del w:id="108" w:author="Jon.Richar" w:date="2023-11-01T15:22:00Z">
        <w:r w:rsidR="00C27296" w:rsidDel="00CE29B1">
          <w:rPr>
            <w:rFonts w:ascii="Times New Roman" w:hAnsi="Times New Roman" w:cs="Times New Roman"/>
            <w:sz w:val="24"/>
            <w:szCs w:val="24"/>
          </w:rPr>
          <w:delText>,</w:delText>
        </w:r>
      </w:del>
      <w:ins w:id="109" w:author="Jon.Richar" w:date="2023-11-21T11:40:00Z">
        <w:r w:rsidR="00A2067D">
          <w:rPr>
            <w:rFonts w:ascii="Times New Roman" w:hAnsi="Times New Roman" w:cs="Times New Roman"/>
            <w:sz w:val="24"/>
            <w:szCs w:val="24"/>
          </w:rPr>
          <w:tab/>
        </w:r>
      </w:ins>
    </w:p>
    <w:p w14:paraId="06D1AECF" w14:textId="006A01BD" w:rsidR="00063A50" w:rsidRDefault="00063A50">
      <w:pPr>
        <w:spacing w:after="0" w:line="480" w:lineRule="auto"/>
        <w:rPr>
          <w:rFonts w:ascii="Times New Roman" w:hAnsi="Times New Roman" w:cs="Times New Roman"/>
          <w:sz w:val="24"/>
          <w:szCs w:val="24"/>
        </w:rPr>
        <w:pPrChange w:id="110" w:author="Jon.Richar" w:date="2023-11-21T11:40:00Z">
          <w:pPr>
            <w:spacing w:after="0" w:line="480" w:lineRule="auto"/>
            <w:ind w:firstLine="720"/>
          </w:pPr>
        </w:pPrChange>
      </w:pPr>
      <w:r>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w:t>
      </w:r>
      <w:r w:rsidR="005A3D93">
        <w:rPr>
          <w:rFonts w:ascii="Times New Roman" w:hAnsi="Times New Roman" w:cs="Times New Roman"/>
          <w:sz w:val="24"/>
          <w:szCs w:val="24"/>
        </w:rPr>
        <w:t xml:space="preserve"> </w:t>
      </w:r>
      <w:del w:id="111" w:author="Jon.Richar" w:date="2023-11-08T09:09:00Z">
        <w:r w:rsidDel="00A478EF">
          <w:rPr>
            <w:rFonts w:ascii="Times New Roman" w:hAnsi="Times New Roman" w:cs="Times New Roman"/>
            <w:sz w:val="24"/>
            <w:szCs w:val="24"/>
          </w:rPr>
          <w:delText xml:space="preserve">is </w:delText>
        </w:r>
        <w:r w:rsidR="005A3D93" w:rsidDel="00A478EF">
          <w:rPr>
            <w:rFonts w:ascii="Times New Roman" w:hAnsi="Times New Roman" w:cs="Times New Roman"/>
            <w:sz w:val="24"/>
            <w:szCs w:val="24"/>
          </w:rPr>
          <w:delText xml:space="preserve">also </w:delText>
        </w:r>
        <w:r w:rsidDel="00A478EF">
          <w:rPr>
            <w:rFonts w:ascii="Times New Roman" w:hAnsi="Times New Roman" w:cs="Times New Roman"/>
            <w:sz w:val="24"/>
            <w:szCs w:val="24"/>
          </w:rPr>
          <w:delText>likely to</w:delText>
        </w:r>
      </w:del>
      <w:ins w:id="112" w:author="Jon.Richar" w:date="2023-11-08T09:09:00Z">
        <w:r w:rsidR="00A478EF">
          <w:rPr>
            <w:rFonts w:ascii="Times New Roman" w:hAnsi="Times New Roman" w:cs="Times New Roman"/>
            <w:sz w:val="24"/>
            <w:szCs w:val="24"/>
          </w:rPr>
          <w:t>may also</w:t>
        </w:r>
      </w:ins>
      <w:r>
        <w:rPr>
          <w:rFonts w:ascii="Times New Roman" w:hAnsi="Times New Roman" w:cs="Times New Roman"/>
          <w:sz w:val="24"/>
          <w:szCs w:val="24"/>
        </w:rPr>
        <w:t xml:space="preserve"> be </w:t>
      </w:r>
      <w:r w:rsidR="00683071">
        <w:rPr>
          <w:rFonts w:ascii="Times New Roman" w:hAnsi="Times New Roman" w:cs="Times New Roman"/>
          <w:sz w:val="24"/>
          <w:szCs w:val="24"/>
        </w:rPr>
        <w:t>influenced by r</w:t>
      </w:r>
      <w:r w:rsidR="00DA13DE">
        <w:rPr>
          <w:rFonts w:ascii="Times New Roman" w:hAnsi="Times New Roman" w:cs="Times New Roman"/>
          <w:sz w:val="24"/>
          <w:szCs w:val="24"/>
        </w:rPr>
        <w:t xml:space="preserve">elative meat fill </w:t>
      </w:r>
      <w:r w:rsidR="00683071">
        <w:rPr>
          <w:rFonts w:ascii="Times New Roman" w:hAnsi="Times New Roman" w:cs="Times New Roman"/>
          <w:sz w:val="24"/>
          <w:szCs w:val="24"/>
        </w:rPr>
        <w:t xml:space="preserve">(i.e. the amount of soft tissue) </w:t>
      </w:r>
      <w:r w:rsidR="00DA13DE">
        <w:rPr>
          <w:rFonts w:ascii="Times New Roman" w:hAnsi="Times New Roman" w:cs="Times New Roman"/>
          <w:sz w:val="24"/>
          <w:szCs w:val="24"/>
        </w:rPr>
        <w:t>within the crab</w:t>
      </w:r>
      <w:r w:rsidR="00683071">
        <w:rPr>
          <w:rFonts w:ascii="Times New Roman" w:hAnsi="Times New Roman" w:cs="Times New Roman"/>
          <w:sz w:val="24"/>
          <w:szCs w:val="24"/>
        </w:rPr>
        <w:t>’</w:t>
      </w:r>
      <w:r w:rsidR="00DA13DE">
        <w:rPr>
          <w:rFonts w:ascii="Times New Roman" w:hAnsi="Times New Roman" w:cs="Times New Roman"/>
          <w:sz w:val="24"/>
          <w:szCs w:val="24"/>
        </w:rPr>
        <w:t>s carapace</w:t>
      </w:r>
      <w:r w:rsidR="00683071">
        <w:rPr>
          <w:rFonts w:ascii="Times New Roman" w:hAnsi="Times New Roman" w:cs="Times New Roman"/>
          <w:sz w:val="24"/>
          <w:szCs w:val="24"/>
        </w:rPr>
        <w:t xml:space="preserve">, which is </w:t>
      </w:r>
      <w:r w:rsidR="009260A1">
        <w:rPr>
          <w:rFonts w:ascii="Times New Roman" w:hAnsi="Times New Roman" w:cs="Times New Roman"/>
          <w:sz w:val="24"/>
          <w:szCs w:val="24"/>
        </w:rPr>
        <w:t xml:space="preserve">itself </w:t>
      </w:r>
      <w:r w:rsidR="00DF4F8E">
        <w:rPr>
          <w:rFonts w:ascii="Times New Roman" w:hAnsi="Times New Roman" w:cs="Times New Roman"/>
          <w:sz w:val="24"/>
          <w:szCs w:val="24"/>
        </w:rPr>
        <w:t>influenced</w:t>
      </w:r>
      <w:r w:rsidR="00683071">
        <w:rPr>
          <w:rFonts w:ascii="Times New Roman" w:hAnsi="Times New Roman" w:cs="Times New Roman"/>
          <w:sz w:val="24"/>
          <w:szCs w:val="24"/>
        </w:rPr>
        <w:t xml:space="preserve"> by </w:t>
      </w:r>
      <w:r w:rsidR="009260A1">
        <w:rPr>
          <w:rFonts w:ascii="Times New Roman" w:hAnsi="Times New Roman" w:cs="Times New Roman"/>
          <w:sz w:val="24"/>
          <w:szCs w:val="24"/>
        </w:rPr>
        <w:t>both</w:t>
      </w:r>
      <w:r w:rsidR="005A3D93">
        <w:rPr>
          <w:rFonts w:ascii="Times New Roman" w:hAnsi="Times New Roman" w:cs="Times New Roman"/>
          <w:sz w:val="24"/>
          <w:szCs w:val="24"/>
        </w:rPr>
        <w:t xml:space="preserve"> the</w:t>
      </w:r>
      <w:r w:rsidR="009260A1">
        <w:rPr>
          <w:rFonts w:ascii="Times New Roman" w:hAnsi="Times New Roman" w:cs="Times New Roman"/>
          <w:sz w:val="24"/>
          <w:szCs w:val="24"/>
        </w:rPr>
        <w:t xml:space="preserve"> </w:t>
      </w:r>
      <w:r w:rsidR="00683071">
        <w:rPr>
          <w:rFonts w:ascii="Times New Roman" w:hAnsi="Times New Roman" w:cs="Times New Roman"/>
          <w:sz w:val="24"/>
          <w:szCs w:val="24"/>
        </w:rPr>
        <w:t>time elapsed since last molt, and the crab’s condition.</w:t>
      </w:r>
      <w:r>
        <w:rPr>
          <w:rFonts w:ascii="Times New Roman" w:hAnsi="Times New Roman" w:cs="Times New Roman"/>
          <w:sz w:val="24"/>
          <w:szCs w:val="24"/>
        </w:rPr>
        <w:t xml:space="preserve"> Be</w:t>
      </w:r>
      <w:r w:rsidR="00DF4F8E">
        <w:rPr>
          <w:rFonts w:ascii="Times New Roman" w:hAnsi="Times New Roman" w:cs="Times New Roman"/>
          <w:sz w:val="24"/>
          <w:szCs w:val="24"/>
        </w:rPr>
        <w:t>cause OS</w:t>
      </w:r>
      <w:ins w:id="113" w:author="Jon.Richar" w:date="2023-11-02T13:43:00Z">
        <w:r w:rsidR="00922708">
          <w:rPr>
            <w:rFonts w:ascii="Times New Roman" w:hAnsi="Times New Roman" w:cs="Times New Roman"/>
            <w:sz w:val="24"/>
            <w:szCs w:val="24"/>
          </w:rPr>
          <w:t>/VOS</w:t>
        </w:r>
      </w:ins>
      <w:r w:rsidR="00DF4F8E">
        <w:rPr>
          <w:rFonts w:ascii="Times New Roman" w:hAnsi="Times New Roman" w:cs="Times New Roman"/>
          <w:sz w:val="24"/>
          <w:szCs w:val="24"/>
        </w:rPr>
        <w:t xml:space="preserve"> crab will</w:t>
      </w:r>
      <w:r>
        <w:rPr>
          <w:rFonts w:ascii="Times New Roman" w:hAnsi="Times New Roman" w:cs="Times New Roman"/>
          <w:sz w:val="24"/>
          <w:szCs w:val="24"/>
        </w:rPr>
        <w:t xml:space="preserve"> have had more time for tissues to develop since their last molt, it is likely that</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they will have greater meat fill than their NS counterparts. </w:t>
      </w:r>
      <w:r w:rsidR="00D64CE5">
        <w:rPr>
          <w:rFonts w:ascii="Times New Roman" w:hAnsi="Times New Roman" w:cs="Times New Roman"/>
          <w:sz w:val="24"/>
          <w:szCs w:val="24"/>
        </w:rPr>
        <w:t>Importantly,</w:t>
      </w:r>
      <w:r w:rsidR="005A3D93">
        <w:rPr>
          <w:rFonts w:ascii="Times New Roman" w:hAnsi="Times New Roman" w:cs="Times New Roman"/>
          <w:sz w:val="24"/>
          <w:szCs w:val="24"/>
        </w:rPr>
        <w:t xml:space="preserve"> temperature can influence both</w:t>
      </w:r>
      <w:r w:rsidR="00D64CE5">
        <w:rPr>
          <w:rFonts w:ascii="Times New Roman" w:hAnsi="Times New Roman" w:cs="Times New Roman"/>
          <w:sz w:val="24"/>
          <w:szCs w:val="24"/>
        </w:rPr>
        <w:t xml:space="preserve"> individual condition and time elapsed since last molt</w:t>
      </w:r>
      <w:r w:rsidR="005A3D93">
        <w:rPr>
          <w:rFonts w:ascii="Times New Roman" w:hAnsi="Times New Roman" w:cs="Times New Roman"/>
          <w:sz w:val="24"/>
          <w:szCs w:val="24"/>
        </w:rPr>
        <w:t xml:space="preserve"> by altering</w:t>
      </w:r>
      <w:ins w:id="114" w:author="Chris.Long" w:date="2023-07-05T10:29:00Z">
        <w:r w:rsidR="00561A6A">
          <w:rPr>
            <w:rFonts w:ascii="Times New Roman" w:hAnsi="Times New Roman" w:cs="Times New Roman"/>
            <w:sz w:val="24"/>
            <w:szCs w:val="24"/>
          </w:rPr>
          <w:t xml:space="preserve"> molt timing and</w:t>
        </w:r>
      </w:ins>
      <w:r w:rsidR="005A3D93">
        <w:rPr>
          <w:rFonts w:ascii="Times New Roman" w:hAnsi="Times New Roman" w:cs="Times New Roman"/>
          <w:sz w:val="24"/>
          <w:szCs w:val="24"/>
        </w:rPr>
        <w:t xml:space="preserve"> molt intervals (</w:t>
      </w:r>
      <w:r w:rsidR="00E8317F">
        <w:rPr>
          <w:rFonts w:ascii="Times New Roman" w:hAnsi="Times New Roman" w:cs="Times New Roman"/>
          <w:sz w:val="24"/>
          <w:szCs w:val="24"/>
        </w:rPr>
        <w:t>Chilton et al. 2010; Stevens 1990</w:t>
      </w:r>
      <w:r w:rsidR="005A3D93">
        <w:rPr>
          <w:rFonts w:ascii="Times New Roman" w:hAnsi="Times New Roman" w:cs="Times New Roman"/>
          <w:sz w:val="24"/>
          <w:szCs w:val="24"/>
        </w:rPr>
        <w:t>), and thermally stressing the given crab (</w:t>
      </w:r>
      <w:r w:rsidR="00917ADF">
        <w:rPr>
          <w:rFonts w:ascii="Times New Roman" w:hAnsi="Times New Roman" w:cs="Times New Roman"/>
          <w:sz w:val="24"/>
          <w:szCs w:val="24"/>
        </w:rPr>
        <w:t>Azra et al. 2020</w:t>
      </w:r>
      <w:r w:rsidR="005A3D93">
        <w:rPr>
          <w:rFonts w:ascii="Times New Roman" w:hAnsi="Times New Roman" w:cs="Times New Roman"/>
          <w:sz w:val="24"/>
          <w:szCs w:val="24"/>
        </w:rPr>
        <w:t>)</w:t>
      </w:r>
      <w:r w:rsidR="00D64CE5">
        <w:rPr>
          <w:rFonts w:ascii="Times New Roman" w:hAnsi="Times New Roman" w:cs="Times New Roman"/>
          <w:sz w:val="24"/>
          <w:szCs w:val="24"/>
        </w:rPr>
        <w:t xml:space="preserve">. Consequently, a </w:t>
      </w:r>
      <w:r w:rsidR="005A3D93">
        <w:rPr>
          <w:rFonts w:ascii="Times New Roman" w:hAnsi="Times New Roman" w:cs="Times New Roman"/>
          <w:sz w:val="24"/>
          <w:szCs w:val="24"/>
        </w:rPr>
        <w:t>crab’s environment may also</w:t>
      </w:r>
      <w:r w:rsidR="00DA13DE">
        <w:rPr>
          <w:rFonts w:ascii="Times New Roman" w:hAnsi="Times New Roman" w:cs="Times New Roman"/>
          <w:sz w:val="24"/>
          <w:szCs w:val="24"/>
        </w:rPr>
        <w:t xml:space="preserve"> </w:t>
      </w:r>
      <w:r w:rsidR="00D64CE5">
        <w:rPr>
          <w:rFonts w:ascii="Times New Roman" w:hAnsi="Times New Roman" w:cs="Times New Roman"/>
          <w:sz w:val="24"/>
          <w:szCs w:val="24"/>
        </w:rPr>
        <w:t>influence</w:t>
      </w:r>
      <w:r w:rsidR="00683071">
        <w:rPr>
          <w:rFonts w:ascii="Times New Roman" w:hAnsi="Times New Roman" w:cs="Times New Roman"/>
          <w:sz w:val="24"/>
          <w:szCs w:val="24"/>
        </w:rPr>
        <w:t xml:space="preserve"> </w:t>
      </w:r>
      <w:r w:rsidR="00DA13DE">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sidR="00DA13DE">
        <w:rPr>
          <w:rFonts w:ascii="Times New Roman" w:hAnsi="Times New Roman" w:cs="Times New Roman"/>
          <w:sz w:val="24"/>
          <w:szCs w:val="24"/>
        </w:rPr>
        <w:t xml:space="preserve"> relationship, particularly when the crab is sampled under rigid, standardized procedures, such that crab in a given area will be sampled at the same time every year. </w:t>
      </w:r>
    </w:p>
    <w:p w14:paraId="14757F10" w14:textId="0D47E0C3" w:rsidR="00FF59E8" w:rsidRDefault="00E22166" w:rsidP="000E10B0">
      <w:pPr>
        <w:spacing w:after="0" w:line="480" w:lineRule="auto"/>
        <w:ind w:firstLine="720"/>
        <w:rPr>
          <w:ins w:id="115" w:author="Jon.Richar" w:date="2023-11-01T15:22:00Z"/>
          <w:rFonts w:ascii="Times New Roman" w:hAnsi="Times New Roman" w:cs="Times New Roman"/>
          <w:sz w:val="24"/>
          <w:szCs w:val="24"/>
        </w:rPr>
      </w:pPr>
      <w:r>
        <w:rPr>
          <w:rFonts w:ascii="Times New Roman" w:hAnsi="Times New Roman" w:cs="Times New Roman"/>
          <w:sz w:val="24"/>
          <w:szCs w:val="24"/>
        </w:rPr>
        <w:t xml:space="preserve">A </w:t>
      </w:r>
      <w:r w:rsidR="00FF59E8">
        <w:rPr>
          <w:rFonts w:ascii="Times New Roman" w:hAnsi="Times New Roman" w:cs="Times New Roman"/>
          <w:sz w:val="24"/>
          <w:szCs w:val="24"/>
        </w:rPr>
        <w:t xml:space="preserve">crab’s size-weight relationship is likely to be </w:t>
      </w:r>
      <w:r w:rsidR="00EC60B1">
        <w:rPr>
          <w:rFonts w:ascii="Times New Roman" w:hAnsi="Times New Roman" w:cs="Times New Roman"/>
          <w:sz w:val="24"/>
          <w:szCs w:val="24"/>
        </w:rPr>
        <w:t xml:space="preserve">influenced, albeit to a lesser </w:t>
      </w:r>
      <w:r w:rsidR="00FF59E8">
        <w:rPr>
          <w:rFonts w:ascii="Times New Roman" w:hAnsi="Times New Roman" w:cs="Times New Roman"/>
          <w:sz w:val="24"/>
          <w:szCs w:val="24"/>
        </w:rPr>
        <w:t xml:space="preserve">degree, by mineralization </w:t>
      </w:r>
      <w:r w:rsidR="00546014">
        <w:rPr>
          <w:rFonts w:ascii="Times New Roman" w:hAnsi="Times New Roman" w:cs="Times New Roman"/>
          <w:sz w:val="24"/>
          <w:szCs w:val="24"/>
        </w:rPr>
        <w:t xml:space="preserve">and condition </w:t>
      </w:r>
      <w:r w:rsidR="00FF59E8">
        <w:rPr>
          <w:rFonts w:ascii="Times New Roman" w:hAnsi="Times New Roman" w:cs="Times New Roman"/>
          <w:sz w:val="24"/>
          <w:szCs w:val="24"/>
        </w:rPr>
        <w:t>of the carapace. This is relate</w:t>
      </w:r>
      <w:r w:rsidR="00EC60B1">
        <w:rPr>
          <w:rFonts w:ascii="Times New Roman" w:hAnsi="Times New Roman" w:cs="Times New Roman"/>
          <w:sz w:val="24"/>
          <w:szCs w:val="24"/>
        </w:rPr>
        <w:t>d to the time elapsed post-molt;</w:t>
      </w:r>
      <w:r w:rsidR="00FF59E8">
        <w:rPr>
          <w:rFonts w:ascii="Times New Roman" w:hAnsi="Times New Roman" w:cs="Times New Roman"/>
          <w:sz w:val="24"/>
          <w:szCs w:val="24"/>
        </w:rPr>
        <w:t xml:space="preserve"> increasing with time to a certain point, then declining as the crab approaches the graveyard stage and senescence.</w:t>
      </w:r>
      <w:r w:rsidR="00EC60B1">
        <w:rPr>
          <w:rFonts w:ascii="Times New Roman" w:hAnsi="Times New Roman" w:cs="Times New Roman"/>
          <w:sz w:val="24"/>
          <w:szCs w:val="24"/>
        </w:rPr>
        <w:t xml:space="preserve"> </w:t>
      </w:r>
      <w:r w:rsidR="00825EAD">
        <w:rPr>
          <w:rFonts w:ascii="Times New Roman" w:hAnsi="Times New Roman" w:cs="Times New Roman"/>
          <w:sz w:val="24"/>
          <w:szCs w:val="24"/>
        </w:rPr>
        <w:t>Old shell</w:t>
      </w:r>
      <w:del w:id="116" w:author="Jon.Richar" w:date="2023-11-21T11:42:00Z">
        <w:r w:rsidR="00825EAD" w:rsidDel="00A2067D">
          <w:rPr>
            <w:rFonts w:ascii="Times New Roman" w:hAnsi="Times New Roman" w:cs="Times New Roman"/>
            <w:sz w:val="24"/>
            <w:szCs w:val="24"/>
          </w:rPr>
          <w:delText xml:space="preserve"> </w:delText>
        </w:r>
      </w:del>
      <w:del w:id="117" w:author="Jon.Richar" w:date="2023-11-02T13:44:00Z">
        <w:r w:rsidR="00825EAD" w:rsidDel="00922708">
          <w:rPr>
            <w:rFonts w:ascii="Times New Roman" w:hAnsi="Times New Roman" w:cs="Times New Roman"/>
            <w:sz w:val="24"/>
            <w:szCs w:val="24"/>
          </w:rPr>
          <w:delText>(SC3)</w:delText>
        </w:r>
      </w:del>
      <w:r w:rsidR="00825EAD">
        <w:rPr>
          <w:rFonts w:ascii="Times New Roman" w:hAnsi="Times New Roman" w:cs="Times New Roman"/>
          <w:sz w:val="24"/>
          <w:szCs w:val="24"/>
        </w:rPr>
        <w:t xml:space="preserve">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are likely to have the most mineralized and densest carapace structure,</w:t>
      </w:r>
      <w:ins w:id="118" w:author="Jon.Richar" w:date="2023-11-21T09:26:00Z">
        <w:r w:rsidR="00227A05">
          <w:rPr>
            <w:rFonts w:ascii="Times New Roman" w:hAnsi="Times New Roman" w:cs="Times New Roman"/>
            <w:sz w:val="24"/>
            <w:szCs w:val="24"/>
          </w:rPr>
          <w:t xml:space="preserve"> </w:t>
        </w:r>
      </w:ins>
      <w:ins w:id="119" w:author="Jon.Richar" w:date="2023-11-21T11:48:00Z">
        <w:r w:rsidR="00A2067D">
          <w:rPr>
            <w:rFonts w:ascii="Times New Roman" w:hAnsi="Times New Roman" w:cs="Times New Roman"/>
            <w:sz w:val="24"/>
            <w:szCs w:val="24"/>
          </w:rPr>
          <w:t xml:space="preserve">while </w:t>
        </w:r>
      </w:ins>
      <w:del w:id="120" w:author="Jon.Richar" w:date="2023-11-21T09:25:00Z">
        <w:r w:rsidR="00825EAD" w:rsidDel="00227A05">
          <w:rPr>
            <w:rFonts w:ascii="Times New Roman" w:hAnsi="Times New Roman" w:cs="Times New Roman"/>
            <w:sz w:val="24"/>
            <w:szCs w:val="24"/>
          </w:rPr>
          <w:delText xml:space="preserve"> while new shell (</w:delText>
        </w:r>
      </w:del>
      <w:r w:rsidR="00825EAD">
        <w:rPr>
          <w:rFonts w:ascii="Times New Roman" w:hAnsi="Times New Roman" w:cs="Times New Roman"/>
          <w:sz w:val="24"/>
          <w:szCs w:val="24"/>
        </w:rPr>
        <w:t>SC2</w:t>
      </w:r>
      <w:del w:id="121" w:author="Jon.Richar" w:date="2023-11-21T09:26:00Z">
        <w:r w:rsidR="00825EAD" w:rsidDel="00227A05">
          <w:rPr>
            <w:rFonts w:ascii="Times New Roman" w:hAnsi="Times New Roman" w:cs="Times New Roman"/>
            <w:sz w:val="24"/>
            <w:szCs w:val="24"/>
          </w:rPr>
          <w:delText>)</w:delText>
        </w:r>
      </w:del>
      <w:ins w:id="122" w:author="Jon.Richar" w:date="2023-11-21T11:48:00Z">
        <w:r w:rsidR="00A2067D">
          <w:rPr>
            <w:rFonts w:ascii="Times New Roman" w:hAnsi="Times New Roman" w:cs="Times New Roman"/>
            <w:sz w:val="24"/>
            <w:szCs w:val="24"/>
          </w:rPr>
          <w:t xml:space="preserve">, </w:t>
        </w:r>
      </w:ins>
      <w:del w:id="123" w:author="Jon.Richar" w:date="2023-11-21T11:48:00Z">
        <w:r w:rsidR="00825EAD" w:rsidDel="00A2067D">
          <w:rPr>
            <w:rFonts w:ascii="Times New Roman" w:hAnsi="Times New Roman" w:cs="Times New Roman"/>
            <w:sz w:val="24"/>
            <w:szCs w:val="24"/>
          </w:rPr>
          <w:delText xml:space="preserve"> and </w:delText>
        </w:r>
      </w:del>
      <w:del w:id="124" w:author="Jon.Richar" w:date="2023-11-21T09:26:00Z">
        <w:r w:rsidR="00825EAD" w:rsidDel="00227A05">
          <w:rPr>
            <w:rFonts w:ascii="Times New Roman" w:hAnsi="Times New Roman" w:cs="Times New Roman"/>
            <w:sz w:val="24"/>
            <w:szCs w:val="24"/>
          </w:rPr>
          <w:delText>very old shell/grave yard (</w:delText>
        </w:r>
      </w:del>
      <w:r w:rsidR="00825EAD">
        <w:rPr>
          <w:rFonts w:ascii="Times New Roman" w:hAnsi="Times New Roman" w:cs="Times New Roman"/>
          <w:sz w:val="24"/>
          <w:szCs w:val="24"/>
        </w:rPr>
        <w:t>SC4</w:t>
      </w:r>
      <w:ins w:id="125" w:author="Jon.Richar" w:date="2023-11-21T11:48:00Z">
        <w:r w:rsidR="00A2067D">
          <w:rPr>
            <w:rFonts w:ascii="Times New Roman" w:hAnsi="Times New Roman" w:cs="Times New Roman"/>
            <w:sz w:val="24"/>
            <w:szCs w:val="24"/>
          </w:rPr>
          <w:t>,</w:t>
        </w:r>
      </w:ins>
      <w:del w:id="126" w:author="Jon.Richar" w:date="2023-11-21T09:27:00Z">
        <w:r w:rsidR="00825EAD" w:rsidDel="00227A05">
          <w:rPr>
            <w:rFonts w:ascii="Times New Roman" w:hAnsi="Times New Roman" w:cs="Times New Roman"/>
            <w:sz w:val="24"/>
            <w:szCs w:val="24"/>
          </w:rPr>
          <w:delText>/5</w:delText>
        </w:r>
      </w:del>
      <w:ins w:id="127" w:author="Jon.Richar" w:date="2023-11-21T09:28:00Z">
        <w:r w:rsidR="00227A05">
          <w:rPr>
            <w:rFonts w:ascii="Times New Roman" w:hAnsi="Times New Roman" w:cs="Times New Roman"/>
            <w:sz w:val="24"/>
            <w:szCs w:val="24"/>
          </w:rPr>
          <w:t xml:space="preserve"> and SC5</w:t>
        </w:r>
      </w:ins>
      <w:del w:id="128" w:author="Jon.Richar" w:date="2023-11-21T09:26:00Z">
        <w:r w:rsidR="00825EAD" w:rsidDel="00227A05">
          <w:rPr>
            <w:rFonts w:ascii="Times New Roman" w:hAnsi="Times New Roman" w:cs="Times New Roman"/>
            <w:sz w:val="24"/>
            <w:szCs w:val="24"/>
          </w:rPr>
          <w:delText>)</w:delText>
        </w:r>
      </w:del>
      <w:r w:rsidR="00825EAD">
        <w:rPr>
          <w:rFonts w:ascii="Times New Roman" w:hAnsi="Times New Roman" w:cs="Times New Roman"/>
          <w:sz w:val="24"/>
          <w:szCs w:val="24"/>
        </w:rPr>
        <w:t xml:space="preserve">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will have comparatively less mineralized</w:t>
      </w:r>
      <w:ins w:id="129" w:author="Jon.Richar" w:date="2023-11-21T11:49:00Z">
        <w:r w:rsidR="00A2067D">
          <w:rPr>
            <w:rFonts w:ascii="Times New Roman" w:hAnsi="Times New Roman" w:cs="Times New Roman"/>
            <w:sz w:val="24"/>
            <w:szCs w:val="24"/>
          </w:rPr>
          <w:t>,</w:t>
        </w:r>
      </w:ins>
      <w:r w:rsidR="00825EAD">
        <w:rPr>
          <w:rFonts w:ascii="Times New Roman" w:hAnsi="Times New Roman" w:cs="Times New Roman"/>
          <w:sz w:val="24"/>
          <w:szCs w:val="24"/>
        </w:rPr>
        <w:t xml:space="preserve"> and less dense carapaces; the f</w:t>
      </w:r>
      <w:ins w:id="130" w:author="Jon.Richar" w:date="2023-11-21T11:49:00Z">
        <w:r w:rsidR="00A2067D">
          <w:rPr>
            <w:rFonts w:ascii="Times New Roman" w:hAnsi="Times New Roman" w:cs="Times New Roman"/>
            <w:sz w:val="24"/>
            <w:szCs w:val="24"/>
          </w:rPr>
          <w:t>irst</w:t>
        </w:r>
      </w:ins>
      <w:del w:id="131" w:author="Jon.Richar" w:date="2023-11-21T11:49:00Z">
        <w:r w:rsidR="00825EAD" w:rsidDel="00A2067D">
          <w:rPr>
            <w:rFonts w:ascii="Times New Roman" w:hAnsi="Times New Roman" w:cs="Times New Roman"/>
            <w:sz w:val="24"/>
            <w:szCs w:val="24"/>
          </w:rPr>
          <w:delText>ormer</w:delText>
        </w:r>
      </w:del>
      <w:r w:rsidR="00825EAD">
        <w:rPr>
          <w:rFonts w:ascii="Times New Roman" w:hAnsi="Times New Roman" w:cs="Times New Roman"/>
          <w:sz w:val="24"/>
          <w:szCs w:val="24"/>
        </w:rPr>
        <w:t xml:space="preserve"> due to limited time to mineralize post-molt, the latter </w:t>
      </w:r>
      <w:ins w:id="132" w:author="Jon.Richar" w:date="2023-11-21T11:49:00Z">
        <w:r w:rsidR="00A2067D">
          <w:rPr>
            <w:rFonts w:ascii="Times New Roman" w:hAnsi="Times New Roman" w:cs="Times New Roman"/>
            <w:sz w:val="24"/>
            <w:szCs w:val="24"/>
          </w:rPr>
          <w:t xml:space="preserve">two </w:t>
        </w:r>
      </w:ins>
      <w:r w:rsidR="00825EAD">
        <w:rPr>
          <w:rFonts w:ascii="Times New Roman" w:hAnsi="Times New Roman" w:cs="Times New Roman"/>
          <w:sz w:val="24"/>
          <w:szCs w:val="24"/>
        </w:rPr>
        <w:t>due to age-related deterioration and shell disease.</w:t>
      </w:r>
      <w:ins w:id="133" w:author="Chris.Long" w:date="2023-07-05T10:37:00Z">
        <w:r w:rsidR="001F1F73" w:rsidRPr="001F1F73">
          <w:rPr>
            <w:rFonts w:ascii="Times New Roman" w:hAnsi="Times New Roman" w:cs="Times New Roman"/>
            <w:sz w:val="24"/>
            <w:szCs w:val="24"/>
          </w:rPr>
          <w:t xml:space="preserve"> </w:t>
        </w:r>
        <w:r w:rsidR="001F1F73">
          <w:rPr>
            <w:rFonts w:ascii="Times New Roman" w:hAnsi="Times New Roman" w:cs="Times New Roman"/>
            <w:sz w:val="24"/>
            <w:szCs w:val="24"/>
          </w:rPr>
          <w:t xml:space="preserve">Red king crab, for example, take about 74 days to reach 90% of their asymptotic hardness levels (Stevens, 2009) and SC4/5 snow and Tanner crabs have noticeably pliable shells </w:t>
        </w:r>
      </w:ins>
      <w:ins w:id="134" w:author="Chris.Long" w:date="2023-07-05T10:38:00Z">
        <w:r w:rsidR="001F1F73">
          <w:rPr>
            <w:rFonts w:ascii="Times New Roman" w:hAnsi="Times New Roman" w:cs="Times New Roman"/>
            <w:sz w:val="24"/>
            <w:szCs w:val="24"/>
          </w:rPr>
          <w:t xml:space="preserve">compared to SC2/3 crabs </w:t>
        </w:r>
      </w:ins>
      <w:ins w:id="135" w:author="Chris.Long" w:date="2023-07-05T10:37:00Z">
        <w:r w:rsidR="001F1F73">
          <w:rPr>
            <w:rFonts w:ascii="Times New Roman" w:hAnsi="Times New Roman" w:cs="Times New Roman"/>
            <w:sz w:val="24"/>
            <w:szCs w:val="24"/>
          </w:rPr>
          <w:t>(personal observation) indicating</w:t>
        </w:r>
      </w:ins>
      <w:ins w:id="136" w:author="Chris.Long" w:date="2023-07-05T10:38:00Z">
        <w:r w:rsidR="001F1F73">
          <w:rPr>
            <w:rFonts w:ascii="Times New Roman" w:hAnsi="Times New Roman" w:cs="Times New Roman"/>
            <w:sz w:val="24"/>
            <w:szCs w:val="24"/>
          </w:rPr>
          <w:t xml:space="preserve"> reduced mineralization.</w:t>
        </w:r>
      </w:ins>
    </w:p>
    <w:p w14:paraId="59015F38" w14:textId="5995B8FB" w:rsidR="00CE29B1" w:rsidRDefault="00CE29B1" w:rsidP="000E10B0">
      <w:pPr>
        <w:spacing w:after="0" w:line="480" w:lineRule="auto"/>
        <w:ind w:firstLine="720"/>
        <w:rPr>
          <w:rFonts w:ascii="Times New Roman" w:hAnsi="Times New Roman" w:cs="Times New Roman"/>
          <w:sz w:val="24"/>
          <w:szCs w:val="24"/>
        </w:rPr>
      </w:pPr>
      <w:ins w:id="137" w:author="Jon.Richar" w:date="2023-11-01T15:22:00Z">
        <w:r>
          <w:rPr>
            <w:rFonts w:ascii="Times New Roman" w:hAnsi="Times New Roman" w:cs="Times New Roman"/>
            <w:sz w:val="24"/>
            <w:szCs w:val="24"/>
          </w:rPr>
          <w:t>Crab which have not molted recently often have communities of encrusting organisms growing on their carapace, including hydroids, barnacles and tunicates.  Because epibionts are a</w:t>
        </w:r>
      </w:ins>
      <w:ins w:id="138" w:author="Jon.Richar" w:date="2023-11-27T09:16:00Z">
        <w:r w:rsidR="003B0544">
          <w:rPr>
            <w:rFonts w:ascii="Times New Roman" w:hAnsi="Times New Roman" w:cs="Times New Roman"/>
            <w:sz w:val="24"/>
            <w:szCs w:val="24"/>
          </w:rPr>
          <w:t>n important</w:t>
        </w:r>
      </w:ins>
      <w:ins w:id="139" w:author="Jon.Richar" w:date="2023-11-01T15:22:00Z">
        <w:r>
          <w:rPr>
            <w:rFonts w:ascii="Times New Roman" w:hAnsi="Times New Roman" w:cs="Times New Roman"/>
            <w:sz w:val="24"/>
            <w:szCs w:val="24"/>
          </w:rPr>
          <w:t xml:space="preserve"> factor </w:t>
        </w:r>
      </w:ins>
      <w:ins w:id="140" w:author="Jon.Richar" w:date="2023-11-27T09:16:00Z">
        <w:r w:rsidR="003B0544">
          <w:rPr>
            <w:rFonts w:ascii="Times New Roman" w:hAnsi="Times New Roman" w:cs="Times New Roman"/>
            <w:sz w:val="24"/>
            <w:szCs w:val="24"/>
          </w:rPr>
          <w:t xml:space="preserve">in </w:t>
        </w:r>
      </w:ins>
      <w:ins w:id="141" w:author="Jon.Richar" w:date="2023-11-01T15:22:00Z">
        <w:r>
          <w:rPr>
            <w:rFonts w:ascii="Times New Roman" w:hAnsi="Times New Roman" w:cs="Times New Roman"/>
            <w:sz w:val="24"/>
            <w:szCs w:val="24"/>
          </w:rPr>
          <w:t>distinguishing between N</w:t>
        </w:r>
        <w:r w:rsidR="00A2067D">
          <w:rPr>
            <w:rFonts w:ascii="Times New Roman" w:hAnsi="Times New Roman" w:cs="Times New Roman"/>
            <w:sz w:val="24"/>
            <w:szCs w:val="24"/>
          </w:rPr>
          <w:t>S and OS</w:t>
        </w:r>
        <w:r>
          <w:rPr>
            <w:rFonts w:ascii="Times New Roman" w:hAnsi="Times New Roman" w:cs="Times New Roman"/>
            <w:sz w:val="24"/>
            <w:szCs w:val="24"/>
          </w:rPr>
          <w:t xml:space="preserve"> crab, OS crab, which usually have a much </w:t>
        </w:r>
        <w:r>
          <w:rPr>
            <w:rFonts w:ascii="Times New Roman" w:hAnsi="Times New Roman" w:cs="Times New Roman"/>
            <w:sz w:val="24"/>
            <w:szCs w:val="24"/>
          </w:rPr>
          <w:lastRenderedPageBreak/>
          <w:t xml:space="preserve">more epibiont growth, are likely to be more affected than NS crab, which typically have little or none </w:t>
        </w:r>
        <w:r w:rsidRPr="001158F0">
          <w:rPr>
            <w:rFonts w:ascii="Times New Roman" w:hAnsi="Times New Roman" w:cs="Times New Roman"/>
            <w:sz w:val="24"/>
            <w:szCs w:val="24"/>
          </w:rPr>
          <w:t>(Jadamec 1999).</w:t>
        </w:r>
        <w:r>
          <w:rPr>
            <w:rFonts w:ascii="Times New Roman" w:hAnsi="Times New Roman" w:cs="Times New Roman"/>
            <w:sz w:val="24"/>
            <w:szCs w:val="24"/>
          </w:rPr>
          <w:t xml:space="preserve"> Notably, because affected crab weigh more than comparable individuals with clean carapaces, due to the additional mass of these organisms, efforts are made to either exclude such crab from being weighed altogether or at a minimum, remove these epibionts from the carapace prior to weighing.</w:t>
        </w:r>
      </w:ins>
    </w:p>
    <w:p w14:paraId="10125714" w14:textId="2A894C9C" w:rsidR="00E22166" w:rsidRDefault="00E2216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consideration unique to mature </w:t>
      </w:r>
      <w:r w:rsidR="008E092D">
        <w:rPr>
          <w:rFonts w:ascii="Times New Roman" w:hAnsi="Times New Roman" w:cs="Times New Roman"/>
          <w:sz w:val="24"/>
          <w:szCs w:val="24"/>
        </w:rPr>
        <w:t xml:space="preserve">female crabs </w:t>
      </w:r>
      <w:r>
        <w:rPr>
          <w:rFonts w:ascii="Times New Roman" w:hAnsi="Times New Roman" w:cs="Times New Roman"/>
          <w:sz w:val="24"/>
          <w:szCs w:val="24"/>
        </w:rPr>
        <w:t xml:space="preserve">is the effect of the egg clutch on the measured weight of the given female crab. </w:t>
      </w:r>
      <w:ins w:id="142" w:author="Jon.Richar" w:date="2023-11-02T16:27:00Z">
        <w:r w:rsidR="00A15411">
          <w:rPr>
            <w:rFonts w:ascii="Times New Roman" w:hAnsi="Times New Roman" w:cs="Times New Roman"/>
            <w:sz w:val="24"/>
            <w:szCs w:val="24"/>
          </w:rPr>
          <w:t>Current</w:t>
        </w:r>
      </w:ins>
      <w:ins w:id="143" w:author="Jon.Richar" w:date="2023-11-02T16:28:00Z">
        <w:r w:rsidR="00A15411">
          <w:rPr>
            <w:rFonts w:ascii="Times New Roman" w:hAnsi="Times New Roman" w:cs="Times New Roman"/>
            <w:sz w:val="24"/>
            <w:szCs w:val="24"/>
          </w:rPr>
          <w:t xml:space="preserve"> survey</w:t>
        </w:r>
      </w:ins>
      <w:ins w:id="144" w:author="Jon.Richar" w:date="2023-11-02T16:27:00Z">
        <w:r w:rsidR="00A15411">
          <w:rPr>
            <w:rFonts w:ascii="Times New Roman" w:hAnsi="Times New Roman" w:cs="Times New Roman"/>
            <w:sz w:val="24"/>
            <w:szCs w:val="24"/>
          </w:rPr>
          <w:t xml:space="preserve"> procedure</w:t>
        </w:r>
      </w:ins>
      <w:ins w:id="145" w:author="Jon.Richar" w:date="2023-11-02T16:28:00Z">
        <w:r w:rsidR="00A15411">
          <w:rPr>
            <w:rFonts w:ascii="Times New Roman" w:hAnsi="Times New Roman" w:cs="Times New Roman"/>
            <w:sz w:val="24"/>
            <w:szCs w:val="24"/>
          </w:rPr>
          <w:t xml:space="preserve">s </w:t>
        </w:r>
      </w:ins>
      <w:ins w:id="146" w:author="Jon.Richar" w:date="2023-11-02T16:27:00Z">
        <w:r w:rsidR="00A15411">
          <w:rPr>
            <w:rFonts w:ascii="Times New Roman" w:hAnsi="Times New Roman" w:cs="Times New Roman"/>
            <w:sz w:val="24"/>
            <w:szCs w:val="24"/>
          </w:rPr>
          <w:t xml:space="preserve">treat the weight of the egg mass </w:t>
        </w:r>
      </w:ins>
      <w:ins w:id="147" w:author="Jon.Richar" w:date="2023-11-02T16:28:00Z">
        <w:r w:rsidR="00A15411">
          <w:rPr>
            <w:rFonts w:ascii="Times New Roman" w:hAnsi="Times New Roman" w:cs="Times New Roman"/>
            <w:sz w:val="24"/>
            <w:szCs w:val="24"/>
          </w:rPr>
          <w:t xml:space="preserve">as a component </w:t>
        </w:r>
      </w:ins>
      <w:ins w:id="148" w:author="Jon.Richar" w:date="2023-11-02T16:27:00Z">
        <w:r w:rsidR="00A15411">
          <w:rPr>
            <w:rFonts w:ascii="Times New Roman" w:hAnsi="Times New Roman" w:cs="Times New Roman"/>
            <w:sz w:val="24"/>
            <w:szCs w:val="24"/>
          </w:rPr>
          <w:t>of the female crab’s weight</w:t>
        </w:r>
      </w:ins>
      <w:ins w:id="149" w:author="Jon.Richar" w:date="2023-11-21T12:22:00Z">
        <w:r w:rsidR="00F82445">
          <w:rPr>
            <w:rFonts w:ascii="Times New Roman" w:hAnsi="Times New Roman" w:cs="Times New Roman"/>
            <w:sz w:val="24"/>
            <w:szCs w:val="24"/>
          </w:rPr>
          <w:t>,</w:t>
        </w:r>
      </w:ins>
      <w:ins w:id="150" w:author="Jon.Richar" w:date="2023-11-02T16:28:00Z">
        <w:r w:rsidR="00A15411">
          <w:rPr>
            <w:rFonts w:ascii="Times New Roman" w:hAnsi="Times New Roman" w:cs="Times New Roman"/>
            <w:sz w:val="24"/>
            <w:szCs w:val="24"/>
          </w:rPr>
          <w:t xml:space="preserve"> </w:t>
        </w:r>
      </w:ins>
      <w:del w:id="151" w:author="Jon.Richar" w:date="2023-11-02T16:28:00Z">
        <w:r w:rsidDel="00A15411">
          <w:rPr>
            <w:rFonts w:ascii="Times New Roman" w:hAnsi="Times New Roman" w:cs="Times New Roman"/>
            <w:sz w:val="24"/>
            <w:szCs w:val="24"/>
          </w:rPr>
          <w:delText xml:space="preserve">Although it may be expected that egg clutches will contribute to the measured weight, </w:delText>
        </w:r>
      </w:del>
      <w:ins w:id="152" w:author="Jon.Richar" w:date="2023-11-02T16:28:00Z">
        <w:r w:rsidR="00A15411">
          <w:rPr>
            <w:rFonts w:ascii="Times New Roman" w:hAnsi="Times New Roman" w:cs="Times New Roman"/>
            <w:sz w:val="24"/>
            <w:szCs w:val="24"/>
          </w:rPr>
          <w:t xml:space="preserve">thus </w:t>
        </w:r>
      </w:ins>
      <w:r>
        <w:rPr>
          <w:rFonts w:ascii="Times New Roman" w:hAnsi="Times New Roman" w:cs="Times New Roman"/>
          <w:sz w:val="24"/>
          <w:szCs w:val="24"/>
        </w:rPr>
        <w:t xml:space="preserve">survey personnel do not </w:t>
      </w:r>
      <w:del w:id="153" w:author="Jon.Richar" w:date="2023-11-02T16:29:00Z">
        <w:r w:rsidDel="00A15411">
          <w:rPr>
            <w:rFonts w:ascii="Times New Roman" w:hAnsi="Times New Roman" w:cs="Times New Roman"/>
            <w:sz w:val="24"/>
            <w:szCs w:val="24"/>
          </w:rPr>
          <w:delText xml:space="preserve">currently </w:delText>
        </w:r>
      </w:del>
      <w:r>
        <w:rPr>
          <w:rFonts w:ascii="Times New Roman" w:hAnsi="Times New Roman" w:cs="Times New Roman"/>
          <w:sz w:val="24"/>
          <w:szCs w:val="24"/>
        </w:rPr>
        <w:t xml:space="preserve">remove egg clutches prior to weighing a mature female crab. </w:t>
      </w:r>
      <w:ins w:id="154" w:author="Jon.Richar" w:date="2023-11-21T12:23:00Z">
        <w:r w:rsidR="00F82445">
          <w:rPr>
            <w:rFonts w:ascii="Times New Roman" w:hAnsi="Times New Roman" w:cs="Times New Roman"/>
            <w:sz w:val="24"/>
            <w:szCs w:val="24"/>
          </w:rPr>
          <w:t xml:space="preserve">Because egg clutches can attain relatively large sizes, </w:t>
        </w:r>
      </w:ins>
      <w:del w:id="155" w:author="Jon.Richar" w:date="2023-11-21T12:23:00Z">
        <w:r w:rsidDel="00F82445">
          <w:rPr>
            <w:rFonts w:ascii="Times New Roman" w:hAnsi="Times New Roman" w:cs="Times New Roman"/>
            <w:sz w:val="24"/>
            <w:szCs w:val="24"/>
          </w:rPr>
          <w:delText xml:space="preserve">Furthermore, </w:delText>
        </w:r>
      </w:del>
      <w:ins w:id="156" w:author="Jon.Richar" w:date="2023-11-21T12:23:00Z">
        <w:r w:rsidR="00F82445">
          <w:rPr>
            <w:rFonts w:ascii="Times New Roman" w:hAnsi="Times New Roman" w:cs="Times New Roman"/>
            <w:sz w:val="24"/>
            <w:szCs w:val="24"/>
          </w:rPr>
          <w:t>i</w:t>
        </w:r>
      </w:ins>
      <w:del w:id="157" w:author="Jon.Richar" w:date="2023-11-21T12:23:00Z">
        <w:r w:rsidDel="00F82445">
          <w:rPr>
            <w:rFonts w:ascii="Times New Roman" w:hAnsi="Times New Roman" w:cs="Times New Roman"/>
            <w:sz w:val="24"/>
            <w:szCs w:val="24"/>
          </w:rPr>
          <w:delText>i</w:delText>
        </w:r>
      </w:del>
      <w:r>
        <w:rPr>
          <w:rFonts w:ascii="Times New Roman" w:hAnsi="Times New Roman" w:cs="Times New Roman"/>
          <w:sz w:val="24"/>
          <w:szCs w:val="24"/>
        </w:rPr>
        <w:t xml:space="preserve">t is reasonable to expect </w:t>
      </w:r>
      <w:ins w:id="158" w:author="Jon.Richar" w:date="2023-11-21T12:24:00Z">
        <w:r w:rsidR="00F82445">
          <w:rPr>
            <w:rFonts w:ascii="Times New Roman" w:hAnsi="Times New Roman" w:cs="Times New Roman"/>
            <w:sz w:val="24"/>
            <w:szCs w:val="24"/>
          </w:rPr>
          <w:t>that they will be a significant component of the size-weight relationship, and furthermore,</w:t>
        </w:r>
      </w:ins>
      <w:ins w:id="159" w:author="Jon.Richar" w:date="2023-11-21T12:25:00Z">
        <w:r w:rsidR="00F82445">
          <w:rPr>
            <w:rFonts w:ascii="Times New Roman" w:hAnsi="Times New Roman" w:cs="Times New Roman"/>
            <w:sz w:val="24"/>
            <w:szCs w:val="24"/>
          </w:rPr>
          <w:t xml:space="preserve"> that</w:t>
        </w:r>
      </w:ins>
      <w:del w:id="160" w:author="Jon.Richar" w:date="2023-11-21T12:25:00Z">
        <w:r w:rsidDel="00F82445">
          <w:rPr>
            <w:rFonts w:ascii="Times New Roman" w:hAnsi="Times New Roman" w:cs="Times New Roman"/>
            <w:sz w:val="24"/>
            <w:szCs w:val="24"/>
          </w:rPr>
          <w:delText>that</w:delText>
        </w:r>
      </w:del>
      <w:r>
        <w:rPr>
          <w:rFonts w:ascii="Times New Roman" w:hAnsi="Times New Roman" w:cs="Times New Roman"/>
          <w:sz w:val="24"/>
          <w:szCs w:val="24"/>
        </w:rPr>
        <w:t xml:space="preserve"> larger egg clutches will result in greater weights for the given female, relative to a same-sized crab with a smaller clutch. </w:t>
      </w:r>
    </w:p>
    <w:p w14:paraId="00782E6B" w14:textId="37DA0797" w:rsidR="005D1B81" w:rsidRDefault="005A3D93"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relationships are modeled based on shell condition</w:t>
      </w:r>
      <w:r w:rsidR="00C61D95">
        <w:rPr>
          <w:rFonts w:ascii="Times New Roman" w:hAnsi="Times New Roman" w:cs="Times New Roman"/>
          <w:sz w:val="24"/>
          <w:szCs w:val="24"/>
        </w:rPr>
        <w:t xml:space="preserve"> (SC)</w:t>
      </w:r>
      <w:r>
        <w:rPr>
          <w:rFonts w:ascii="Times New Roman" w:hAnsi="Times New Roman" w:cs="Times New Roman"/>
          <w:sz w:val="24"/>
          <w:szCs w:val="24"/>
        </w:rPr>
        <w:t xml:space="preserve"> for male</w:t>
      </w:r>
      <w:r w:rsidR="00934020">
        <w:rPr>
          <w:rFonts w:ascii="Times New Roman" w:hAnsi="Times New Roman" w:cs="Times New Roman"/>
          <w:sz w:val="24"/>
          <w:szCs w:val="24"/>
        </w:rPr>
        <w:t xml:space="preserve"> </w:t>
      </w:r>
      <w:r>
        <w:rPr>
          <w:rFonts w:ascii="Times New Roman" w:hAnsi="Times New Roman" w:cs="Times New Roman"/>
          <w:sz w:val="24"/>
          <w:szCs w:val="24"/>
        </w:rPr>
        <w:t xml:space="preserve">Bristol Bay red king </w:t>
      </w:r>
      <w:r w:rsidR="00632A79">
        <w:rPr>
          <w:rFonts w:ascii="Times New Roman" w:hAnsi="Times New Roman" w:cs="Times New Roman"/>
          <w:sz w:val="24"/>
          <w:szCs w:val="24"/>
        </w:rPr>
        <w:t>crab</w:t>
      </w:r>
      <w:r w:rsidR="00AE3194">
        <w:rPr>
          <w:rFonts w:ascii="Times New Roman" w:hAnsi="Times New Roman" w:cs="Times New Roman"/>
          <w:sz w:val="24"/>
          <w:szCs w:val="24"/>
        </w:rPr>
        <w:t xml:space="preserve"> (BBRKC)</w:t>
      </w:r>
      <w:r w:rsidR="00D843CA">
        <w:rPr>
          <w:rFonts w:ascii="Times New Roman" w:hAnsi="Times New Roman" w:cs="Times New Roman"/>
          <w:sz w:val="24"/>
          <w:szCs w:val="24"/>
        </w:rPr>
        <w:t>,</w:t>
      </w:r>
      <w:r w:rsidR="00934020">
        <w:rPr>
          <w:rFonts w:ascii="Times New Roman" w:hAnsi="Times New Roman" w:cs="Times New Roman"/>
          <w:sz w:val="24"/>
          <w:szCs w:val="24"/>
        </w:rPr>
        <w:t xml:space="preserve"> </w:t>
      </w:r>
      <w:r w:rsidR="00B778CD">
        <w:rPr>
          <w:rFonts w:ascii="Times New Roman" w:hAnsi="Times New Roman" w:cs="Times New Roman"/>
          <w:sz w:val="24"/>
          <w:szCs w:val="24"/>
        </w:rPr>
        <w:t xml:space="preserve">St. Matthew blue king </w:t>
      </w:r>
      <w:r w:rsidR="00632A79">
        <w:rPr>
          <w:rFonts w:ascii="Times New Roman" w:hAnsi="Times New Roman" w:cs="Times New Roman"/>
          <w:sz w:val="24"/>
          <w:szCs w:val="24"/>
        </w:rPr>
        <w:t>crab</w:t>
      </w:r>
      <w:r w:rsidR="00B778CD">
        <w:rPr>
          <w:rFonts w:ascii="Times New Roman" w:hAnsi="Times New Roman" w:cs="Times New Roman"/>
          <w:sz w:val="24"/>
          <w:szCs w:val="24"/>
        </w:rPr>
        <w:t xml:space="preserve"> (SMBKC), </w:t>
      </w:r>
      <w:r w:rsidR="00CC280E">
        <w:rPr>
          <w:rFonts w:ascii="Times New Roman" w:hAnsi="Times New Roman" w:cs="Times New Roman"/>
          <w:sz w:val="24"/>
          <w:szCs w:val="24"/>
        </w:rPr>
        <w:t xml:space="preserve">and both male and female </w:t>
      </w:r>
      <w:r w:rsidR="00AE3194">
        <w:rPr>
          <w:rFonts w:ascii="Times New Roman" w:hAnsi="Times New Roman" w:cs="Times New Roman"/>
          <w:sz w:val="24"/>
          <w:szCs w:val="24"/>
        </w:rPr>
        <w:t xml:space="preserve">EBS </w:t>
      </w:r>
      <w:del w:id="161" w:author="Jon.Richar" w:date="2023-11-02T13:45:00Z">
        <w:r w:rsidR="00AE3194" w:rsidRPr="00AE3194" w:rsidDel="000A6E3D">
          <w:rPr>
            <w:rFonts w:ascii="Times New Roman" w:hAnsi="Times New Roman" w:cs="Times New Roman"/>
            <w:i/>
            <w:sz w:val="24"/>
            <w:szCs w:val="24"/>
          </w:rPr>
          <w:delText>Chionoecetes bairdi</w:delText>
        </w:r>
      </w:del>
      <w:ins w:id="162" w:author="Jon.Richar" w:date="2023-11-02T13:45:00Z">
        <w:r w:rsidR="000A6E3D" w:rsidRPr="000A6E3D">
          <w:rPr>
            <w:rFonts w:ascii="Times New Roman" w:hAnsi="Times New Roman" w:cs="Times New Roman"/>
            <w:sz w:val="24"/>
            <w:szCs w:val="24"/>
            <w:rPrChange w:id="163" w:author="Jon.Richar" w:date="2023-11-02T13:46:00Z">
              <w:rPr>
                <w:rFonts w:ascii="Times New Roman" w:hAnsi="Times New Roman" w:cs="Times New Roman"/>
                <w:i/>
                <w:sz w:val="24"/>
                <w:szCs w:val="24"/>
              </w:rPr>
            </w:rPrChange>
          </w:rPr>
          <w:t>Tanner crab</w:t>
        </w:r>
      </w:ins>
      <w:r w:rsidR="008D7036" w:rsidRPr="000A6E3D">
        <w:rPr>
          <w:rFonts w:ascii="Times New Roman" w:hAnsi="Times New Roman" w:cs="Times New Roman"/>
          <w:sz w:val="24"/>
          <w:szCs w:val="24"/>
        </w:rPr>
        <w:t xml:space="preserve"> </w:t>
      </w:r>
      <w:r w:rsidR="00AE3194">
        <w:rPr>
          <w:rFonts w:ascii="Times New Roman" w:hAnsi="Times New Roman" w:cs="Times New Roman"/>
          <w:sz w:val="24"/>
          <w:szCs w:val="24"/>
        </w:rPr>
        <w:t>(</w:t>
      </w:r>
      <w:del w:id="164" w:author="Jon.Richar" w:date="2023-11-02T15:23:00Z">
        <w:r w:rsidR="00AE3194" w:rsidDel="00291C12">
          <w:rPr>
            <w:rFonts w:ascii="Times New Roman" w:hAnsi="Times New Roman" w:cs="Times New Roman"/>
            <w:sz w:val="24"/>
            <w:szCs w:val="24"/>
          </w:rPr>
          <w:delText xml:space="preserve">EBS </w:delText>
        </w:r>
      </w:del>
      <w:del w:id="165" w:author="Jon.Richar" w:date="2023-11-02T13:45:00Z">
        <w:r w:rsidR="00AE3194" w:rsidDel="000A6E3D">
          <w:rPr>
            <w:rFonts w:ascii="Times New Roman" w:hAnsi="Times New Roman" w:cs="Times New Roman"/>
            <w:sz w:val="24"/>
            <w:szCs w:val="24"/>
          </w:rPr>
          <w:delText>CB</w:delText>
        </w:r>
      </w:del>
      <w:ins w:id="166" w:author="Jon.Richar" w:date="2023-11-02T15:23:00Z">
        <w:r w:rsidR="00291C12">
          <w:rPr>
            <w:rFonts w:ascii="Times New Roman" w:hAnsi="Times New Roman" w:cs="Times New Roman"/>
            <w:sz w:val="24"/>
            <w:szCs w:val="24"/>
          </w:rPr>
          <w:t>EBS TC</w:t>
        </w:r>
      </w:ins>
      <w:r w:rsidR="00AE3194">
        <w:rPr>
          <w:rFonts w:ascii="Times New Roman" w:hAnsi="Times New Roman" w:cs="Times New Roman"/>
          <w:sz w:val="24"/>
          <w:szCs w:val="24"/>
        </w:rPr>
        <w:t xml:space="preserve">) </w:t>
      </w:r>
      <w:r w:rsidR="008D7036">
        <w:rPr>
          <w:rFonts w:ascii="Times New Roman" w:hAnsi="Times New Roman" w:cs="Times New Roman"/>
          <w:sz w:val="24"/>
          <w:szCs w:val="24"/>
        </w:rPr>
        <w:t xml:space="preserve">and </w:t>
      </w:r>
      <w:del w:id="167" w:author="Jon.Richar" w:date="2023-11-02T13:45:00Z">
        <w:r w:rsidR="00934020" w:rsidRPr="000A6E3D" w:rsidDel="000A6E3D">
          <w:rPr>
            <w:rFonts w:ascii="Times New Roman" w:hAnsi="Times New Roman" w:cs="Times New Roman"/>
            <w:sz w:val="24"/>
            <w:szCs w:val="24"/>
            <w:rPrChange w:id="168" w:author="Jon.Richar" w:date="2023-11-02T13:46:00Z">
              <w:rPr>
                <w:rFonts w:ascii="Times New Roman" w:hAnsi="Times New Roman" w:cs="Times New Roman"/>
                <w:i/>
                <w:sz w:val="24"/>
                <w:szCs w:val="24"/>
              </w:rPr>
            </w:rPrChange>
          </w:rPr>
          <w:delText>C</w:delText>
        </w:r>
      </w:del>
      <w:ins w:id="169" w:author="Jon.Richar" w:date="2023-11-02T13:45:00Z">
        <w:r w:rsidR="000A6E3D" w:rsidRPr="000A6E3D">
          <w:rPr>
            <w:rFonts w:ascii="Times New Roman" w:hAnsi="Times New Roman" w:cs="Times New Roman"/>
            <w:sz w:val="24"/>
            <w:szCs w:val="24"/>
            <w:rPrChange w:id="170" w:author="Jon.Richar" w:date="2023-11-02T13:46:00Z">
              <w:rPr>
                <w:rFonts w:ascii="Times New Roman" w:hAnsi="Times New Roman" w:cs="Times New Roman"/>
                <w:i/>
                <w:sz w:val="24"/>
                <w:szCs w:val="24"/>
              </w:rPr>
            </w:rPrChange>
          </w:rPr>
          <w:t>snow crab</w:t>
        </w:r>
      </w:ins>
      <w:ins w:id="171" w:author="Jon.Richar" w:date="2023-11-21T12:25:00Z">
        <w:r w:rsidR="00F82445">
          <w:rPr>
            <w:rFonts w:ascii="Times New Roman" w:hAnsi="Times New Roman" w:cs="Times New Roman"/>
            <w:sz w:val="24"/>
            <w:szCs w:val="24"/>
          </w:rPr>
          <w:t xml:space="preserve"> </w:t>
        </w:r>
      </w:ins>
      <w:del w:id="172" w:author="Jon.Richar" w:date="2023-11-02T13:46:00Z">
        <w:r w:rsidR="00934020" w:rsidRPr="000A6E3D" w:rsidDel="000A6E3D">
          <w:rPr>
            <w:rFonts w:ascii="Times New Roman" w:hAnsi="Times New Roman" w:cs="Times New Roman"/>
            <w:sz w:val="24"/>
            <w:szCs w:val="24"/>
            <w:rPrChange w:id="173" w:author="Jon.Richar" w:date="2023-11-02T13:46:00Z">
              <w:rPr>
                <w:rFonts w:ascii="Times New Roman" w:hAnsi="Times New Roman" w:cs="Times New Roman"/>
                <w:i/>
                <w:sz w:val="24"/>
                <w:szCs w:val="24"/>
              </w:rPr>
            </w:rPrChange>
          </w:rPr>
          <w:delText>.</w:delText>
        </w:r>
        <w:r w:rsidR="00AE3194" w:rsidRPr="00AE3194" w:rsidDel="000A6E3D">
          <w:rPr>
            <w:rFonts w:ascii="Times New Roman" w:hAnsi="Times New Roman" w:cs="Times New Roman"/>
            <w:i/>
            <w:sz w:val="24"/>
            <w:szCs w:val="24"/>
          </w:rPr>
          <w:delText xml:space="preserve"> opilio</w:delText>
        </w:r>
        <w:r w:rsidR="008D7036" w:rsidRPr="00AE3194" w:rsidDel="000A6E3D">
          <w:rPr>
            <w:rFonts w:ascii="Times New Roman" w:hAnsi="Times New Roman" w:cs="Times New Roman"/>
            <w:i/>
            <w:sz w:val="24"/>
            <w:szCs w:val="24"/>
          </w:rPr>
          <w:delText xml:space="preserve"> </w:delText>
        </w:r>
      </w:del>
      <w:r w:rsidR="00AE3194">
        <w:rPr>
          <w:rFonts w:ascii="Times New Roman" w:hAnsi="Times New Roman" w:cs="Times New Roman"/>
          <w:sz w:val="24"/>
          <w:szCs w:val="24"/>
        </w:rPr>
        <w:t>(</w:t>
      </w:r>
      <w:del w:id="174" w:author="Jon.Richar" w:date="2023-11-02T15:22:00Z">
        <w:r w:rsidR="00AE3194" w:rsidDel="00291C12">
          <w:rPr>
            <w:rFonts w:ascii="Times New Roman" w:hAnsi="Times New Roman" w:cs="Times New Roman"/>
            <w:sz w:val="24"/>
            <w:szCs w:val="24"/>
          </w:rPr>
          <w:delText xml:space="preserve">EBS </w:delText>
        </w:r>
      </w:del>
      <w:del w:id="175" w:author="Jon.Richar" w:date="2023-11-02T13:45:00Z">
        <w:r w:rsidR="00AE3194" w:rsidDel="000A6E3D">
          <w:rPr>
            <w:rFonts w:ascii="Times New Roman" w:hAnsi="Times New Roman" w:cs="Times New Roman"/>
            <w:sz w:val="24"/>
            <w:szCs w:val="24"/>
          </w:rPr>
          <w:delText>CO</w:delText>
        </w:r>
      </w:del>
      <w:ins w:id="176" w:author="Jon.Richar" w:date="2023-11-02T15:22:00Z">
        <w:r w:rsidR="00791838">
          <w:rPr>
            <w:rFonts w:ascii="Times New Roman" w:hAnsi="Times New Roman" w:cs="Times New Roman"/>
            <w:sz w:val="24"/>
            <w:szCs w:val="24"/>
          </w:rPr>
          <w:t>EBS SN</w:t>
        </w:r>
      </w:ins>
      <w:ins w:id="177" w:author="Jon.Richar" w:date="2023-11-08T15:58:00Z">
        <w:r w:rsidR="00791838">
          <w:rPr>
            <w:rFonts w:ascii="Times New Roman" w:hAnsi="Times New Roman" w:cs="Times New Roman"/>
            <w:sz w:val="24"/>
            <w:szCs w:val="24"/>
          </w:rPr>
          <w:t>C</w:t>
        </w:r>
      </w:ins>
      <w:r w:rsidR="00934020">
        <w:rPr>
          <w:rFonts w:ascii="Times New Roman" w:hAnsi="Times New Roman" w:cs="Times New Roman"/>
          <w:sz w:val="24"/>
          <w:szCs w:val="24"/>
        </w:rPr>
        <w:t>)</w:t>
      </w:r>
      <w:r w:rsidR="008D7036">
        <w:rPr>
          <w:rFonts w:ascii="Times New Roman" w:hAnsi="Times New Roman" w:cs="Times New Roman"/>
          <w:sz w:val="24"/>
          <w:szCs w:val="24"/>
        </w:rPr>
        <w:t xml:space="preserve">. These models are then used to assess </w:t>
      </w:r>
      <w:r w:rsidR="0086589B">
        <w:rPr>
          <w:rFonts w:ascii="Times New Roman" w:hAnsi="Times New Roman" w:cs="Times New Roman"/>
          <w:sz w:val="24"/>
          <w:szCs w:val="24"/>
        </w:rPr>
        <w:t>the degree to which the use</w:t>
      </w:r>
      <w:r w:rsidR="008D7036">
        <w:rPr>
          <w:rFonts w:ascii="Times New Roman" w:hAnsi="Times New Roman" w:cs="Times New Roman"/>
          <w:sz w:val="24"/>
          <w:szCs w:val="24"/>
        </w:rPr>
        <w:t xml:space="preserve"> of </w:t>
      </w:r>
      <w:r w:rsidR="00C61D95">
        <w:rPr>
          <w:rFonts w:ascii="Times New Roman" w:hAnsi="Times New Roman" w:cs="Times New Roman"/>
          <w:sz w:val="24"/>
          <w:szCs w:val="24"/>
        </w:rPr>
        <w:t xml:space="preserve">SC </w:t>
      </w:r>
      <w:r w:rsidR="008D7036">
        <w:rPr>
          <w:rFonts w:ascii="Times New Roman" w:hAnsi="Times New Roman" w:cs="Times New Roman"/>
          <w:sz w:val="24"/>
          <w:szCs w:val="24"/>
        </w:rPr>
        <w:t xml:space="preserve">specific </w:t>
      </w:r>
      <w:del w:id="178" w:author="Chris.Long" w:date="2023-07-05T10:40:00Z">
        <w:r w:rsidR="008D7036" w:rsidDel="001F1F73">
          <w:rPr>
            <w:rFonts w:ascii="Times New Roman" w:hAnsi="Times New Roman" w:cs="Times New Roman"/>
            <w:sz w:val="24"/>
            <w:szCs w:val="24"/>
          </w:rPr>
          <w:delText xml:space="preserve">size </w:delText>
        </w:r>
      </w:del>
      <w:ins w:id="179" w:author="Chris.Long" w:date="2023-07-05T10:40:00Z">
        <w:r w:rsidR="001F1F73">
          <w:rPr>
            <w:rFonts w:ascii="Times New Roman" w:hAnsi="Times New Roman" w:cs="Times New Roman"/>
            <w:sz w:val="24"/>
            <w:szCs w:val="24"/>
          </w:rPr>
          <w:t>size-</w:t>
        </w:r>
      </w:ins>
      <w:r w:rsidR="008D7036">
        <w:rPr>
          <w:rFonts w:ascii="Times New Roman" w:hAnsi="Times New Roman" w:cs="Times New Roman"/>
          <w:sz w:val="24"/>
          <w:szCs w:val="24"/>
        </w:rPr>
        <w:t xml:space="preserve">weight models </w:t>
      </w:r>
      <w:r w:rsidR="0086589B">
        <w:rPr>
          <w:rFonts w:ascii="Times New Roman" w:hAnsi="Times New Roman" w:cs="Times New Roman"/>
          <w:sz w:val="24"/>
          <w:szCs w:val="24"/>
        </w:rPr>
        <w:t>alters</w:t>
      </w:r>
      <w:r w:rsidR="008D7036">
        <w:rPr>
          <w:rFonts w:ascii="Times New Roman" w:hAnsi="Times New Roman" w:cs="Times New Roman"/>
          <w:sz w:val="24"/>
          <w:szCs w:val="24"/>
        </w:rPr>
        <w:t xml:space="preserve"> population biomass estimates</w:t>
      </w:r>
      <w:r>
        <w:rPr>
          <w:rFonts w:ascii="Times New Roman" w:hAnsi="Times New Roman" w:cs="Times New Roman"/>
          <w:sz w:val="24"/>
          <w:szCs w:val="24"/>
        </w:rPr>
        <w:t xml:space="preserve"> </w:t>
      </w:r>
      <w:r w:rsidR="008D7036">
        <w:rPr>
          <w:rFonts w:ascii="Times New Roman" w:hAnsi="Times New Roman" w:cs="Times New Roman"/>
          <w:sz w:val="24"/>
          <w:szCs w:val="24"/>
        </w:rPr>
        <w:t xml:space="preserve">that are used in the assessment of these stocks. </w:t>
      </w:r>
      <w:r w:rsidR="00CC280E">
        <w:rPr>
          <w:rFonts w:ascii="Times New Roman" w:hAnsi="Times New Roman" w:cs="Times New Roman"/>
          <w:sz w:val="24"/>
          <w:szCs w:val="24"/>
        </w:rPr>
        <w:t xml:space="preserve">For female </w:t>
      </w:r>
      <w:del w:id="180" w:author="Jon.Richar" w:date="2023-11-02T15:23:00Z">
        <w:r w:rsidR="00CC280E" w:rsidDel="00291C12">
          <w:rPr>
            <w:rFonts w:ascii="Times New Roman" w:hAnsi="Times New Roman" w:cs="Times New Roman"/>
            <w:sz w:val="24"/>
            <w:szCs w:val="24"/>
          </w:rPr>
          <w:delText xml:space="preserve">EBS </w:delText>
        </w:r>
      </w:del>
      <w:del w:id="181" w:author="Jon.Richar" w:date="2023-11-02T13:46:00Z">
        <w:r w:rsidR="00CC280E" w:rsidDel="000A6E3D">
          <w:rPr>
            <w:rFonts w:ascii="Times New Roman" w:hAnsi="Times New Roman" w:cs="Times New Roman"/>
            <w:sz w:val="24"/>
            <w:szCs w:val="24"/>
          </w:rPr>
          <w:delText>CB</w:delText>
        </w:r>
      </w:del>
      <w:ins w:id="182" w:author="Jon.Richar" w:date="2023-11-02T15:23:00Z">
        <w:r w:rsidR="00291C12">
          <w:rPr>
            <w:rFonts w:ascii="Times New Roman" w:hAnsi="Times New Roman" w:cs="Times New Roman"/>
            <w:sz w:val="24"/>
            <w:szCs w:val="24"/>
          </w:rPr>
          <w:t>EBS TC</w:t>
        </w:r>
      </w:ins>
      <w:del w:id="183" w:author="Jon.Richar" w:date="2023-11-02T13:46:00Z">
        <w:r w:rsidR="00CC280E" w:rsidDel="000A6E3D">
          <w:rPr>
            <w:rFonts w:ascii="Times New Roman" w:hAnsi="Times New Roman" w:cs="Times New Roman"/>
            <w:sz w:val="24"/>
            <w:szCs w:val="24"/>
          </w:rPr>
          <w:delText xml:space="preserve"> </w:delText>
        </w:r>
      </w:del>
      <w:ins w:id="184" w:author="Jon.Richar" w:date="2023-11-02T13:46:00Z">
        <w:r w:rsidR="000A6E3D">
          <w:rPr>
            <w:rFonts w:ascii="Times New Roman" w:hAnsi="Times New Roman" w:cs="Times New Roman"/>
            <w:sz w:val="24"/>
            <w:szCs w:val="24"/>
          </w:rPr>
          <w:t xml:space="preserve"> </w:t>
        </w:r>
      </w:ins>
      <w:r w:rsidR="00CC280E">
        <w:rPr>
          <w:rFonts w:ascii="Times New Roman" w:hAnsi="Times New Roman" w:cs="Times New Roman"/>
          <w:sz w:val="24"/>
          <w:szCs w:val="24"/>
        </w:rPr>
        <w:t xml:space="preserve">and </w:t>
      </w:r>
      <w:del w:id="185" w:author="Jon.Richar" w:date="2023-11-02T15:22:00Z">
        <w:r w:rsidR="00CC280E" w:rsidDel="00291C12">
          <w:rPr>
            <w:rFonts w:ascii="Times New Roman" w:hAnsi="Times New Roman" w:cs="Times New Roman"/>
            <w:sz w:val="24"/>
            <w:szCs w:val="24"/>
          </w:rPr>
          <w:delText xml:space="preserve">EBS </w:delText>
        </w:r>
      </w:del>
      <w:del w:id="186" w:author="Jon.Richar" w:date="2023-11-02T13:46:00Z">
        <w:r w:rsidR="00CC280E" w:rsidDel="000A6E3D">
          <w:rPr>
            <w:rFonts w:ascii="Times New Roman" w:hAnsi="Times New Roman" w:cs="Times New Roman"/>
            <w:sz w:val="24"/>
            <w:szCs w:val="24"/>
          </w:rPr>
          <w:delText>CO</w:delText>
        </w:r>
      </w:del>
      <w:ins w:id="187" w:author="Jon.Richar" w:date="2023-11-02T15:22:00Z">
        <w:r w:rsidR="00291C12">
          <w:rPr>
            <w:rFonts w:ascii="Times New Roman" w:hAnsi="Times New Roman" w:cs="Times New Roman"/>
            <w:sz w:val="24"/>
            <w:szCs w:val="24"/>
          </w:rPr>
          <w:t>EBS SNC</w:t>
        </w:r>
      </w:ins>
      <w:r w:rsidR="00CC280E">
        <w:rPr>
          <w:rFonts w:ascii="Times New Roman" w:hAnsi="Times New Roman" w:cs="Times New Roman"/>
          <w:sz w:val="24"/>
          <w:szCs w:val="24"/>
        </w:rPr>
        <w:t xml:space="preserve">, effects of clutch size </w:t>
      </w:r>
      <w:r w:rsidR="002B12F7">
        <w:rPr>
          <w:rFonts w:ascii="Times New Roman" w:hAnsi="Times New Roman" w:cs="Times New Roman"/>
          <w:sz w:val="24"/>
          <w:szCs w:val="24"/>
        </w:rPr>
        <w:t xml:space="preserve">(CS) </w:t>
      </w:r>
      <w:r w:rsidR="00CC280E">
        <w:rPr>
          <w:rFonts w:ascii="Times New Roman" w:hAnsi="Times New Roman" w:cs="Times New Roman"/>
          <w:sz w:val="24"/>
          <w:szCs w:val="24"/>
        </w:rPr>
        <w:t xml:space="preserve">on the size-weight relationship within shell condition categories were also considered. </w:t>
      </w:r>
      <w:r w:rsidR="00934020">
        <w:rPr>
          <w:rFonts w:ascii="Times New Roman" w:hAnsi="Times New Roman" w:cs="Times New Roman"/>
          <w:sz w:val="24"/>
          <w:szCs w:val="24"/>
        </w:rPr>
        <w:t>In addition,</w:t>
      </w:r>
      <w:r w:rsidR="008D7036">
        <w:rPr>
          <w:rFonts w:ascii="Times New Roman" w:hAnsi="Times New Roman" w:cs="Times New Roman"/>
          <w:sz w:val="24"/>
          <w:szCs w:val="24"/>
        </w:rPr>
        <w:t xml:space="preserve"> the </w:t>
      </w:r>
      <w:r>
        <w:rPr>
          <w:rFonts w:ascii="Times New Roman" w:hAnsi="Times New Roman" w:cs="Times New Roman"/>
          <w:sz w:val="24"/>
          <w:szCs w:val="24"/>
        </w:rPr>
        <w:t xml:space="preserve">effects of temperature on 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in </w:t>
      </w:r>
      <w:r w:rsidR="008D7036">
        <w:rPr>
          <w:rFonts w:ascii="Times New Roman" w:hAnsi="Times New Roman" w:cs="Times New Roman"/>
          <w:sz w:val="24"/>
          <w:szCs w:val="24"/>
        </w:rPr>
        <w:t xml:space="preserve">new shell </w:t>
      </w:r>
      <w:r w:rsidR="00D843CA">
        <w:rPr>
          <w:rFonts w:ascii="Times New Roman" w:hAnsi="Times New Roman" w:cs="Times New Roman"/>
          <w:sz w:val="24"/>
          <w:szCs w:val="24"/>
        </w:rPr>
        <w:t xml:space="preserve">male and female </w:t>
      </w:r>
      <w:r w:rsidR="00934020">
        <w:rPr>
          <w:rFonts w:ascii="Times New Roman" w:hAnsi="Times New Roman" w:cs="Times New Roman"/>
          <w:sz w:val="24"/>
          <w:szCs w:val="24"/>
        </w:rPr>
        <w:t xml:space="preserve">BBRKC, </w:t>
      </w:r>
      <w:del w:id="188" w:author="Jon.Richar" w:date="2023-11-02T15:22:00Z">
        <w:r w:rsidR="00934020" w:rsidDel="00291C12">
          <w:rPr>
            <w:rFonts w:ascii="Times New Roman" w:hAnsi="Times New Roman" w:cs="Times New Roman"/>
            <w:sz w:val="24"/>
            <w:szCs w:val="24"/>
          </w:rPr>
          <w:delText xml:space="preserve">EBS </w:delText>
        </w:r>
      </w:del>
      <w:del w:id="189" w:author="Jon.Richar" w:date="2023-11-02T13:46:00Z">
        <w:r w:rsidR="00934020" w:rsidDel="000A6E3D">
          <w:rPr>
            <w:rFonts w:ascii="Times New Roman" w:hAnsi="Times New Roman" w:cs="Times New Roman"/>
            <w:sz w:val="24"/>
            <w:szCs w:val="24"/>
          </w:rPr>
          <w:delText>CO</w:delText>
        </w:r>
      </w:del>
      <w:ins w:id="190" w:author="Jon.Richar" w:date="2023-11-02T15:22:00Z">
        <w:r w:rsidR="00291C12">
          <w:rPr>
            <w:rFonts w:ascii="Times New Roman" w:hAnsi="Times New Roman" w:cs="Times New Roman"/>
            <w:sz w:val="24"/>
            <w:szCs w:val="24"/>
          </w:rPr>
          <w:t>EBS SNC</w:t>
        </w:r>
      </w:ins>
      <w:del w:id="191" w:author="Jon.Richar" w:date="2023-11-02T13:46:00Z">
        <w:r w:rsidR="00934020" w:rsidDel="000A6E3D">
          <w:rPr>
            <w:rFonts w:ascii="Times New Roman" w:hAnsi="Times New Roman" w:cs="Times New Roman"/>
            <w:sz w:val="24"/>
            <w:szCs w:val="24"/>
          </w:rPr>
          <w:delText xml:space="preserve"> </w:delText>
        </w:r>
      </w:del>
      <w:ins w:id="192" w:author="Jon.Richar" w:date="2023-11-02T13:46:00Z">
        <w:r w:rsidR="000A6E3D">
          <w:rPr>
            <w:rFonts w:ascii="Times New Roman" w:hAnsi="Times New Roman" w:cs="Times New Roman"/>
            <w:sz w:val="24"/>
            <w:szCs w:val="24"/>
          </w:rPr>
          <w:t xml:space="preserve"> </w:t>
        </w:r>
      </w:ins>
      <w:r w:rsidR="00934020">
        <w:rPr>
          <w:rFonts w:ascii="Times New Roman" w:hAnsi="Times New Roman" w:cs="Times New Roman"/>
          <w:sz w:val="24"/>
          <w:szCs w:val="24"/>
        </w:rPr>
        <w:t xml:space="preserve">and </w:t>
      </w:r>
      <w:del w:id="193" w:author="Jon.Richar" w:date="2023-11-02T15:23:00Z">
        <w:r w:rsidR="00934020" w:rsidDel="00291C12">
          <w:rPr>
            <w:rFonts w:ascii="Times New Roman" w:hAnsi="Times New Roman" w:cs="Times New Roman"/>
            <w:sz w:val="24"/>
            <w:szCs w:val="24"/>
          </w:rPr>
          <w:delText xml:space="preserve">EBS </w:delText>
        </w:r>
      </w:del>
      <w:del w:id="194" w:author="Jon.Richar" w:date="2023-11-02T13:46:00Z">
        <w:r w:rsidR="00934020" w:rsidDel="000A6E3D">
          <w:rPr>
            <w:rFonts w:ascii="Times New Roman" w:hAnsi="Times New Roman" w:cs="Times New Roman"/>
            <w:sz w:val="24"/>
            <w:szCs w:val="24"/>
          </w:rPr>
          <w:delText>CB</w:delText>
        </w:r>
      </w:del>
      <w:ins w:id="195" w:author="Jon.Richar" w:date="2023-11-02T15:23:00Z">
        <w:r w:rsidR="00291C12">
          <w:rPr>
            <w:rFonts w:ascii="Times New Roman" w:hAnsi="Times New Roman" w:cs="Times New Roman"/>
            <w:sz w:val="24"/>
            <w:szCs w:val="24"/>
          </w:rPr>
          <w:t>EBS TC</w:t>
        </w:r>
      </w:ins>
      <w:del w:id="196" w:author="Jon.Richar" w:date="2023-11-02T13:46:00Z">
        <w:r w:rsidR="00934020" w:rsidDel="000A6E3D">
          <w:rPr>
            <w:rFonts w:ascii="Times New Roman" w:hAnsi="Times New Roman" w:cs="Times New Roman"/>
            <w:sz w:val="24"/>
            <w:szCs w:val="24"/>
          </w:rPr>
          <w:delText xml:space="preserve"> </w:delText>
        </w:r>
      </w:del>
      <w:ins w:id="197" w:author="Jon.Richar" w:date="2023-11-02T13:46:00Z">
        <w:r w:rsidR="000A6E3D">
          <w:rPr>
            <w:rFonts w:ascii="Times New Roman" w:hAnsi="Times New Roman" w:cs="Times New Roman"/>
            <w:sz w:val="24"/>
            <w:szCs w:val="24"/>
          </w:rPr>
          <w:t xml:space="preserve"> </w:t>
        </w:r>
      </w:ins>
      <w:r w:rsidR="00934020">
        <w:rPr>
          <w:rFonts w:ascii="Times New Roman" w:hAnsi="Times New Roman" w:cs="Times New Roman"/>
          <w:sz w:val="24"/>
          <w:szCs w:val="24"/>
        </w:rPr>
        <w:t xml:space="preserve">is investigated. Finally, size-weight models are </w:t>
      </w:r>
      <w:del w:id="198" w:author="Chris.Long" w:date="2023-07-05T10:40:00Z">
        <w:r w:rsidR="00934020" w:rsidDel="001F1F73">
          <w:rPr>
            <w:rFonts w:ascii="Times New Roman" w:hAnsi="Times New Roman" w:cs="Times New Roman"/>
            <w:sz w:val="24"/>
            <w:szCs w:val="24"/>
          </w:rPr>
          <w:delText xml:space="preserve">created </w:delText>
        </w:r>
      </w:del>
      <w:ins w:id="199" w:author="Chris.Long" w:date="2023-07-05T10:40:00Z">
        <w:r w:rsidR="001F1F73">
          <w:rPr>
            <w:rFonts w:ascii="Times New Roman" w:hAnsi="Times New Roman" w:cs="Times New Roman"/>
            <w:sz w:val="24"/>
            <w:szCs w:val="24"/>
          </w:rPr>
          <w:t xml:space="preserve">fit </w:t>
        </w:r>
      </w:ins>
      <w:r w:rsidR="00934020">
        <w:rPr>
          <w:rFonts w:ascii="Times New Roman" w:hAnsi="Times New Roman" w:cs="Times New Roman"/>
          <w:sz w:val="24"/>
          <w:szCs w:val="24"/>
        </w:rPr>
        <w:t>for</w:t>
      </w:r>
      <w:r w:rsidR="001C4D65">
        <w:rPr>
          <w:rFonts w:ascii="Times New Roman" w:hAnsi="Times New Roman" w:cs="Times New Roman"/>
          <w:sz w:val="24"/>
          <w:szCs w:val="24"/>
        </w:rPr>
        <w:t xml:space="preserve"> Norton Sound red king crab (N</w:t>
      </w:r>
      <w:ins w:id="200" w:author="Jon.Richar" w:date="2023-11-08T15:57:00Z">
        <w:r w:rsidR="00237CC3">
          <w:rPr>
            <w:rFonts w:ascii="Times New Roman" w:hAnsi="Times New Roman" w:cs="Times New Roman"/>
            <w:sz w:val="24"/>
            <w:szCs w:val="24"/>
          </w:rPr>
          <w:t>RTN</w:t>
        </w:r>
      </w:ins>
      <w:del w:id="201" w:author="Jon.Richar" w:date="2023-11-08T15:57:00Z">
        <w:r w:rsidR="001C4D65" w:rsidDel="00237CC3">
          <w:rPr>
            <w:rFonts w:ascii="Times New Roman" w:hAnsi="Times New Roman" w:cs="Times New Roman"/>
            <w:sz w:val="24"/>
            <w:szCs w:val="24"/>
          </w:rPr>
          <w:delText>S</w:delText>
        </w:r>
      </w:del>
      <w:r w:rsidR="00986DC2">
        <w:rPr>
          <w:rFonts w:ascii="Times New Roman" w:hAnsi="Times New Roman" w:cs="Times New Roman"/>
          <w:sz w:val="24"/>
          <w:szCs w:val="24"/>
        </w:rPr>
        <w:t xml:space="preserve"> </w:t>
      </w:r>
      <w:r w:rsidR="00934020">
        <w:rPr>
          <w:rFonts w:ascii="Times New Roman" w:hAnsi="Times New Roman" w:cs="Times New Roman"/>
          <w:sz w:val="24"/>
          <w:szCs w:val="24"/>
        </w:rPr>
        <w:t xml:space="preserve">RKC), Northern Bering Sea blue king crab (NBS BKC) and Northern Bering Sea </w:t>
      </w:r>
      <w:del w:id="202" w:author="Jon.Richar" w:date="2023-11-02T13:46:00Z">
        <w:r w:rsidR="00934020" w:rsidRPr="00AF45C9" w:rsidDel="000A6E3D">
          <w:rPr>
            <w:rFonts w:ascii="Times New Roman" w:hAnsi="Times New Roman" w:cs="Times New Roman"/>
            <w:i/>
            <w:sz w:val="24"/>
            <w:szCs w:val="24"/>
          </w:rPr>
          <w:delText xml:space="preserve">C. </w:delText>
        </w:r>
        <w:r w:rsidR="00934020" w:rsidRPr="000A6E3D" w:rsidDel="000A6E3D">
          <w:rPr>
            <w:rFonts w:ascii="Times New Roman" w:hAnsi="Times New Roman" w:cs="Times New Roman"/>
            <w:sz w:val="24"/>
            <w:szCs w:val="24"/>
            <w:rPrChange w:id="203" w:author="Jon.Richar" w:date="2023-11-02T13:46:00Z">
              <w:rPr>
                <w:rFonts w:ascii="Times New Roman" w:hAnsi="Times New Roman" w:cs="Times New Roman"/>
                <w:i/>
                <w:sz w:val="24"/>
                <w:szCs w:val="24"/>
              </w:rPr>
            </w:rPrChange>
          </w:rPr>
          <w:delText>opilio</w:delText>
        </w:r>
      </w:del>
      <w:ins w:id="204" w:author="Jon.Richar" w:date="2023-11-02T13:46:00Z">
        <w:r w:rsidR="000A6E3D" w:rsidRPr="000A6E3D">
          <w:rPr>
            <w:rFonts w:ascii="Times New Roman" w:hAnsi="Times New Roman" w:cs="Times New Roman"/>
            <w:sz w:val="24"/>
            <w:szCs w:val="24"/>
            <w:rPrChange w:id="205" w:author="Jon.Richar" w:date="2023-11-02T13:46:00Z">
              <w:rPr>
                <w:rFonts w:ascii="Times New Roman" w:hAnsi="Times New Roman" w:cs="Times New Roman"/>
                <w:i/>
                <w:sz w:val="24"/>
                <w:szCs w:val="24"/>
              </w:rPr>
            </w:rPrChange>
          </w:rPr>
          <w:t>snow crab</w:t>
        </w:r>
      </w:ins>
      <w:r w:rsidR="00934020">
        <w:rPr>
          <w:rFonts w:ascii="Times New Roman" w:hAnsi="Times New Roman" w:cs="Times New Roman"/>
          <w:sz w:val="24"/>
          <w:szCs w:val="24"/>
        </w:rPr>
        <w:t xml:space="preserve"> </w:t>
      </w:r>
      <w:r w:rsidR="001C4D65">
        <w:rPr>
          <w:rFonts w:ascii="Times New Roman" w:hAnsi="Times New Roman" w:cs="Times New Roman"/>
          <w:sz w:val="24"/>
          <w:szCs w:val="24"/>
        </w:rPr>
        <w:t xml:space="preserve">(NBS </w:t>
      </w:r>
      <w:ins w:id="206" w:author="Jon.Richar" w:date="2023-11-02T13:51:00Z">
        <w:r w:rsidR="000A6E3D">
          <w:rPr>
            <w:rFonts w:ascii="Times New Roman" w:hAnsi="Times New Roman" w:cs="Times New Roman"/>
            <w:sz w:val="24"/>
            <w:szCs w:val="24"/>
          </w:rPr>
          <w:t>S</w:t>
        </w:r>
      </w:ins>
      <w:ins w:id="207" w:author="Jon.Richar" w:date="2023-11-02T15:03:00Z">
        <w:r w:rsidR="00DF776C">
          <w:rPr>
            <w:rFonts w:ascii="Times New Roman" w:hAnsi="Times New Roman" w:cs="Times New Roman"/>
            <w:sz w:val="24"/>
            <w:szCs w:val="24"/>
          </w:rPr>
          <w:t>N</w:t>
        </w:r>
      </w:ins>
      <w:ins w:id="208" w:author="Jon.Richar" w:date="2023-11-02T13:51:00Z">
        <w:r w:rsidR="000A6E3D">
          <w:rPr>
            <w:rFonts w:ascii="Times New Roman" w:hAnsi="Times New Roman" w:cs="Times New Roman"/>
            <w:sz w:val="24"/>
            <w:szCs w:val="24"/>
          </w:rPr>
          <w:t>C</w:t>
        </w:r>
      </w:ins>
      <w:del w:id="209" w:author="Jon.Richar" w:date="2023-11-02T13:51:00Z">
        <w:r w:rsidR="001C4D65" w:rsidDel="000A6E3D">
          <w:rPr>
            <w:rFonts w:ascii="Times New Roman" w:hAnsi="Times New Roman" w:cs="Times New Roman"/>
            <w:sz w:val="24"/>
            <w:szCs w:val="24"/>
          </w:rPr>
          <w:delText>CO</w:delText>
        </w:r>
      </w:del>
      <w:r w:rsidR="001C4D65">
        <w:rPr>
          <w:rFonts w:ascii="Times New Roman" w:hAnsi="Times New Roman" w:cs="Times New Roman"/>
          <w:sz w:val="24"/>
          <w:szCs w:val="24"/>
        </w:rPr>
        <w:t xml:space="preserve">) </w:t>
      </w:r>
      <w:del w:id="210" w:author="Chris.Long" w:date="2023-07-05T10:41:00Z">
        <w:r w:rsidR="00934020" w:rsidDel="001F1F73">
          <w:rPr>
            <w:rFonts w:ascii="Times New Roman" w:hAnsi="Times New Roman" w:cs="Times New Roman"/>
            <w:sz w:val="24"/>
            <w:szCs w:val="24"/>
          </w:rPr>
          <w:delText>for the purpose of</w:delText>
        </w:r>
      </w:del>
      <w:ins w:id="211" w:author="Chris.Long" w:date="2023-07-05T10:41:00Z">
        <w:r w:rsidR="001F1F73">
          <w:rPr>
            <w:rFonts w:ascii="Times New Roman" w:hAnsi="Times New Roman" w:cs="Times New Roman"/>
            <w:sz w:val="24"/>
            <w:szCs w:val="24"/>
          </w:rPr>
          <w:t>to</w:t>
        </w:r>
      </w:ins>
      <w:r w:rsidR="00934020">
        <w:rPr>
          <w:rFonts w:ascii="Times New Roman" w:hAnsi="Times New Roman" w:cs="Times New Roman"/>
          <w:sz w:val="24"/>
          <w:szCs w:val="24"/>
        </w:rPr>
        <w:t xml:space="preserve"> </w:t>
      </w:r>
      <w:del w:id="212" w:author="Chris.Long" w:date="2023-07-05T10:41:00Z">
        <w:r w:rsidR="00934020" w:rsidDel="001F1F73">
          <w:rPr>
            <w:rFonts w:ascii="Times New Roman" w:hAnsi="Times New Roman" w:cs="Times New Roman"/>
            <w:sz w:val="24"/>
            <w:szCs w:val="24"/>
          </w:rPr>
          <w:delText xml:space="preserve">evaluating </w:delText>
        </w:r>
      </w:del>
      <w:ins w:id="213" w:author="Chris.Long" w:date="2023-07-05T10:41:00Z">
        <w:r w:rsidR="001F1F73">
          <w:rPr>
            <w:rFonts w:ascii="Times New Roman" w:hAnsi="Times New Roman" w:cs="Times New Roman"/>
            <w:sz w:val="24"/>
            <w:szCs w:val="24"/>
          </w:rPr>
          <w:t xml:space="preserve">evaluate </w:t>
        </w:r>
      </w:ins>
      <w:r w:rsidR="00934020">
        <w:rPr>
          <w:rFonts w:ascii="Times New Roman" w:hAnsi="Times New Roman" w:cs="Times New Roman"/>
          <w:sz w:val="24"/>
          <w:szCs w:val="24"/>
        </w:rPr>
        <w:t xml:space="preserve">regional differences </w:t>
      </w:r>
      <w:del w:id="214" w:author="Chris.Long" w:date="2023-07-05T10:43:00Z">
        <w:r w:rsidR="00934020" w:rsidDel="001F1F73">
          <w:rPr>
            <w:rFonts w:ascii="Times New Roman" w:hAnsi="Times New Roman" w:cs="Times New Roman"/>
            <w:sz w:val="24"/>
            <w:szCs w:val="24"/>
          </w:rPr>
          <w:delText xml:space="preserve">that arise in this relationship </w:delText>
        </w:r>
      </w:del>
      <w:r w:rsidR="00934020">
        <w:rPr>
          <w:rFonts w:ascii="Times New Roman" w:hAnsi="Times New Roman" w:cs="Times New Roman"/>
          <w:sz w:val="24"/>
          <w:szCs w:val="24"/>
        </w:rPr>
        <w:t xml:space="preserve">between these stocks and their </w:t>
      </w:r>
      <w:del w:id="215" w:author="Jon.Richar" w:date="2023-11-02T15:22:00Z">
        <w:r w:rsidR="00934020" w:rsidDel="00291C12">
          <w:rPr>
            <w:rFonts w:ascii="Times New Roman" w:hAnsi="Times New Roman" w:cs="Times New Roman"/>
            <w:sz w:val="24"/>
            <w:szCs w:val="24"/>
          </w:rPr>
          <w:delText>EBS co</w:delText>
        </w:r>
      </w:del>
      <w:ins w:id="216" w:author="Jon.Richar" w:date="2023-11-02T15:22:00Z">
        <w:r w:rsidR="00791838">
          <w:rPr>
            <w:rFonts w:ascii="Times New Roman" w:hAnsi="Times New Roman" w:cs="Times New Roman"/>
            <w:sz w:val="24"/>
            <w:szCs w:val="24"/>
          </w:rPr>
          <w:t>EBS co</w:t>
        </w:r>
      </w:ins>
      <w:r w:rsidR="00934020">
        <w:rPr>
          <w:rFonts w:ascii="Times New Roman" w:hAnsi="Times New Roman" w:cs="Times New Roman"/>
          <w:sz w:val="24"/>
          <w:szCs w:val="24"/>
        </w:rPr>
        <w:t>unterparts.</w:t>
      </w:r>
    </w:p>
    <w:p w14:paraId="1D997B1E" w14:textId="77777777" w:rsidR="00A93682" w:rsidRPr="005D1B81"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lastRenderedPageBreak/>
        <w:t>Methods</w:t>
      </w:r>
    </w:p>
    <w:p w14:paraId="0A4CC2E8" w14:textId="216C4939" w:rsidR="0097307E" w:rsidRDefault="00545A8B" w:rsidP="000E10B0">
      <w:pPr>
        <w:spacing w:after="0" w:line="480" w:lineRule="auto"/>
        <w:ind w:firstLine="720"/>
        <w:rPr>
          <w:ins w:id="217" w:author="Jon.Richar" w:date="2024-02-08T16:18:00Z"/>
          <w:rFonts w:ascii="Times New Roman" w:hAnsi="Times New Roman" w:cs="Times New Roman"/>
          <w:sz w:val="24"/>
          <w:szCs w:val="24"/>
        </w:rPr>
      </w:pPr>
      <w:r>
        <w:rPr>
          <w:rFonts w:ascii="Times New Roman" w:hAnsi="Times New Roman" w:cs="Times New Roman"/>
          <w:sz w:val="24"/>
          <w:szCs w:val="24"/>
        </w:rPr>
        <w:t>For the greater EBS region, c</w:t>
      </w:r>
      <w:r w:rsidR="00632A79">
        <w:rPr>
          <w:rFonts w:ascii="Times New Roman" w:hAnsi="Times New Roman" w:cs="Times New Roman"/>
          <w:sz w:val="24"/>
          <w:szCs w:val="24"/>
        </w:rPr>
        <w:t>rab</w:t>
      </w:r>
      <w:r w:rsidR="00FB77DD">
        <w:rPr>
          <w:rFonts w:ascii="Times New Roman" w:hAnsi="Times New Roman" w:cs="Times New Roman"/>
          <w:sz w:val="24"/>
          <w:szCs w:val="24"/>
        </w:rPr>
        <w:t xml:space="preserve"> were sampled during summer bottom trawl surveys conducted by the Alaska Fisheries Science Center</w:t>
      </w:r>
      <w:r w:rsidR="00B97BE2">
        <w:rPr>
          <w:rFonts w:ascii="Times New Roman" w:hAnsi="Times New Roman" w:cs="Times New Roman"/>
          <w:sz w:val="24"/>
          <w:szCs w:val="24"/>
        </w:rPr>
        <w:t xml:space="preserve"> during June-August in the years 2000-2019, though </w:t>
      </w:r>
      <w:r w:rsidR="00A31E68">
        <w:rPr>
          <w:rFonts w:ascii="Times New Roman" w:hAnsi="Times New Roman" w:cs="Times New Roman"/>
          <w:sz w:val="24"/>
          <w:szCs w:val="24"/>
        </w:rPr>
        <w:t xml:space="preserve">there </w:t>
      </w:r>
      <w:r w:rsidR="00D803C6">
        <w:rPr>
          <w:rFonts w:ascii="Times New Roman" w:hAnsi="Times New Roman" w:cs="Times New Roman"/>
          <w:sz w:val="24"/>
          <w:szCs w:val="24"/>
        </w:rPr>
        <w:t xml:space="preserve">were </w:t>
      </w:r>
      <w:r w:rsidR="00A31E68">
        <w:rPr>
          <w:rFonts w:ascii="Times New Roman" w:hAnsi="Times New Roman" w:cs="Times New Roman"/>
          <w:sz w:val="24"/>
          <w:szCs w:val="24"/>
        </w:rPr>
        <w:t xml:space="preserve">inconsistencies in sampling effort, and </w:t>
      </w:r>
      <w:r w:rsidR="00B97BE2">
        <w:rPr>
          <w:rFonts w:ascii="Times New Roman" w:hAnsi="Times New Roman" w:cs="Times New Roman"/>
          <w:sz w:val="24"/>
          <w:szCs w:val="24"/>
        </w:rPr>
        <w:t xml:space="preserve">weights were not taken during all years </w:t>
      </w:r>
      <w:ins w:id="218" w:author="Chris.Long" w:date="2023-07-05T11:05:00Z">
        <w:r w:rsidR="00852FCC">
          <w:rPr>
            <w:rFonts w:ascii="Times New Roman" w:hAnsi="Times New Roman" w:cs="Times New Roman"/>
            <w:sz w:val="24"/>
            <w:szCs w:val="24"/>
          </w:rPr>
          <w:t xml:space="preserve">for every species </w:t>
        </w:r>
      </w:ins>
      <w:r w:rsidR="00B97BE2">
        <w:rPr>
          <w:rFonts w:ascii="Times New Roman" w:hAnsi="Times New Roman" w:cs="Times New Roman"/>
          <w:sz w:val="24"/>
          <w:szCs w:val="24"/>
        </w:rPr>
        <w:t>in this series (Table</w:t>
      </w:r>
      <w:r w:rsidR="00E87134">
        <w:rPr>
          <w:rFonts w:ascii="Times New Roman" w:hAnsi="Times New Roman" w:cs="Times New Roman"/>
          <w:sz w:val="24"/>
          <w:szCs w:val="24"/>
        </w:rPr>
        <w:t>s</w:t>
      </w:r>
      <w:r w:rsidR="00B97BE2">
        <w:rPr>
          <w:rFonts w:ascii="Times New Roman" w:hAnsi="Times New Roman" w:cs="Times New Roman"/>
          <w:sz w:val="24"/>
          <w:szCs w:val="24"/>
        </w:rPr>
        <w:t xml:space="preserve"> 1</w:t>
      </w:r>
      <w:r w:rsidR="00E87134">
        <w:rPr>
          <w:rFonts w:ascii="Times New Roman" w:hAnsi="Times New Roman" w:cs="Times New Roman"/>
          <w:sz w:val="24"/>
          <w:szCs w:val="24"/>
        </w:rPr>
        <w:t>, 2</w:t>
      </w:r>
      <w:r w:rsidR="00A327CF">
        <w:rPr>
          <w:rFonts w:ascii="Times New Roman" w:hAnsi="Times New Roman" w:cs="Times New Roman"/>
          <w:sz w:val="24"/>
          <w:szCs w:val="24"/>
        </w:rPr>
        <w:t>, 3</w:t>
      </w:r>
      <w:r w:rsidR="00B97BE2">
        <w:rPr>
          <w:rFonts w:ascii="Times New Roman" w:hAnsi="Times New Roman" w:cs="Times New Roman"/>
          <w:sz w:val="24"/>
          <w:szCs w:val="24"/>
        </w:rPr>
        <w:t>).</w:t>
      </w:r>
      <w:r>
        <w:rPr>
          <w:rFonts w:ascii="Times New Roman" w:hAnsi="Times New Roman" w:cs="Times New Roman"/>
          <w:sz w:val="24"/>
          <w:szCs w:val="24"/>
        </w:rPr>
        <w:t xml:space="preserve"> For the NBS, crab were sampled in August-September </w:t>
      </w:r>
      <w:del w:id="219" w:author="Jon.Richar" w:date="2024-02-08T16:29:00Z">
        <w:r w:rsidDel="006D5C7E">
          <w:rPr>
            <w:rFonts w:ascii="Times New Roman" w:hAnsi="Times New Roman" w:cs="Times New Roman"/>
            <w:sz w:val="24"/>
            <w:szCs w:val="24"/>
          </w:rPr>
          <w:delText xml:space="preserve">for </w:delText>
        </w:r>
      </w:del>
      <w:ins w:id="220" w:author="Jon.Richar" w:date="2024-02-08T16:29:00Z">
        <w:r w:rsidR="006D5C7E">
          <w:rPr>
            <w:rFonts w:ascii="Times New Roman" w:hAnsi="Times New Roman" w:cs="Times New Roman"/>
            <w:sz w:val="24"/>
            <w:szCs w:val="24"/>
          </w:rPr>
          <w:t xml:space="preserve">during </w:t>
        </w:r>
      </w:ins>
      <w:r>
        <w:rPr>
          <w:rFonts w:ascii="Times New Roman" w:hAnsi="Times New Roman" w:cs="Times New Roman"/>
          <w:sz w:val="24"/>
          <w:szCs w:val="24"/>
        </w:rPr>
        <w:t xml:space="preserve">the years 2010, 2017-2019, and 2021-2022. </w:t>
      </w:r>
      <w:r w:rsidR="00A31E68">
        <w:rPr>
          <w:rFonts w:ascii="Times New Roman" w:hAnsi="Times New Roman" w:cs="Times New Roman"/>
          <w:sz w:val="24"/>
          <w:szCs w:val="24"/>
        </w:rPr>
        <w:t xml:space="preserve"> </w:t>
      </w:r>
    </w:p>
    <w:p w14:paraId="6F355940" w14:textId="71C10149" w:rsidR="00141028" w:rsidRDefault="00141028" w:rsidP="000E10B0">
      <w:pPr>
        <w:spacing w:after="0" w:line="480" w:lineRule="auto"/>
        <w:ind w:firstLine="720"/>
        <w:rPr>
          <w:ins w:id="221" w:author="Jon.Richar" w:date="2024-02-08T16:20:00Z"/>
          <w:rFonts w:ascii="Times New Roman" w:hAnsi="Times New Roman" w:cs="Times New Roman"/>
          <w:sz w:val="24"/>
          <w:szCs w:val="24"/>
        </w:rPr>
      </w:pPr>
      <w:del w:id="222" w:author="Jon.Richar" w:date="2024-02-08T16:18:00Z">
        <w:r w:rsidDel="0097307E">
          <w:rPr>
            <w:rFonts w:ascii="Times New Roman" w:hAnsi="Times New Roman" w:cs="Times New Roman"/>
            <w:sz w:val="24"/>
            <w:szCs w:val="24"/>
          </w:rPr>
          <w:delText>F</w:delText>
        </w:r>
        <w:r w:rsidR="000E7D5F" w:rsidDel="0097307E">
          <w:rPr>
            <w:rFonts w:ascii="Times New Roman" w:hAnsi="Times New Roman" w:cs="Times New Roman"/>
            <w:sz w:val="24"/>
            <w:szCs w:val="24"/>
          </w:rPr>
          <w:delText>or thermal-regime based models</w:delText>
        </w:r>
        <w:r w:rsidDel="0097307E">
          <w:rPr>
            <w:rFonts w:ascii="Times New Roman" w:hAnsi="Times New Roman" w:cs="Times New Roman"/>
            <w:sz w:val="24"/>
            <w:szCs w:val="24"/>
          </w:rPr>
          <w:delText xml:space="preserve">, years were classed as </w:delText>
        </w:r>
        <w:r w:rsidR="000E7D5F" w:rsidDel="0097307E">
          <w:rPr>
            <w:rFonts w:ascii="Times New Roman" w:hAnsi="Times New Roman" w:cs="Times New Roman"/>
            <w:sz w:val="24"/>
            <w:szCs w:val="24"/>
          </w:rPr>
          <w:delText>being “</w:delText>
        </w:r>
        <w:r w:rsidDel="0097307E">
          <w:rPr>
            <w:rFonts w:ascii="Times New Roman" w:hAnsi="Times New Roman" w:cs="Times New Roman"/>
            <w:sz w:val="24"/>
            <w:szCs w:val="24"/>
          </w:rPr>
          <w:delText>warm</w:delText>
        </w:r>
        <w:r w:rsidR="000E7D5F" w:rsidDel="0097307E">
          <w:rPr>
            <w:rFonts w:ascii="Times New Roman" w:hAnsi="Times New Roman" w:cs="Times New Roman"/>
            <w:sz w:val="24"/>
            <w:szCs w:val="24"/>
          </w:rPr>
          <w:delText>”</w:delText>
        </w:r>
        <w:r w:rsidDel="0097307E">
          <w:rPr>
            <w:rFonts w:ascii="Times New Roman" w:hAnsi="Times New Roman" w:cs="Times New Roman"/>
            <w:sz w:val="24"/>
            <w:szCs w:val="24"/>
          </w:rPr>
          <w:delText xml:space="preserve"> or </w:delText>
        </w:r>
        <w:r w:rsidR="000E7D5F" w:rsidDel="0097307E">
          <w:rPr>
            <w:rFonts w:ascii="Times New Roman" w:hAnsi="Times New Roman" w:cs="Times New Roman"/>
            <w:sz w:val="24"/>
            <w:szCs w:val="24"/>
          </w:rPr>
          <w:delText>“</w:delText>
        </w:r>
        <w:r w:rsidDel="0097307E">
          <w:rPr>
            <w:rFonts w:ascii="Times New Roman" w:hAnsi="Times New Roman" w:cs="Times New Roman"/>
            <w:sz w:val="24"/>
            <w:szCs w:val="24"/>
          </w:rPr>
          <w:delText>cold</w:delText>
        </w:r>
        <w:r w:rsidR="000E7D5F" w:rsidDel="0097307E">
          <w:rPr>
            <w:rFonts w:ascii="Times New Roman" w:hAnsi="Times New Roman" w:cs="Times New Roman"/>
            <w:sz w:val="24"/>
            <w:szCs w:val="24"/>
          </w:rPr>
          <w:delText>”</w:delText>
        </w:r>
        <w:r w:rsidDel="0097307E">
          <w:rPr>
            <w:rFonts w:ascii="Times New Roman" w:hAnsi="Times New Roman" w:cs="Times New Roman"/>
            <w:sz w:val="24"/>
            <w:szCs w:val="24"/>
          </w:rPr>
          <w:delText xml:space="preserve"> based on whether a retow was conducted for Bristol Bay red king crab. This is done in years when </w:delText>
        </w:r>
      </w:del>
      <w:del w:id="223" w:author="Jon.Richar" w:date="2023-11-02T15:03:00Z">
        <w:r w:rsidDel="00DF776C">
          <w:rPr>
            <w:rFonts w:ascii="Times New Roman" w:hAnsi="Times New Roman" w:cs="Times New Roman"/>
            <w:sz w:val="24"/>
            <w:szCs w:val="24"/>
          </w:rPr>
          <w:delText xml:space="preserve">cool </w:delText>
        </w:r>
      </w:del>
      <w:del w:id="224" w:author="Jon.Richar" w:date="2024-02-08T16:18:00Z">
        <w:r w:rsidDel="0097307E">
          <w:rPr>
            <w:rFonts w:ascii="Times New Roman" w:hAnsi="Times New Roman" w:cs="Times New Roman"/>
            <w:sz w:val="24"/>
            <w:szCs w:val="24"/>
          </w:rPr>
          <w:delText>conditions in Bristol Bay delay the female molt-mate cycle, such th</w:delText>
        </w:r>
        <w:r w:rsidR="00531F69" w:rsidDel="0097307E">
          <w:rPr>
            <w:rFonts w:ascii="Times New Roman" w:hAnsi="Times New Roman" w:cs="Times New Roman"/>
            <w:sz w:val="24"/>
            <w:szCs w:val="24"/>
          </w:rPr>
          <w:delText>at a significant proportion of the population</w:delText>
        </w:r>
        <w:r w:rsidDel="0097307E">
          <w:rPr>
            <w:rFonts w:ascii="Times New Roman" w:hAnsi="Times New Roman" w:cs="Times New Roman"/>
            <w:sz w:val="24"/>
            <w:szCs w:val="24"/>
          </w:rPr>
          <w:delText xml:space="preserve"> have not completed this life cycle event at the time of initial sampling in late May or early June</w:delText>
        </w:r>
        <w:r w:rsidR="00A327CF" w:rsidDel="0097307E">
          <w:rPr>
            <w:rFonts w:ascii="Times New Roman" w:hAnsi="Times New Roman" w:cs="Times New Roman"/>
            <w:sz w:val="24"/>
            <w:szCs w:val="24"/>
          </w:rPr>
          <w:delText xml:space="preserve"> (</w:delText>
        </w:r>
        <w:r w:rsidR="008C7BF1" w:rsidDel="0097307E">
          <w:rPr>
            <w:rFonts w:ascii="Times New Roman" w:hAnsi="Times New Roman" w:cs="Times New Roman"/>
            <w:sz w:val="24"/>
            <w:szCs w:val="24"/>
          </w:rPr>
          <w:delText xml:space="preserve">Zacher et al. 2023, </w:delText>
        </w:r>
        <w:r w:rsidR="00A327CF" w:rsidDel="0097307E">
          <w:rPr>
            <w:rFonts w:ascii="Times New Roman" w:hAnsi="Times New Roman" w:cs="Times New Roman"/>
            <w:sz w:val="24"/>
            <w:szCs w:val="24"/>
          </w:rPr>
          <w:delText>Table 1</w:delText>
        </w:r>
        <w:r w:rsidR="00426575" w:rsidDel="0097307E">
          <w:rPr>
            <w:rFonts w:ascii="Times New Roman" w:hAnsi="Times New Roman" w:cs="Times New Roman"/>
            <w:sz w:val="24"/>
            <w:szCs w:val="24"/>
          </w:rPr>
          <w:delText>)</w:delText>
        </w:r>
        <w:r w:rsidR="000E7D5F" w:rsidDel="0097307E">
          <w:rPr>
            <w:rFonts w:ascii="Times New Roman" w:hAnsi="Times New Roman" w:cs="Times New Roman"/>
            <w:sz w:val="24"/>
            <w:szCs w:val="24"/>
          </w:rPr>
          <w:delText>.</w:delText>
        </w:r>
      </w:del>
      <w:ins w:id="225" w:author="Jon.Richar" w:date="2024-02-08T16:18:00Z">
        <w:r w:rsidR="0097307E">
          <w:rPr>
            <w:rFonts w:ascii="Times New Roman" w:hAnsi="Times New Roman" w:cs="Times New Roman"/>
            <w:sz w:val="24"/>
            <w:szCs w:val="24"/>
          </w:rPr>
          <w:t>For temperature</w:t>
        </w:r>
      </w:ins>
      <w:ins w:id="226" w:author="Jon.Richar" w:date="2024-02-08T16:19:00Z">
        <w:r w:rsidR="0097307E">
          <w:rPr>
            <w:rFonts w:ascii="Times New Roman" w:hAnsi="Times New Roman" w:cs="Times New Roman"/>
            <w:sz w:val="24"/>
            <w:szCs w:val="24"/>
          </w:rPr>
          <w:t>-effect models</w:t>
        </w:r>
      </w:ins>
      <w:ins w:id="227" w:author="Jon.Richar" w:date="2024-02-08T16:18:00Z">
        <w:r w:rsidR="0097307E">
          <w:rPr>
            <w:rFonts w:ascii="Times New Roman" w:hAnsi="Times New Roman" w:cs="Times New Roman"/>
            <w:sz w:val="24"/>
            <w:szCs w:val="24"/>
          </w:rPr>
          <w:t xml:space="preserve">, station near bottom temperature (NBT) measurements were weighted by </w:t>
        </w:r>
      </w:ins>
      <w:ins w:id="228" w:author="Jon.Richar" w:date="2024-02-08T16:20:00Z">
        <w:r w:rsidR="0097307E">
          <w:rPr>
            <w:rFonts w:ascii="Times New Roman" w:hAnsi="Times New Roman" w:cs="Times New Roman"/>
            <w:sz w:val="24"/>
            <w:szCs w:val="24"/>
          </w:rPr>
          <w:t xml:space="preserve">station </w:t>
        </w:r>
      </w:ins>
      <w:ins w:id="229" w:author="Jon.Richar" w:date="2024-02-08T16:18:00Z">
        <w:r w:rsidR="0097307E">
          <w:rPr>
            <w:rFonts w:ascii="Times New Roman" w:hAnsi="Times New Roman" w:cs="Times New Roman"/>
            <w:sz w:val="24"/>
            <w:szCs w:val="24"/>
          </w:rPr>
          <w:t xml:space="preserve">catch-per-unit-effort </w:t>
        </w:r>
      </w:ins>
      <w:ins w:id="230" w:author="Jon.Richar" w:date="2024-02-08T16:19:00Z">
        <w:r w:rsidR="0097307E">
          <w:rPr>
            <w:rFonts w:ascii="Times New Roman" w:hAnsi="Times New Roman" w:cs="Times New Roman"/>
            <w:sz w:val="24"/>
            <w:szCs w:val="24"/>
          </w:rPr>
          <w:t>(C</w:t>
        </w:r>
      </w:ins>
      <w:ins w:id="231" w:author="Jon.Richar" w:date="2024-02-08T16:35:00Z">
        <w:r w:rsidR="004942BC">
          <w:rPr>
            <w:rFonts w:ascii="Times New Roman" w:hAnsi="Times New Roman" w:cs="Times New Roman"/>
            <w:sz w:val="24"/>
            <w:szCs w:val="24"/>
          </w:rPr>
          <w:t>+</w:t>
        </w:r>
      </w:ins>
      <w:ins w:id="232" w:author="Jon.Richar" w:date="2024-02-08T16:19:00Z">
        <w:r w:rsidR="0097307E">
          <w:rPr>
            <w:rFonts w:ascii="Times New Roman" w:hAnsi="Times New Roman" w:cs="Times New Roman"/>
            <w:sz w:val="24"/>
            <w:szCs w:val="24"/>
          </w:rPr>
          <w:t>PUE) separately for male and female crab</w:t>
        </w:r>
      </w:ins>
      <w:ins w:id="233" w:author="Jon.Richar" w:date="2024-02-08T16:20:00Z">
        <w:r w:rsidR="0097307E">
          <w:rPr>
            <w:rFonts w:ascii="Times New Roman" w:hAnsi="Times New Roman" w:cs="Times New Roman"/>
            <w:sz w:val="24"/>
            <w:szCs w:val="24"/>
          </w:rPr>
          <w:t xml:space="preserve"> as </w:t>
        </w:r>
      </w:ins>
    </w:p>
    <w:p w14:paraId="0F8D4081" w14:textId="11819630" w:rsidR="0097307E" w:rsidRDefault="00F201DC" w:rsidP="00F201DC">
      <w:pPr>
        <w:spacing w:after="0" w:line="480" w:lineRule="auto"/>
        <w:rPr>
          <w:ins w:id="234" w:author="Jon.Richar" w:date="2024-02-08T16:22:00Z"/>
          <w:rFonts w:ascii="Times New Roman" w:eastAsiaTheme="minorEastAsia" w:hAnsi="Times New Roman" w:cs="Times New Roman"/>
          <w:sz w:val="24"/>
          <w:szCs w:val="24"/>
        </w:rPr>
      </w:pPr>
      <w:ins w:id="235" w:author="Jon.Richar" w:date="2024-02-08T19:14:00Z">
        <w:r>
          <w:rPr>
            <w:rFonts w:ascii="Times New Roman" w:eastAsiaTheme="minorEastAsia" w:hAnsi="Times New Roman" w:cs="Times New Roman"/>
            <w:sz w:val="24"/>
            <w:szCs w:val="24"/>
          </w:rPr>
          <w:t>[1]</w:t>
        </w:r>
      </w:ins>
      <w:ins w:id="236" w:author="Jon.Richar" w:date="2024-02-08T19:15:00Z">
        <w:r>
          <w:rPr>
            <w:rFonts w:ascii="Times New Roman" w:eastAsiaTheme="minorEastAsia" w:hAnsi="Times New Roman" w:cs="Times New Roman"/>
            <w:sz w:val="24"/>
            <w:szCs w:val="24"/>
          </w:rPr>
          <w:tab/>
        </w:r>
      </w:ins>
      <w:ins w:id="237" w:author="Jon.Richar" w:date="2024-02-08T19:14:00Z">
        <w:r>
          <w:rPr>
            <w:rFonts w:ascii="Times New Roman" w:eastAsiaTheme="minorEastAsia" w:hAnsi="Times New Roman" w:cs="Times New Roman"/>
            <w:sz w:val="24"/>
            <w:szCs w:val="24"/>
          </w:rPr>
          <w:t xml:space="preserve"> </w:t>
        </w:r>
      </w:ins>
      <m:oMath>
        <m:sSub>
          <m:sSubPr>
            <m:ctrlPr>
              <w:ins w:id="238" w:author="Jon.Richar" w:date="2024-02-08T16:20:00Z">
                <w:rPr>
                  <w:rFonts w:ascii="Cambria Math" w:hAnsi="Cambria Math" w:cs="Times New Roman"/>
                  <w:i/>
                  <w:sz w:val="24"/>
                  <w:szCs w:val="24"/>
                </w:rPr>
              </w:ins>
            </m:ctrlPr>
          </m:sSubPr>
          <m:e>
            <m:r>
              <w:ins w:id="239" w:author="Jon.Richar" w:date="2024-02-08T16:20:00Z">
                <w:rPr>
                  <w:rFonts w:ascii="Cambria Math" w:hAnsi="Cambria Math" w:cs="Times New Roman"/>
                  <w:sz w:val="24"/>
                  <w:szCs w:val="24"/>
                </w:rPr>
                <m:t>T</m:t>
              </w:ins>
            </m:r>
          </m:e>
          <m:sub>
            <m:r>
              <w:ins w:id="240" w:author="Jon.Richar" w:date="2024-02-08T16:21:00Z">
                <w:rPr>
                  <w:rFonts w:ascii="Cambria Math" w:hAnsi="Cambria Math" w:cs="Times New Roman"/>
                  <w:sz w:val="24"/>
                  <w:szCs w:val="24"/>
                </w:rPr>
                <m:t>y</m:t>
              </w:ins>
            </m:r>
            <m:r>
              <w:ins w:id="241" w:author="Jon.Richar" w:date="2024-02-08T16:28:00Z">
                <w:rPr>
                  <w:rFonts w:ascii="Cambria Math" w:hAnsi="Cambria Math" w:cs="Times New Roman"/>
                  <w:sz w:val="24"/>
                  <w:szCs w:val="24"/>
                </w:rPr>
                <m:t>c</m:t>
              </w:ins>
            </m:r>
          </m:sub>
        </m:sSub>
        <m:r>
          <w:ins w:id="242" w:author="Jon.Richar" w:date="2024-02-08T16:20:00Z">
            <w:rPr>
              <w:rFonts w:ascii="Cambria Math" w:hAnsi="Cambria Math" w:cs="Times New Roman"/>
              <w:sz w:val="24"/>
              <w:szCs w:val="24"/>
            </w:rPr>
            <m:t>=</m:t>
          </w:ins>
        </m:r>
        <m:f>
          <m:fPr>
            <m:ctrlPr>
              <w:ins w:id="243" w:author="Jon.Richar" w:date="2024-02-08T16:20:00Z">
                <w:rPr>
                  <w:rFonts w:ascii="Cambria Math" w:hAnsi="Cambria Math" w:cs="Times New Roman"/>
                  <w:i/>
                  <w:sz w:val="24"/>
                  <w:szCs w:val="24"/>
                </w:rPr>
              </w:ins>
            </m:ctrlPr>
          </m:fPr>
          <m:num>
            <m:nary>
              <m:naryPr>
                <m:chr m:val="∑"/>
                <m:limLoc m:val="undOvr"/>
                <m:subHide m:val="1"/>
                <m:supHide m:val="1"/>
                <m:ctrlPr>
                  <w:ins w:id="244" w:author="Jon.Richar" w:date="2024-02-08T16:25:00Z">
                    <w:rPr>
                      <w:rFonts w:ascii="Cambria Math" w:hAnsi="Cambria Math" w:cs="Times New Roman"/>
                      <w:i/>
                      <w:sz w:val="24"/>
                      <w:szCs w:val="24"/>
                    </w:rPr>
                  </w:ins>
                </m:ctrlPr>
              </m:naryPr>
              <m:sub/>
              <m:sup/>
              <m:e>
                <m:sSub>
                  <m:sSubPr>
                    <m:ctrlPr>
                      <w:ins w:id="245" w:author="Jon.Richar" w:date="2024-02-08T16:25:00Z">
                        <w:rPr>
                          <w:rFonts w:ascii="Cambria Math" w:hAnsi="Cambria Math" w:cs="Times New Roman"/>
                          <w:i/>
                          <w:sz w:val="24"/>
                          <w:szCs w:val="24"/>
                        </w:rPr>
                      </w:ins>
                    </m:ctrlPr>
                  </m:sSubPr>
                  <m:e>
                    <m:r>
                      <w:ins w:id="246" w:author="Jon.Richar" w:date="2024-02-08T16:25:00Z">
                        <w:rPr>
                          <w:rFonts w:ascii="Cambria Math" w:hAnsi="Cambria Math" w:cs="Times New Roman"/>
                          <w:sz w:val="24"/>
                          <w:szCs w:val="24"/>
                        </w:rPr>
                        <m:t>NBT</m:t>
                      </w:ins>
                    </m:r>
                  </m:e>
                  <m:sub>
                    <m:r>
                      <w:ins w:id="247" w:author="Jon.Richar" w:date="2024-02-08T16:25:00Z">
                        <w:rPr>
                          <w:rFonts w:ascii="Cambria Math" w:hAnsi="Cambria Math" w:cs="Times New Roman"/>
                          <w:sz w:val="24"/>
                          <w:szCs w:val="24"/>
                        </w:rPr>
                        <m:t>iy</m:t>
                      </w:ins>
                    </m:r>
                  </m:sub>
                </m:sSub>
                <m:r>
                  <w:ins w:id="248" w:author="Jon.Richar" w:date="2024-02-08T16:25:00Z">
                    <w:rPr>
                      <w:rFonts w:ascii="Cambria Math" w:hAnsi="Cambria Math" w:cs="Times New Roman"/>
                      <w:sz w:val="24"/>
                      <w:szCs w:val="24"/>
                    </w:rPr>
                    <m:t>*</m:t>
                  </w:ins>
                </m:r>
                <m:sSub>
                  <m:sSubPr>
                    <m:ctrlPr>
                      <w:ins w:id="249" w:author="Jon.Richar" w:date="2024-02-08T16:25:00Z">
                        <w:rPr>
                          <w:rFonts w:ascii="Cambria Math" w:hAnsi="Cambria Math" w:cs="Times New Roman"/>
                          <w:i/>
                          <w:sz w:val="24"/>
                          <w:szCs w:val="24"/>
                        </w:rPr>
                      </w:ins>
                    </m:ctrlPr>
                  </m:sSubPr>
                  <m:e>
                    <m:r>
                      <w:ins w:id="250" w:author="Jon.Richar" w:date="2024-02-08T16:25:00Z">
                        <w:rPr>
                          <w:rFonts w:ascii="Cambria Math" w:hAnsi="Cambria Math" w:cs="Times New Roman"/>
                          <w:sz w:val="24"/>
                          <w:szCs w:val="24"/>
                        </w:rPr>
                        <m:t>CPUE</m:t>
                      </w:ins>
                    </m:r>
                  </m:e>
                  <m:sub>
                    <m:r>
                      <w:ins w:id="251" w:author="Jon.Richar" w:date="2024-02-08T16:28:00Z">
                        <w:rPr>
                          <w:rFonts w:ascii="Cambria Math" w:hAnsi="Cambria Math" w:cs="Times New Roman"/>
                          <w:sz w:val="24"/>
                          <w:szCs w:val="24"/>
                        </w:rPr>
                        <m:t xml:space="preserve"> c</m:t>
                      </w:ins>
                    </m:r>
                    <m:r>
                      <w:ins w:id="252" w:author="Jon.Richar" w:date="2024-02-08T16:25:00Z">
                        <w:rPr>
                          <w:rFonts w:ascii="Cambria Math" w:hAnsi="Cambria Math" w:cs="Times New Roman"/>
                          <w:sz w:val="24"/>
                          <w:szCs w:val="24"/>
                        </w:rPr>
                        <m:t>iy</m:t>
                      </w:ins>
                    </m:r>
                  </m:sub>
                </m:sSub>
              </m:e>
            </m:nary>
          </m:num>
          <m:den>
            <m:nary>
              <m:naryPr>
                <m:chr m:val="∑"/>
                <m:limLoc m:val="undOvr"/>
                <m:subHide m:val="1"/>
                <m:supHide m:val="1"/>
                <m:ctrlPr>
                  <w:ins w:id="253" w:author="Jon.Richar" w:date="2024-02-08T16:25:00Z">
                    <w:rPr>
                      <w:rFonts w:ascii="Cambria Math" w:hAnsi="Cambria Math" w:cs="Times New Roman"/>
                      <w:i/>
                      <w:sz w:val="24"/>
                      <w:szCs w:val="24"/>
                    </w:rPr>
                  </w:ins>
                </m:ctrlPr>
              </m:naryPr>
              <m:sub/>
              <m:sup/>
              <m:e>
                <m:sSub>
                  <m:sSubPr>
                    <m:ctrlPr>
                      <w:ins w:id="254" w:author="Jon.Richar" w:date="2024-02-08T16:25:00Z">
                        <w:rPr>
                          <w:rFonts w:ascii="Cambria Math" w:hAnsi="Cambria Math" w:cs="Times New Roman"/>
                          <w:i/>
                          <w:sz w:val="24"/>
                          <w:szCs w:val="24"/>
                        </w:rPr>
                      </w:ins>
                    </m:ctrlPr>
                  </m:sSubPr>
                  <m:e>
                    <m:r>
                      <w:ins w:id="255" w:author="Jon.Richar" w:date="2024-02-08T16:25:00Z">
                        <w:rPr>
                          <w:rFonts w:ascii="Cambria Math" w:hAnsi="Cambria Math" w:cs="Times New Roman"/>
                          <w:sz w:val="24"/>
                          <w:szCs w:val="24"/>
                        </w:rPr>
                        <m:t>CPUE</m:t>
                      </w:ins>
                    </m:r>
                  </m:e>
                  <m:sub>
                    <m:r>
                      <w:ins w:id="256" w:author="Jon.Richar" w:date="2024-02-08T16:28:00Z">
                        <w:rPr>
                          <w:rFonts w:ascii="Cambria Math" w:hAnsi="Cambria Math" w:cs="Times New Roman"/>
                          <w:sz w:val="24"/>
                          <w:szCs w:val="24"/>
                        </w:rPr>
                        <m:t>c</m:t>
                      </w:ins>
                    </m:r>
                    <m:r>
                      <w:ins w:id="257" w:author="Jon.Richar" w:date="2024-02-08T16:25:00Z">
                        <w:rPr>
                          <w:rFonts w:ascii="Cambria Math" w:hAnsi="Cambria Math" w:cs="Times New Roman"/>
                          <w:sz w:val="24"/>
                          <w:szCs w:val="24"/>
                        </w:rPr>
                        <m:t>iy</m:t>
                      </w:ins>
                    </m:r>
                  </m:sub>
                </m:sSub>
              </m:e>
            </m:nary>
          </m:den>
        </m:f>
      </m:oMath>
      <w:ins w:id="258" w:author="Jon.Richar" w:date="2024-02-08T16:22:00Z">
        <w:r w:rsidR="0097307E">
          <w:rPr>
            <w:rFonts w:ascii="Times New Roman" w:eastAsiaTheme="minorEastAsia" w:hAnsi="Times New Roman" w:cs="Times New Roman"/>
            <w:sz w:val="24"/>
            <w:szCs w:val="24"/>
          </w:rPr>
          <w:t>,</w:t>
        </w:r>
      </w:ins>
    </w:p>
    <w:p w14:paraId="53B072B8" w14:textId="49FA2A07" w:rsidR="0097307E" w:rsidRDefault="0097307E" w:rsidP="000E10B0">
      <w:pPr>
        <w:spacing w:after="0" w:line="480" w:lineRule="auto"/>
        <w:ind w:firstLine="720"/>
        <w:rPr>
          <w:rFonts w:ascii="Times New Roman" w:hAnsi="Times New Roman" w:cs="Times New Roman"/>
          <w:sz w:val="24"/>
          <w:szCs w:val="24"/>
        </w:rPr>
      </w:pPr>
      <w:ins w:id="259" w:author="Jon.Richar" w:date="2024-02-08T16:22:00Z">
        <w:r>
          <w:rPr>
            <w:rFonts w:ascii="Times New Roman" w:eastAsiaTheme="minorEastAsia" w:hAnsi="Times New Roman" w:cs="Times New Roman"/>
            <w:sz w:val="24"/>
            <w:szCs w:val="24"/>
          </w:rPr>
          <w:t xml:space="preserve">Where </w:t>
        </w:r>
      </w:ins>
      <w:ins w:id="260" w:author="Jon.Richar" w:date="2024-02-08T16:23:00Z">
        <w:r w:rsidRPr="0097307E">
          <w:rPr>
            <w:rFonts w:ascii="Times New Roman" w:eastAsiaTheme="minorEastAsia" w:hAnsi="Times New Roman" w:cs="Times New Roman"/>
            <w:i/>
            <w:sz w:val="24"/>
            <w:szCs w:val="24"/>
            <w:rPrChange w:id="261" w:author="Jon.Richar" w:date="2024-02-08T16:27:00Z">
              <w:rPr>
                <w:rFonts w:ascii="Times New Roman" w:eastAsiaTheme="minorEastAsia" w:hAnsi="Times New Roman" w:cs="Times New Roman"/>
                <w:sz w:val="24"/>
                <w:szCs w:val="24"/>
              </w:rPr>
            </w:rPrChange>
          </w:rPr>
          <w:t>T</w:t>
        </w:r>
        <w:r>
          <w:rPr>
            <w:rFonts w:ascii="Times New Roman" w:eastAsiaTheme="minorEastAsia" w:hAnsi="Times New Roman" w:cs="Times New Roman"/>
            <w:sz w:val="24"/>
            <w:szCs w:val="24"/>
          </w:rPr>
          <w:t xml:space="preserve"> is the weighted temperature estimate</w:t>
        </w:r>
      </w:ins>
      <w:ins w:id="262" w:author="Jon.Richar" w:date="2024-02-08T16:26:00Z">
        <w:r>
          <w:rPr>
            <w:rFonts w:ascii="Times New Roman" w:eastAsiaTheme="minorEastAsia" w:hAnsi="Times New Roman" w:cs="Times New Roman"/>
            <w:sz w:val="24"/>
            <w:szCs w:val="24"/>
          </w:rPr>
          <w:t xml:space="preserve"> for year </w:t>
        </w:r>
      </w:ins>
      <w:ins w:id="263" w:author="Jon.Richar" w:date="2024-02-08T16:23:00Z">
        <w:r w:rsidRPr="0097307E">
          <w:rPr>
            <w:rFonts w:ascii="Times New Roman" w:eastAsiaTheme="minorEastAsia" w:hAnsi="Times New Roman" w:cs="Times New Roman"/>
            <w:i/>
            <w:sz w:val="24"/>
            <w:szCs w:val="24"/>
            <w:rPrChange w:id="264" w:author="Jon.Richar" w:date="2024-02-08T16:26:00Z">
              <w:rPr>
                <w:rFonts w:ascii="Times New Roman" w:eastAsiaTheme="minorEastAsia" w:hAnsi="Times New Roman" w:cs="Times New Roman"/>
                <w:sz w:val="24"/>
                <w:szCs w:val="24"/>
              </w:rPr>
            </w:rPrChange>
          </w:rPr>
          <w:t>y</w:t>
        </w:r>
      </w:ins>
      <w:ins w:id="265" w:author="Jon.Richar" w:date="2024-02-08T16:28:00Z">
        <w:r>
          <w:rPr>
            <w:rFonts w:ascii="Times New Roman" w:eastAsiaTheme="minorEastAsia" w:hAnsi="Times New Roman" w:cs="Times New Roman"/>
            <w:i/>
            <w:sz w:val="24"/>
            <w:szCs w:val="24"/>
          </w:rPr>
          <w:t xml:space="preserve"> </w:t>
        </w:r>
        <w:r w:rsidRPr="0097307E">
          <w:rPr>
            <w:rFonts w:ascii="Times New Roman" w:eastAsiaTheme="minorEastAsia" w:hAnsi="Times New Roman" w:cs="Times New Roman"/>
            <w:sz w:val="24"/>
            <w:szCs w:val="24"/>
            <w:rPrChange w:id="266" w:author="Jon.Richar" w:date="2024-02-08T16:28:00Z">
              <w:rPr>
                <w:rFonts w:ascii="Times New Roman" w:eastAsiaTheme="minorEastAsia" w:hAnsi="Times New Roman" w:cs="Times New Roman"/>
                <w:i/>
                <w:sz w:val="24"/>
                <w:szCs w:val="24"/>
              </w:rPr>
            </w:rPrChange>
          </w:rPr>
          <w:t>for crab group</w:t>
        </w:r>
        <w:r>
          <w:rPr>
            <w:rFonts w:ascii="Times New Roman" w:eastAsiaTheme="minorEastAsia" w:hAnsi="Times New Roman" w:cs="Times New Roman"/>
            <w:i/>
            <w:sz w:val="24"/>
            <w:szCs w:val="24"/>
          </w:rPr>
          <w:t xml:space="preserve"> c</w:t>
        </w:r>
      </w:ins>
      <w:ins w:id="267" w:author="Jon.Richar" w:date="2024-02-08T16:23:00Z">
        <w:r>
          <w:rPr>
            <w:rFonts w:ascii="Times New Roman" w:eastAsiaTheme="minorEastAsia" w:hAnsi="Times New Roman" w:cs="Times New Roman"/>
            <w:sz w:val="24"/>
            <w:szCs w:val="24"/>
          </w:rPr>
          <w:t xml:space="preserve">, </w:t>
        </w:r>
      </w:ins>
      <w:ins w:id="268" w:author="Jon.Richar" w:date="2024-02-08T16:26:00Z">
        <w:r>
          <w:rPr>
            <w:rFonts w:ascii="Times New Roman" w:eastAsiaTheme="minorEastAsia" w:hAnsi="Times New Roman" w:cs="Times New Roman"/>
            <w:sz w:val="24"/>
            <w:szCs w:val="24"/>
          </w:rPr>
          <w:t>NBT is the temperature recorded at station</w:t>
        </w:r>
      </w:ins>
      <w:ins w:id="269" w:author="Jon.Richar" w:date="2024-02-08T16:27:00Z">
        <w:r>
          <w:rPr>
            <w:rFonts w:ascii="Times New Roman" w:eastAsiaTheme="minorEastAsia" w:hAnsi="Times New Roman" w:cs="Times New Roman"/>
            <w:sz w:val="24"/>
            <w:szCs w:val="24"/>
          </w:rPr>
          <w:t xml:space="preserve"> </w:t>
        </w:r>
        <w:r w:rsidRPr="0097307E">
          <w:rPr>
            <w:rFonts w:ascii="Times New Roman" w:eastAsiaTheme="minorEastAsia" w:hAnsi="Times New Roman" w:cs="Times New Roman"/>
            <w:i/>
            <w:sz w:val="24"/>
            <w:szCs w:val="24"/>
            <w:rPrChange w:id="270" w:author="Jon.Richar" w:date="2024-02-08T16:27:00Z">
              <w:rPr>
                <w:rFonts w:ascii="Times New Roman" w:eastAsiaTheme="minorEastAsia" w:hAnsi="Times New Roman" w:cs="Times New Roman"/>
                <w:sz w:val="24"/>
                <w:szCs w:val="24"/>
              </w:rPr>
            </w:rPrChange>
          </w:rPr>
          <w:t>i</w:t>
        </w:r>
      </w:ins>
      <w:ins w:id="271" w:author="Jon.Richar" w:date="2024-02-08T16:26:00Z">
        <w:r>
          <w:rPr>
            <w:rFonts w:ascii="Times New Roman" w:eastAsiaTheme="minorEastAsia" w:hAnsi="Times New Roman" w:cs="Times New Roman"/>
            <w:sz w:val="24"/>
            <w:szCs w:val="24"/>
          </w:rPr>
          <w:t xml:space="preserve"> in year </w:t>
        </w:r>
        <w:r w:rsidRPr="0097307E">
          <w:rPr>
            <w:rFonts w:ascii="Times New Roman" w:eastAsiaTheme="minorEastAsia" w:hAnsi="Times New Roman" w:cs="Times New Roman"/>
            <w:i/>
            <w:sz w:val="24"/>
            <w:szCs w:val="24"/>
            <w:rPrChange w:id="272" w:author="Jon.Richar" w:date="2024-02-08T16:27:00Z">
              <w:rPr>
                <w:rFonts w:ascii="Times New Roman" w:eastAsiaTheme="minorEastAsia" w:hAnsi="Times New Roman" w:cs="Times New Roman"/>
                <w:sz w:val="24"/>
                <w:szCs w:val="24"/>
              </w:rPr>
            </w:rPrChange>
          </w:rPr>
          <w:t>y</w:t>
        </w:r>
        <w:r>
          <w:rPr>
            <w:rFonts w:ascii="Times New Roman" w:eastAsiaTheme="minorEastAsia" w:hAnsi="Times New Roman" w:cs="Times New Roman"/>
            <w:sz w:val="24"/>
            <w:szCs w:val="24"/>
          </w:rPr>
          <w:t xml:space="preserve">, and CPUE is the catch-per-unit-effort, calculated as per </w:t>
        </w:r>
      </w:ins>
      <w:ins w:id="273" w:author="Jon.Richar" w:date="2024-02-08T16:27:00Z">
        <w:r>
          <w:rPr>
            <w:rFonts w:ascii="Times New Roman" w:eastAsiaTheme="minorEastAsia" w:hAnsi="Times New Roman" w:cs="Times New Roman"/>
            <w:sz w:val="24"/>
            <w:szCs w:val="24"/>
          </w:rPr>
          <w:t xml:space="preserve">Zacher et al. (2023) </w:t>
        </w:r>
      </w:ins>
      <w:ins w:id="274" w:author="Jon.Richar" w:date="2024-02-08T16:28:00Z">
        <w:r w:rsidR="006D5C7E">
          <w:rPr>
            <w:rFonts w:ascii="Times New Roman" w:eastAsiaTheme="minorEastAsia" w:hAnsi="Times New Roman" w:cs="Times New Roman"/>
            <w:sz w:val="24"/>
            <w:szCs w:val="24"/>
          </w:rPr>
          <w:t xml:space="preserve">for crab group </w:t>
        </w:r>
        <w:r w:rsidR="006D5C7E" w:rsidRPr="006D5C7E">
          <w:rPr>
            <w:rFonts w:ascii="Times New Roman" w:eastAsiaTheme="minorEastAsia" w:hAnsi="Times New Roman" w:cs="Times New Roman"/>
            <w:i/>
            <w:sz w:val="24"/>
            <w:szCs w:val="24"/>
            <w:rPrChange w:id="275" w:author="Jon.Richar" w:date="2024-02-08T16:28:00Z">
              <w:rPr>
                <w:rFonts w:ascii="Times New Roman" w:eastAsiaTheme="minorEastAsia" w:hAnsi="Times New Roman" w:cs="Times New Roman"/>
                <w:sz w:val="24"/>
                <w:szCs w:val="24"/>
              </w:rPr>
            </w:rPrChange>
          </w:rPr>
          <w:t>c</w:t>
        </w:r>
        <w:r w:rsidR="006D5C7E">
          <w:rPr>
            <w:rFonts w:ascii="Times New Roman" w:eastAsiaTheme="minorEastAsia" w:hAnsi="Times New Roman" w:cs="Times New Roman"/>
            <w:sz w:val="24"/>
            <w:szCs w:val="24"/>
          </w:rPr>
          <w:t xml:space="preserve"> </w:t>
        </w:r>
      </w:ins>
      <w:ins w:id="276" w:author="Jon.Richar" w:date="2024-02-08T16:27:00Z">
        <w:r>
          <w:rPr>
            <w:rFonts w:ascii="Times New Roman" w:eastAsiaTheme="minorEastAsia" w:hAnsi="Times New Roman" w:cs="Times New Roman"/>
            <w:sz w:val="24"/>
            <w:szCs w:val="24"/>
          </w:rPr>
          <w:t xml:space="preserve">at station </w:t>
        </w:r>
        <w:r w:rsidRPr="0097307E">
          <w:rPr>
            <w:rFonts w:ascii="Times New Roman" w:eastAsiaTheme="minorEastAsia" w:hAnsi="Times New Roman" w:cs="Times New Roman"/>
            <w:i/>
            <w:sz w:val="24"/>
            <w:szCs w:val="24"/>
            <w:rPrChange w:id="277" w:author="Jon.Richar" w:date="2024-02-08T16:27:00Z">
              <w:rPr>
                <w:rFonts w:ascii="Times New Roman" w:eastAsiaTheme="minorEastAsia" w:hAnsi="Times New Roman" w:cs="Times New Roman"/>
                <w:sz w:val="24"/>
                <w:szCs w:val="24"/>
              </w:rPr>
            </w:rPrChange>
          </w:rPr>
          <w:t>i</w:t>
        </w:r>
        <w:r>
          <w:rPr>
            <w:rFonts w:ascii="Times New Roman" w:eastAsiaTheme="minorEastAsia" w:hAnsi="Times New Roman" w:cs="Times New Roman"/>
            <w:sz w:val="24"/>
            <w:szCs w:val="24"/>
          </w:rPr>
          <w:t xml:space="preserve"> in year </w:t>
        </w:r>
        <w:r w:rsidRPr="0097307E">
          <w:rPr>
            <w:rFonts w:ascii="Times New Roman" w:eastAsiaTheme="minorEastAsia" w:hAnsi="Times New Roman" w:cs="Times New Roman"/>
            <w:i/>
            <w:sz w:val="24"/>
            <w:szCs w:val="24"/>
            <w:rPrChange w:id="278" w:author="Jon.Richar" w:date="2024-02-08T16:27:00Z">
              <w:rPr>
                <w:rFonts w:ascii="Times New Roman" w:eastAsiaTheme="minorEastAsia" w:hAnsi="Times New Roman" w:cs="Times New Roman"/>
                <w:sz w:val="24"/>
                <w:szCs w:val="24"/>
              </w:rPr>
            </w:rPrChange>
          </w:rPr>
          <w:t>y</w:t>
        </w:r>
      </w:ins>
      <w:ins w:id="279" w:author="Jon.Richar" w:date="2024-02-08T16:28:00Z">
        <w:r>
          <w:rPr>
            <w:rFonts w:ascii="Times New Roman" w:eastAsiaTheme="minorEastAsia" w:hAnsi="Times New Roman" w:cs="Times New Roman"/>
            <w:i/>
            <w:sz w:val="24"/>
            <w:szCs w:val="24"/>
          </w:rPr>
          <w:t>.</w:t>
        </w:r>
      </w:ins>
    </w:p>
    <w:p w14:paraId="5301525A" w14:textId="6CB667CE" w:rsidR="00A15411" w:rsidRDefault="00A31E68" w:rsidP="000E10B0">
      <w:pPr>
        <w:spacing w:after="0" w:line="480" w:lineRule="auto"/>
        <w:ind w:firstLine="720"/>
        <w:rPr>
          <w:ins w:id="280" w:author="Jon.Richar" w:date="2023-11-02T16:25:00Z"/>
          <w:rFonts w:ascii="Times New Roman" w:eastAsiaTheme="minorEastAsia" w:hAnsi="Times New Roman" w:cs="Times New Roman"/>
          <w:sz w:val="24"/>
          <w:szCs w:val="24"/>
        </w:rPr>
      </w:pPr>
      <w:r>
        <w:rPr>
          <w:rFonts w:ascii="Times New Roman" w:hAnsi="Times New Roman" w:cs="Times New Roman"/>
          <w:sz w:val="24"/>
          <w:szCs w:val="24"/>
        </w:rPr>
        <w:t>Individual length/width is currently meas</w:t>
      </w:r>
      <w:r w:rsidR="00742D83">
        <w:rPr>
          <w:rFonts w:ascii="Times New Roman" w:hAnsi="Times New Roman" w:cs="Times New Roman"/>
          <w:sz w:val="24"/>
          <w:szCs w:val="24"/>
        </w:rPr>
        <w:t>ured to the nearest 0.1</w:t>
      </w:r>
      <w:r w:rsidR="00426575">
        <w:rPr>
          <w:rFonts w:ascii="Times New Roman" w:hAnsi="Times New Roman" w:cs="Times New Roman"/>
          <w:sz w:val="24"/>
          <w:szCs w:val="24"/>
        </w:rPr>
        <w:t xml:space="preserve"> </w:t>
      </w:r>
      <w:r w:rsidR="00742D83">
        <w:rPr>
          <w:rFonts w:ascii="Times New Roman" w:hAnsi="Times New Roman" w:cs="Times New Roman"/>
          <w:sz w:val="24"/>
          <w:szCs w:val="24"/>
        </w:rPr>
        <w:t>mm usi</w:t>
      </w:r>
      <w:r w:rsidR="00545A8B">
        <w:rPr>
          <w:rFonts w:ascii="Times New Roman" w:hAnsi="Times New Roman" w:cs="Times New Roman"/>
          <w:sz w:val="24"/>
          <w:szCs w:val="24"/>
        </w:rPr>
        <w:t xml:space="preserve">ng digital calipers while </w:t>
      </w:r>
      <w:r>
        <w:rPr>
          <w:rFonts w:ascii="Times New Roman" w:hAnsi="Times New Roman" w:cs="Times New Roman"/>
          <w:sz w:val="24"/>
          <w:szCs w:val="24"/>
        </w:rPr>
        <w:t xml:space="preserve">prior to 2015 </w:t>
      </w:r>
      <w:r w:rsidR="003F657D">
        <w:rPr>
          <w:rFonts w:ascii="Times New Roman" w:hAnsi="Times New Roman" w:cs="Times New Roman"/>
          <w:sz w:val="24"/>
          <w:szCs w:val="24"/>
        </w:rPr>
        <w:t xml:space="preserve">measurements were taken using </w:t>
      </w:r>
      <w:r>
        <w:rPr>
          <w:rFonts w:ascii="Times New Roman" w:hAnsi="Times New Roman" w:cs="Times New Roman"/>
          <w:sz w:val="24"/>
          <w:szCs w:val="24"/>
        </w:rPr>
        <w:t>Vernier c</w:t>
      </w:r>
      <w:r w:rsidR="00D803C6">
        <w:rPr>
          <w:rFonts w:ascii="Times New Roman" w:hAnsi="Times New Roman" w:cs="Times New Roman"/>
          <w:sz w:val="24"/>
          <w:szCs w:val="24"/>
        </w:rPr>
        <w:t>a</w:t>
      </w:r>
      <w:r>
        <w:rPr>
          <w:rFonts w:ascii="Times New Roman" w:hAnsi="Times New Roman" w:cs="Times New Roman"/>
          <w:sz w:val="24"/>
          <w:szCs w:val="24"/>
        </w:rPr>
        <w:t>lipers</w:t>
      </w:r>
      <w:r w:rsidR="00742D83">
        <w:rPr>
          <w:rFonts w:ascii="Times New Roman" w:hAnsi="Times New Roman" w:cs="Times New Roman"/>
          <w:sz w:val="24"/>
          <w:szCs w:val="24"/>
        </w:rPr>
        <w:t xml:space="preserve">. </w:t>
      </w:r>
      <w:r w:rsidR="009733C1">
        <w:rPr>
          <w:rFonts w:ascii="Times New Roman" w:hAnsi="Times New Roman" w:cs="Times New Roman"/>
          <w:sz w:val="24"/>
          <w:szCs w:val="24"/>
        </w:rPr>
        <w:t>In addition, p</w:t>
      </w:r>
      <w:r w:rsidR="00742D83">
        <w:rPr>
          <w:rFonts w:ascii="Times New Roman" w:hAnsi="Times New Roman" w:cs="Times New Roman"/>
          <w:sz w:val="24"/>
          <w:szCs w:val="24"/>
        </w:rPr>
        <w:t>rior to 2006, measurements were taken to the nearest 1 mm</w:t>
      </w:r>
      <w:r w:rsidR="003F657D">
        <w:rPr>
          <w:rFonts w:ascii="Times New Roman" w:hAnsi="Times New Roman" w:cs="Times New Roman"/>
          <w:sz w:val="24"/>
          <w:szCs w:val="24"/>
        </w:rPr>
        <w:t xml:space="preserve"> only</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Crab w</w:t>
      </w:r>
      <w:r w:rsidR="00742D83">
        <w:rPr>
          <w:rFonts w:ascii="Times New Roman" w:hAnsi="Times New Roman" w:cs="Times New Roman"/>
          <w:sz w:val="24"/>
          <w:szCs w:val="24"/>
        </w:rPr>
        <w:t xml:space="preserve">eights were measured </w:t>
      </w:r>
      <w:r w:rsidR="00D803C6">
        <w:rPr>
          <w:rFonts w:ascii="Times New Roman" w:hAnsi="Times New Roman" w:cs="Times New Roman"/>
          <w:sz w:val="24"/>
          <w:szCs w:val="24"/>
        </w:rPr>
        <w:t xml:space="preserve">to the nearest 2 g </w:t>
      </w:r>
      <w:r w:rsidR="00C61D95">
        <w:rPr>
          <w:rFonts w:ascii="Times New Roman" w:hAnsi="Times New Roman" w:cs="Times New Roman"/>
          <w:sz w:val="24"/>
          <w:szCs w:val="24"/>
        </w:rPr>
        <w:t>via</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 xml:space="preserve">a </w:t>
      </w:r>
      <w:r w:rsidR="00742D83">
        <w:rPr>
          <w:rFonts w:ascii="Times New Roman" w:hAnsi="Times New Roman" w:cs="Times New Roman"/>
          <w:sz w:val="24"/>
          <w:szCs w:val="24"/>
        </w:rPr>
        <w:t>digital sca</w:t>
      </w:r>
      <w:r w:rsidR="00D803C6">
        <w:rPr>
          <w:rFonts w:ascii="Times New Roman" w:hAnsi="Times New Roman" w:cs="Times New Roman"/>
          <w:sz w:val="24"/>
          <w:szCs w:val="24"/>
        </w:rPr>
        <w:t xml:space="preserve">le. </w:t>
      </w:r>
      <w:r w:rsidR="00742D83">
        <w:rPr>
          <w:rFonts w:ascii="Times New Roman" w:hAnsi="Times New Roman" w:cs="Times New Roman"/>
          <w:sz w:val="24"/>
          <w:szCs w:val="24"/>
        </w:rPr>
        <w:t>Shell condition</w:t>
      </w:r>
      <w:r w:rsidR="00431274">
        <w:rPr>
          <w:rFonts w:ascii="Times New Roman" w:hAnsi="Times New Roman" w:cs="Times New Roman"/>
          <w:sz w:val="24"/>
          <w:szCs w:val="24"/>
        </w:rPr>
        <w:t xml:space="preserve">, which is used as an index for time elapsed since the </w:t>
      </w:r>
      <w:r w:rsidR="003F657D">
        <w:rPr>
          <w:rFonts w:ascii="Times New Roman" w:hAnsi="Times New Roman" w:cs="Times New Roman"/>
          <w:sz w:val="24"/>
          <w:szCs w:val="24"/>
        </w:rPr>
        <w:t>most recent</w:t>
      </w:r>
      <w:r w:rsidR="00431274">
        <w:rPr>
          <w:rFonts w:ascii="Times New Roman" w:hAnsi="Times New Roman" w:cs="Times New Roman"/>
          <w:sz w:val="24"/>
          <w:szCs w:val="24"/>
        </w:rPr>
        <w:t xml:space="preserve"> molt</w:t>
      </w:r>
      <w:r w:rsidR="004C5528">
        <w:rPr>
          <w:rFonts w:ascii="Times New Roman" w:hAnsi="Times New Roman" w:cs="Times New Roman"/>
          <w:sz w:val="24"/>
          <w:szCs w:val="24"/>
        </w:rPr>
        <w:t>,</w:t>
      </w:r>
      <w:r w:rsidR="00431274">
        <w:rPr>
          <w:rFonts w:ascii="Times New Roman" w:hAnsi="Times New Roman" w:cs="Times New Roman"/>
          <w:sz w:val="24"/>
          <w:szCs w:val="24"/>
        </w:rPr>
        <w:t xml:space="preserve"> </w:t>
      </w:r>
      <w:r w:rsidR="004C5528">
        <w:rPr>
          <w:rFonts w:ascii="Times New Roman" w:hAnsi="Times New Roman" w:cs="Times New Roman"/>
          <w:sz w:val="24"/>
          <w:szCs w:val="24"/>
        </w:rPr>
        <w:t xml:space="preserve">and is </w:t>
      </w:r>
      <w:r w:rsidR="00431274">
        <w:rPr>
          <w:rFonts w:ascii="Times New Roman" w:hAnsi="Times New Roman" w:cs="Times New Roman"/>
          <w:sz w:val="24"/>
          <w:szCs w:val="24"/>
        </w:rPr>
        <w:t>based on carapace wear and epibiont accumulation</w:t>
      </w:r>
      <w:r w:rsidR="003F657D">
        <w:rPr>
          <w:rFonts w:ascii="Times New Roman" w:hAnsi="Times New Roman" w:cs="Times New Roman"/>
          <w:sz w:val="24"/>
          <w:szCs w:val="24"/>
        </w:rPr>
        <w:t>,</w:t>
      </w:r>
      <w:r w:rsidR="00742D83">
        <w:rPr>
          <w:rFonts w:ascii="Times New Roman" w:hAnsi="Times New Roman" w:cs="Times New Roman"/>
          <w:sz w:val="24"/>
          <w:szCs w:val="24"/>
        </w:rPr>
        <w:t xml:space="preserve"> was </w:t>
      </w:r>
      <w:r w:rsidR="00431274">
        <w:rPr>
          <w:rFonts w:ascii="Times New Roman" w:hAnsi="Times New Roman" w:cs="Times New Roman"/>
          <w:sz w:val="24"/>
          <w:szCs w:val="24"/>
        </w:rPr>
        <w:t xml:space="preserve">classified </w:t>
      </w:r>
      <w:r w:rsidR="00742D83">
        <w:rPr>
          <w:rFonts w:ascii="Times New Roman" w:hAnsi="Times New Roman" w:cs="Times New Roman"/>
          <w:sz w:val="24"/>
          <w:szCs w:val="24"/>
        </w:rPr>
        <w:t xml:space="preserve">as per </w:t>
      </w:r>
      <w:del w:id="281" w:author="Chris.Long" w:date="2023-07-05T11:08:00Z">
        <w:r w:rsidR="00742D83" w:rsidDel="00D81B6D">
          <w:rPr>
            <w:rFonts w:ascii="Times New Roman" w:hAnsi="Times New Roman" w:cs="Times New Roman"/>
            <w:sz w:val="24"/>
            <w:szCs w:val="24"/>
          </w:rPr>
          <w:delText xml:space="preserve">standardized </w:delText>
        </w:r>
        <w:r w:rsidR="003F657D" w:rsidDel="00D81B6D">
          <w:rPr>
            <w:rFonts w:ascii="Times New Roman" w:hAnsi="Times New Roman" w:cs="Times New Roman"/>
            <w:sz w:val="24"/>
            <w:szCs w:val="24"/>
          </w:rPr>
          <w:delText>protocols</w:delText>
        </w:r>
        <w:r w:rsidR="00742D83" w:rsidDel="00D81B6D">
          <w:rPr>
            <w:rFonts w:ascii="Times New Roman" w:hAnsi="Times New Roman" w:cs="Times New Roman"/>
            <w:sz w:val="24"/>
            <w:szCs w:val="24"/>
          </w:rPr>
          <w:delText xml:space="preserve"> </w:delText>
        </w:r>
      </w:del>
      <w:r w:rsidR="00742D83">
        <w:rPr>
          <w:rFonts w:ascii="Times New Roman" w:hAnsi="Times New Roman" w:cs="Times New Roman"/>
          <w:sz w:val="24"/>
          <w:szCs w:val="24"/>
        </w:rPr>
        <w:t>(Jadamec 1999).</w:t>
      </w:r>
      <w:r w:rsidR="004C5528">
        <w:rPr>
          <w:rFonts w:ascii="Times New Roman" w:hAnsi="Times New Roman" w:cs="Times New Roman"/>
          <w:sz w:val="24"/>
          <w:szCs w:val="24"/>
        </w:rPr>
        <w:t xml:space="preserve"> </w:t>
      </w:r>
      <w:ins w:id="282" w:author="Chris.Long" w:date="2023-07-05T11:12:00Z">
        <w:r w:rsidR="00D81B6D">
          <w:rPr>
            <w:rFonts w:ascii="Times New Roman" w:hAnsi="Times New Roman" w:cs="Times New Roman"/>
            <w:sz w:val="24"/>
            <w:szCs w:val="24"/>
          </w:rPr>
          <w:t>Crabs were only measure</w:t>
        </w:r>
      </w:ins>
      <w:ins w:id="283" w:author="Chris.Long" w:date="2023-07-05T11:13:00Z">
        <w:r w:rsidR="00D81B6D">
          <w:rPr>
            <w:rFonts w:ascii="Times New Roman" w:hAnsi="Times New Roman" w:cs="Times New Roman"/>
            <w:sz w:val="24"/>
            <w:szCs w:val="24"/>
          </w:rPr>
          <w:t>d if they had no missing or regenerating limbs, were not cracked or crushed, and had minimal epibi</w:t>
        </w:r>
      </w:ins>
      <w:ins w:id="284" w:author="Chris.Long" w:date="2023-07-05T11:14:00Z">
        <w:r w:rsidR="00D81B6D">
          <w:rPr>
            <w:rFonts w:ascii="Times New Roman" w:hAnsi="Times New Roman" w:cs="Times New Roman"/>
            <w:sz w:val="24"/>
            <w:szCs w:val="24"/>
          </w:rPr>
          <w:t>ont fouling.</w:t>
        </w:r>
      </w:ins>
      <w:ins w:id="285" w:author="Chris.Long" w:date="2023-07-05T11:15:00Z">
        <w:r w:rsidR="00894276">
          <w:rPr>
            <w:rFonts w:ascii="Times New Roman" w:hAnsi="Times New Roman" w:cs="Times New Roman"/>
            <w:sz w:val="24"/>
            <w:szCs w:val="24"/>
          </w:rPr>
          <w:t xml:space="preserve">  Typ</w:t>
        </w:r>
      </w:ins>
      <w:ins w:id="286" w:author="Chris.Long" w:date="2023-07-05T11:16:00Z">
        <w:r w:rsidR="00894276">
          <w:rPr>
            <w:rFonts w:ascii="Times New Roman" w:hAnsi="Times New Roman" w:cs="Times New Roman"/>
            <w:sz w:val="24"/>
            <w:szCs w:val="24"/>
          </w:rPr>
          <w:t xml:space="preserve">ically, </w:t>
        </w:r>
      </w:ins>
      <w:ins w:id="287" w:author="Chris.Long" w:date="2023-07-05T11:17:00Z">
        <w:r w:rsidR="00894276">
          <w:rPr>
            <w:rFonts w:ascii="Times New Roman" w:hAnsi="Times New Roman" w:cs="Times New Roman"/>
            <w:sz w:val="24"/>
            <w:szCs w:val="24"/>
          </w:rPr>
          <w:t>5-15</w:t>
        </w:r>
      </w:ins>
      <w:ins w:id="288" w:author="Chris.Long" w:date="2023-07-05T11:16:00Z">
        <w:r w:rsidR="00894276">
          <w:rPr>
            <w:rFonts w:ascii="Times New Roman" w:hAnsi="Times New Roman" w:cs="Times New Roman"/>
            <w:sz w:val="24"/>
            <w:szCs w:val="24"/>
          </w:rPr>
          <w:t xml:space="preserve"> crabs per </w:t>
        </w:r>
      </w:ins>
      <w:ins w:id="289" w:author="Chris.Long" w:date="2023-07-05T11:17:00Z">
        <w:r w:rsidR="00894276">
          <w:rPr>
            <w:rFonts w:ascii="Times New Roman" w:hAnsi="Times New Roman" w:cs="Times New Roman"/>
            <w:sz w:val="24"/>
            <w:szCs w:val="24"/>
          </w:rPr>
          <w:t>sex</w:t>
        </w:r>
      </w:ins>
      <w:ins w:id="290" w:author="Jon.Richar" w:date="2023-11-21T12:30:00Z">
        <w:r w:rsidR="00F82445">
          <w:rPr>
            <w:rFonts w:ascii="Times New Roman" w:hAnsi="Times New Roman" w:cs="Times New Roman"/>
            <w:sz w:val="24"/>
            <w:szCs w:val="24"/>
          </w:rPr>
          <w:t>,</w:t>
        </w:r>
      </w:ins>
      <w:ins w:id="291" w:author="Chris.Long" w:date="2023-07-05T11:17:00Z">
        <w:r w:rsidR="00894276">
          <w:rPr>
            <w:rFonts w:ascii="Times New Roman" w:hAnsi="Times New Roman" w:cs="Times New Roman"/>
            <w:sz w:val="24"/>
            <w:szCs w:val="24"/>
          </w:rPr>
          <w:t xml:space="preserve"> per </w:t>
        </w:r>
      </w:ins>
      <w:ins w:id="292" w:author="Chris.Long" w:date="2023-07-05T11:16:00Z">
        <w:r w:rsidR="00894276">
          <w:rPr>
            <w:rFonts w:ascii="Times New Roman" w:hAnsi="Times New Roman" w:cs="Times New Roman"/>
            <w:sz w:val="24"/>
            <w:szCs w:val="24"/>
          </w:rPr>
          <w:t>species</w:t>
        </w:r>
      </w:ins>
      <w:ins w:id="293" w:author="Jon.Richar" w:date="2023-11-21T12:30:00Z">
        <w:r w:rsidR="00F82445">
          <w:rPr>
            <w:rFonts w:ascii="Times New Roman" w:hAnsi="Times New Roman" w:cs="Times New Roman"/>
            <w:sz w:val="24"/>
            <w:szCs w:val="24"/>
          </w:rPr>
          <w:t>,</w:t>
        </w:r>
      </w:ins>
      <w:ins w:id="294" w:author="Chris.Long" w:date="2023-07-05T11:16:00Z">
        <w:r w:rsidR="00894276">
          <w:rPr>
            <w:rFonts w:ascii="Times New Roman" w:hAnsi="Times New Roman" w:cs="Times New Roman"/>
            <w:sz w:val="24"/>
            <w:szCs w:val="24"/>
          </w:rPr>
          <w:t xml:space="preserve"> were </w:t>
        </w:r>
      </w:ins>
      <w:ins w:id="295" w:author="Chris.Long" w:date="2023-07-05T12:10:00Z">
        <w:r w:rsidR="00937123">
          <w:rPr>
            <w:rFonts w:ascii="Times New Roman" w:hAnsi="Times New Roman" w:cs="Times New Roman"/>
            <w:sz w:val="24"/>
            <w:szCs w:val="24"/>
          </w:rPr>
          <w:t>hap</w:t>
        </w:r>
      </w:ins>
      <w:ins w:id="296" w:author="Chris.Long" w:date="2023-07-05T12:11:00Z">
        <w:r w:rsidR="00937123">
          <w:rPr>
            <w:rFonts w:ascii="Times New Roman" w:hAnsi="Times New Roman" w:cs="Times New Roman"/>
            <w:sz w:val="24"/>
            <w:szCs w:val="24"/>
          </w:rPr>
          <w:t>hazardly selected</w:t>
        </w:r>
      </w:ins>
      <w:ins w:id="297" w:author="Chris.Long" w:date="2023-07-05T11:16:00Z">
        <w:r w:rsidR="00894276">
          <w:rPr>
            <w:rFonts w:ascii="Times New Roman" w:hAnsi="Times New Roman" w:cs="Times New Roman"/>
            <w:sz w:val="24"/>
            <w:szCs w:val="24"/>
          </w:rPr>
          <w:t xml:space="preserve"> </w:t>
        </w:r>
      </w:ins>
      <w:ins w:id="298" w:author="Chris.Long" w:date="2023-07-05T12:11:00Z">
        <w:r w:rsidR="00937123">
          <w:rPr>
            <w:rFonts w:ascii="Times New Roman" w:hAnsi="Times New Roman" w:cs="Times New Roman"/>
            <w:sz w:val="24"/>
            <w:szCs w:val="24"/>
          </w:rPr>
          <w:t xml:space="preserve">for measuring </w:t>
        </w:r>
      </w:ins>
      <w:ins w:id="299" w:author="Chris.Long" w:date="2023-07-05T11:16:00Z">
        <w:r w:rsidR="00894276">
          <w:rPr>
            <w:rFonts w:ascii="Times New Roman" w:hAnsi="Times New Roman" w:cs="Times New Roman"/>
            <w:sz w:val="24"/>
            <w:szCs w:val="24"/>
          </w:rPr>
          <w:t>from each haul where</w:t>
        </w:r>
      </w:ins>
      <w:ins w:id="300" w:author="Chris.Long" w:date="2023-07-05T11:14:00Z">
        <w:r w:rsidR="00D81B6D">
          <w:rPr>
            <w:rFonts w:ascii="Times New Roman" w:hAnsi="Times New Roman" w:cs="Times New Roman"/>
            <w:sz w:val="24"/>
            <w:szCs w:val="24"/>
          </w:rPr>
          <w:t xml:space="preserve"> </w:t>
        </w:r>
      </w:ins>
      <w:ins w:id="301" w:author="Chris.Long" w:date="2023-07-05T11:17:00Z">
        <w:r w:rsidR="00894276">
          <w:rPr>
            <w:rFonts w:ascii="Times New Roman" w:hAnsi="Times New Roman" w:cs="Times New Roman"/>
            <w:sz w:val="24"/>
            <w:szCs w:val="24"/>
          </w:rPr>
          <w:t>encountered</w:t>
        </w:r>
      </w:ins>
      <w:ins w:id="302" w:author="Chris.Long" w:date="2023-07-05T12:09:00Z">
        <w:r w:rsidR="006A14A2">
          <w:rPr>
            <w:rFonts w:ascii="Times New Roman" w:hAnsi="Times New Roman" w:cs="Times New Roman"/>
            <w:sz w:val="24"/>
            <w:szCs w:val="24"/>
          </w:rPr>
          <w:t xml:space="preserve">; however, for BKC, because of their </w:t>
        </w:r>
      </w:ins>
      <w:ins w:id="303" w:author="Chris.Long" w:date="2023-07-05T12:10:00Z">
        <w:r w:rsidR="006A14A2">
          <w:rPr>
            <w:rFonts w:ascii="Times New Roman" w:hAnsi="Times New Roman" w:cs="Times New Roman"/>
            <w:sz w:val="24"/>
            <w:szCs w:val="24"/>
          </w:rPr>
          <w:t>very limited range</w:t>
        </w:r>
        <w:r w:rsidR="00937123">
          <w:rPr>
            <w:rFonts w:ascii="Times New Roman" w:hAnsi="Times New Roman" w:cs="Times New Roman"/>
            <w:sz w:val="24"/>
            <w:szCs w:val="24"/>
          </w:rPr>
          <w:t xml:space="preserve">, all crabs that met the </w:t>
        </w:r>
        <w:del w:id="304" w:author="Jon.Richar" w:date="2023-11-02T15:06:00Z">
          <w:r w:rsidR="00937123" w:rsidDel="00DF776C">
            <w:rPr>
              <w:rFonts w:ascii="Times New Roman" w:hAnsi="Times New Roman" w:cs="Times New Roman"/>
              <w:sz w:val="24"/>
              <w:szCs w:val="24"/>
            </w:rPr>
            <w:delText xml:space="preserve">other </w:delText>
          </w:r>
        </w:del>
      </w:ins>
      <w:ins w:id="305" w:author="Jon.Richar" w:date="2023-11-02T15:06:00Z">
        <w:r w:rsidR="00DF776C">
          <w:rPr>
            <w:rFonts w:ascii="Times New Roman" w:hAnsi="Times New Roman" w:cs="Times New Roman"/>
            <w:sz w:val="24"/>
            <w:szCs w:val="24"/>
          </w:rPr>
          <w:t xml:space="preserve">physical </w:t>
        </w:r>
      </w:ins>
      <w:ins w:id="306" w:author="Chris.Long" w:date="2023-07-05T12:10:00Z">
        <w:r w:rsidR="00937123">
          <w:rPr>
            <w:rFonts w:ascii="Times New Roman" w:hAnsi="Times New Roman" w:cs="Times New Roman"/>
            <w:sz w:val="24"/>
            <w:szCs w:val="24"/>
          </w:rPr>
          <w:t xml:space="preserve">criteria were </w:t>
        </w:r>
      </w:ins>
      <w:ins w:id="307" w:author="Chris.Long" w:date="2023-07-05T12:11:00Z">
        <w:r w:rsidR="00937123">
          <w:rPr>
            <w:rFonts w:ascii="Times New Roman" w:hAnsi="Times New Roman" w:cs="Times New Roman"/>
            <w:sz w:val="24"/>
            <w:szCs w:val="24"/>
          </w:rPr>
          <w:t>typically measured</w:t>
        </w:r>
      </w:ins>
      <w:ins w:id="308" w:author="Chris.Long" w:date="2023-07-05T11:17:00Z">
        <w:r w:rsidR="00894276">
          <w:rPr>
            <w:rFonts w:ascii="Times New Roman" w:hAnsi="Times New Roman" w:cs="Times New Roman"/>
            <w:sz w:val="24"/>
            <w:szCs w:val="24"/>
          </w:rPr>
          <w:t>.</w:t>
        </w:r>
      </w:ins>
      <w:ins w:id="309" w:author="Chris.Long" w:date="2023-07-05T11:14:00Z">
        <w:r w:rsidR="00D81B6D">
          <w:rPr>
            <w:rFonts w:ascii="Times New Roman" w:hAnsi="Times New Roman" w:cs="Times New Roman"/>
            <w:sz w:val="24"/>
            <w:szCs w:val="24"/>
          </w:rPr>
          <w:t xml:space="preserve"> </w:t>
        </w:r>
      </w:ins>
      <w:r w:rsidR="005B4272">
        <w:rPr>
          <w:rFonts w:ascii="Times New Roman" w:hAnsi="Times New Roman" w:cs="Times New Roman"/>
          <w:sz w:val="24"/>
          <w:szCs w:val="24"/>
        </w:rPr>
        <w:t xml:space="preserve">For analysis purposes, </w:t>
      </w:r>
      <w:r w:rsidR="00C61D95">
        <w:rPr>
          <w:rFonts w:ascii="Times New Roman" w:hAnsi="Times New Roman" w:cs="Times New Roman"/>
          <w:sz w:val="24"/>
          <w:szCs w:val="24"/>
        </w:rPr>
        <w:t>SC</w:t>
      </w:r>
      <w:r w:rsidR="002263E9">
        <w:rPr>
          <w:rFonts w:ascii="Times New Roman" w:hAnsi="Times New Roman" w:cs="Times New Roman"/>
          <w:sz w:val="24"/>
          <w:szCs w:val="24"/>
        </w:rPr>
        <w:t>2</w:t>
      </w:r>
      <w:r w:rsidR="005B4272">
        <w:rPr>
          <w:rFonts w:ascii="Times New Roman" w:hAnsi="Times New Roman" w:cs="Times New Roman"/>
          <w:sz w:val="24"/>
          <w:szCs w:val="24"/>
        </w:rPr>
        <w:t xml:space="preserve">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categorized as </w:t>
      </w:r>
      <w:r w:rsidR="00D64CE5">
        <w:rPr>
          <w:rFonts w:ascii="Times New Roman" w:hAnsi="Times New Roman" w:cs="Times New Roman"/>
          <w:sz w:val="24"/>
          <w:szCs w:val="24"/>
        </w:rPr>
        <w:t>NS,</w:t>
      </w:r>
      <w:r w:rsidR="005B4272">
        <w:rPr>
          <w:rFonts w:ascii="Times New Roman" w:hAnsi="Times New Roman" w:cs="Times New Roman"/>
          <w:sz w:val="24"/>
          <w:szCs w:val="24"/>
        </w:rPr>
        <w:t xml:space="preserve"> while </w:t>
      </w:r>
      <w:r w:rsidR="00CA446D">
        <w:rPr>
          <w:rFonts w:ascii="Times New Roman" w:hAnsi="Times New Roman" w:cs="Times New Roman"/>
          <w:sz w:val="24"/>
          <w:szCs w:val="24"/>
        </w:rPr>
        <w:t xml:space="preserve">SC3 </w:t>
      </w:r>
      <w:r w:rsidR="005B4272">
        <w:rPr>
          <w:rFonts w:ascii="Times New Roman" w:hAnsi="Times New Roman" w:cs="Times New Roman"/>
          <w:sz w:val="24"/>
          <w:szCs w:val="24"/>
        </w:rPr>
        <w:t xml:space="preserve">and </w:t>
      </w:r>
      <w:r w:rsidR="00CA446D">
        <w:rPr>
          <w:rFonts w:ascii="Times New Roman" w:hAnsi="Times New Roman" w:cs="Times New Roman"/>
          <w:sz w:val="24"/>
          <w:szCs w:val="24"/>
        </w:rPr>
        <w:t xml:space="preserve">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w:t>
      </w:r>
      <w:del w:id="310" w:author="Jon.Richar" w:date="2024-03-05T11:58:00Z">
        <w:r w:rsidR="005B4272" w:rsidDel="001A0732">
          <w:rPr>
            <w:rFonts w:ascii="Times New Roman" w:hAnsi="Times New Roman" w:cs="Times New Roman"/>
            <w:sz w:val="24"/>
            <w:szCs w:val="24"/>
          </w:rPr>
          <w:delText xml:space="preserve">combined </w:delText>
        </w:r>
      </w:del>
      <w:ins w:id="311" w:author="Jon.Richar" w:date="2024-03-05T11:58:00Z">
        <w:r w:rsidR="001A0732">
          <w:rPr>
            <w:rFonts w:ascii="Times New Roman" w:hAnsi="Times New Roman" w:cs="Times New Roman"/>
            <w:sz w:val="24"/>
            <w:szCs w:val="24"/>
          </w:rPr>
          <w:t xml:space="preserve">grouped </w:t>
        </w:r>
      </w:ins>
      <w:r w:rsidR="005B4272">
        <w:rPr>
          <w:rFonts w:ascii="Times New Roman" w:hAnsi="Times New Roman" w:cs="Times New Roman"/>
          <w:sz w:val="24"/>
          <w:szCs w:val="24"/>
        </w:rPr>
        <w:t>into an</w:t>
      </w:r>
      <w:r w:rsidR="00D64CE5">
        <w:rPr>
          <w:rFonts w:ascii="Times New Roman" w:hAnsi="Times New Roman" w:cs="Times New Roman"/>
          <w:sz w:val="24"/>
          <w:szCs w:val="24"/>
        </w:rPr>
        <w:t xml:space="preserve"> OS </w:t>
      </w:r>
      <w:del w:id="312" w:author="Jon.Richar" w:date="2024-03-05T11:58:00Z">
        <w:r w:rsidR="00D64CE5" w:rsidDel="001A0732">
          <w:rPr>
            <w:rFonts w:ascii="Times New Roman" w:hAnsi="Times New Roman" w:cs="Times New Roman"/>
            <w:sz w:val="24"/>
            <w:szCs w:val="24"/>
          </w:rPr>
          <w:delText>group</w:delText>
        </w:r>
      </w:del>
      <w:ins w:id="313" w:author="Jon.Richar" w:date="2024-03-05T11:58:00Z">
        <w:r w:rsidR="001A0732">
          <w:rPr>
            <w:rFonts w:ascii="Times New Roman" w:hAnsi="Times New Roman" w:cs="Times New Roman"/>
            <w:sz w:val="24"/>
            <w:szCs w:val="24"/>
          </w:rPr>
          <w:t>category</w:t>
        </w:r>
      </w:ins>
      <w:del w:id="314" w:author="Chris.Long" w:date="2023-07-05T11:09:00Z">
        <w:r w:rsidR="005B4272" w:rsidDel="00D81B6D">
          <w:rPr>
            <w:rFonts w:ascii="Times New Roman" w:hAnsi="Times New Roman" w:cs="Times New Roman"/>
            <w:sz w:val="24"/>
            <w:szCs w:val="24"/>
          </w:rPr>
          <w:delText xml:space="preserve">. </w:delText>
        </w:r>
        <w:r w:rsidR="0065763F" w:rsidDel="00D81B6D">
          <w:rPr>
            <w:rFonts w:ascii="Times New Roman" w:hAnsi="Times New Roman" w:cs="Times New Roman"/>
            <w:sz w:val="24"/>
            <w:szCs w:val="24"/>
          </w:rPr>
          <w:delText>S</w:delText>
        </w:r>
      </w:del>
      <w:ins w:id="315" w:author="Chris.Long" w:date="2023-07-05T11:09:00Z">
        <w:r w:rsidR="00D81B6D">
          <w:rPr>
            <w:rFonts w:ascii="Times New Roman" w:hAnsi="Times New Roman" w:cs="Times New Roman"/>
            <w:sz w:val="24"/>
            <w:szCs w:val="24"/>
          </w:rPr>
          <w:t>; s</w:t>
        </w:r>
      </w:ins>
      <w:r w:rsidR="005B4272">
        <w:rPr>
          <w:rFonts w:ascii="Times New Roman" w:hAnsi="Times New Roman" w:cs="Times New Roman"/>
          <w:sz w:val="24"/>
          <w:szCs w:val="24"/>
        </w:rPr>
        <w:t xml:space="preserve">mall sample sizes prevented consideration of 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t>
      </w:r>
      <w:r w:rsidR="005B4272">
        <w:rPr>
          <w:rFonts w:ascii="Times New Roman" w:hAnsi="Times New Roman" w:cs="Times New Roman"/>
          <w:sz w:val="24"/>
          <w:szCs w:val="24"/>
        </w:rPr>
        <w:lastRenderedPageBreak/>
        <w:t>separately</w:t>
      </w:r>
      <w:r w:rsidR="00370AD3">
        <w:rPr>
          <w:rFonts w:ascii="Times New Roman" w:hAnsi="Times New Roman" w:cs="Times New Roman"/>
          <w:sz w:val="24"/>
          <w:szCs w:val="24"/>
        </w:rPr>
        <w:t>. Poor crab condition</w:t>
      </w:r>
      <w:ins w:id="316" w:author="Chris.Long" w:date="2023-07-05T11:14:00Z">
        <w:r w:rsidR="00D81B6D">
          <w:rPr>
            <w:rFonts w:ascii="Times New Roman" w:hAnsi="Times New Roman" w:cs="Times New Roman"/>
            <w:sz w:val="24"/>
            <w:szCs w:val="24"/>
          </w:rPr>
          <w:t xml:space="preserve"> (i.e., missing limbs</w:t>
        </w:r>
      </w:ins>
      <w:ins w:id="317" w:author="Chris.Long" w:date="2023-07-05T11:15:00Z">
        <w:r w:rsidR="00D81B6D">
          <w:rPr>
            <w:rFonts w:ascii="Times New Roman" w:hAnsi="Times New Roman" w:cs="Times New Roman"/>
            <w:sz w:val="24"/>
            <w:szCs w:val="24"/>
          </w:rPr>
          <w:t>)</w:t>
        </w:r>
      </w:ins>
      <w:r w:rsidR="00370AD3">
        <w:rPr>
          <w:rFonts w:ascii="Times New Roman" w:hAnsi="Times New Roman" w:cs="Times New Roman"/>
          <w:sz w:val="24"/>
          <w:szCs w:val="24"/>
        </w:rPr>
        <w:t>, and heavy epibiont growth typical of the SC5 state</w:t>
      </w:r>
      <w:ins w:id="318" w:author="Jon.Richar" w:date="2023-11-02T13:33:00Z">
        <w:r w:rsidR="00C70B31">
          <w:rPr>
            <w:rFonts w:ascii="Times New Roman" w:hAnsi="Times New Roman" w:cs="Times New Roman"/>
            <w:sz w:val="24"/>
            <w:szCs w:val="24"/>
          </w:rPr>
          <w:t>,</w:t>
        </w:r>
      </w:ins>
      <w:r w:rsidR="00370AD3">
        <w:rPr>
          <w:rFonts w:ascii="Times New Roman" w:hAnsi="Times New Roman" w:cs="Times New Roman"/>
          <w:sz w:val="24"/>
          <w:szCs w:val="24"/>
        </w:rPr>
        <w:t xml:space="preserve"> </w:t>
      </w:r>
      <w:ins w:id="319" w:author="Chris.Long" w:date="2023-07-05T11:17:00Z">
        <w:r w:rsidR="00894276">
          <w:rPr>
            <w:rFonts w:ascii="Times New Roman" w:hAnsi="Times New Roman" w:cs="Times New Roman"/>
            <w:sz w:val="24"/>
            <w:szCs w:val="24"/>
          </w:rPr>
          <w:t>and an overall low fre</w:t>
        </w:r>
      </w:ins>
      <w:ins w:id="320" w:author="Chris.Long" w:date="2023-07-05T11:18:00Z">
        <w:r w:rsidR="00894276">
          <w:rPr>
            <w:rFonts w:ascii="Times New Roman" w:hAnsi="Times New Roman" w:cs="Times New Roman"/>
            <w:sz w:val="24"/>
            <w:szCs w:val="24"/>
          </w:rPr>
          <w:t xml:space="preserve">quency of these crabs </w:t>
        </w:r>
      </w:ins>
      <w:r w:rsidR="00370AD3">
        <w:rPr>
          <w:rFonts w:ascii="Times New Roman" w:hAnsi="Times New Roman" w:cs="Times New Roman"/>
          <w:sz w:val="24"/>
          <w:szCs w:val="24"/>
        </w:rPr>
        <w:t xml:space="preserve">lead to </w:t>
      </w:r>
      <w:r w:rsidR="0065763F">
        <w:rPr>
          <w:rFonts w:ascii="Times New Roman" w:hAnsi="Times New Roman" w:cs="Times New Roman"/>
          <w:sz w:val="24"/>
          <w:szCs w:val="24"/>
        </w:rPr>
        <w:t xml:space="preserve">even </w:t>
      </w:r>
      <w:r w:rsidR="00370AD3">
        <w:rPr>
          <w:rFonts w:ascii="Times New Roman" w:hAnsi="Times New Roman" w:cs="Times New Roman"/>
          <w:sz w:val="24"/>
          <w:szCs w:val="24"/>
        </w:rPr>
        <w:t>small</w:t>
      </w:r>
      <w:r w:rsidR="002720F5">
        <w:rPr>
          <w:rFonts w:ascii="Times New Roman" w:hAnsi="Times New Roman" w:cs="Times New Roman"/>
          <w:sz w:val="24"/>
          <w:szCs w:val="24"/>
        </w:rPr>
        <w:t>er</w:t>
      </w:r>
      <w:r w:rsidR="00370AD3">
        <w:rPr>
          <w:rFonts w:ascii="Times New Roman" w:hAnsi="Times New Roman" w:cs="Times New Roman"/>
          <w:sz w:val="24"/>
          <w:szCs w:val="24"/>
        </w:rPr>
        <w:t xml:space="preserve"> sample sizes for this category</w:t>
      </w:r>
      <w:ins w:id="321" w:author="Jon.Richar" w:date="2023-11-02T13:33:00Z">
        <w:r w:rsidR="00C70B31">
          <w:rPr>
            <w:rFonts w:ascii="Times New Roman" w:hAnsi="Times New Roman" w:cs="Times New Roman"/>
            <w:sz w:val="24"/>
            <w:szCs w:val="24"/>
          </w:rPr>
          <w:t>; as a result, sample size was inadequate and this shell condition category was not included.</w:t>
        </w:r>
      </w:ins>
      <w:del w:id="322" w:author="Jon.Richar" w:date="2023-11-02T13:33:00Z">
        <w:r w:rsidR="0065763F" w:rsidDel="00C70B31">
          <w:rPr>
            <w:rFonts w:ascii="Times New Roman" w:hAnsi="Times New Roman" w:cs="Times New Roman"/>
            <w:sz w:val="24"/>
            <w:szCs w:val="24"/>
          </w:rPr>
          <w:delText xml:space="preserve">, </w:delText>
        </w:r>
        <w:r w:rsidR="0027125F" w:rsidDel="00C70B31">
          <w:rPr>
            <w:rFonts w:ascii="Times New Roman" w:hAnsi="Times New Roman" w:cs="Times New Roman"/>
            <w:sz w:val="24"/>
            <w:szCs w:val="24"/>
          </w:rPr>
          <w:delText>i</w:delText>
        </w:r>
        <w:r w:rsidR="003E2693" w:rsidDel="00C70B31">
          <w:rPr>
            <w:rFonts w:ascii="Times New Roman" w:hAnsi="Times New Roman" w:cs="Times New Roman"/>
            <w:sz w:val="24"/>
            <w:szCs w:val="24"/>
          </w:rPr>
          <w:delText xml:space="preserve">n addition to </w:delText>
        </w:r>
        <w:r w:rsidR="0065763F" w:rsidDel="00C70B31">
          <w:rPr>
            <w:rFonts w:ascii="Times New Roman" w:hAnsi="Times New Roman" w:cs="Times New Roman"/>
            <w:sz w:val="24"/>
            <w:szCs w:val="24"/>
          </w:rPr>
          <w:delText>concern about quality of these measurements</w:delText>
        </w:r>
        <w:r w:rsidR="00370AD3" w:rsidDel="00C70B31">
          <w:rPr>
            <w:rFonts w:ascii="Times New Roman" w:hAnsi="Times New Roman" w:cs="Times New Roman"/>
            <w:sz w:val="24"/>
            <w:szCs w:val="24"/>
          </w:rPr>
          <w:delText xml:space="preserve">, and these </w:delText>
        </w:r>
        <w:r w:rsidR="00632A79" w:rsidDel="00C70B31">
          <w:rPr>
            <w:rFonts w:ascii="Times New Roman" w:hAnsi="Times New Roman" w:cs="Times New Roman"/>
            <w:sz w:val="24"/>
            <w:szCs w:val="24"/>
          </w:rPr>
          <w:delText>crab</w:delText>
        </w:r>
        <w:r w:rsidR="0065763F" w:rsidDel="00C70B31">
          <w:rPr>
            <w:rFonts w:ascii="Times New Roman" w:hAnsi="Times New Roman" w:cs="Times New Roman"/>
            <w:sz w:val="24"/>
            <w:szCs w:val="24"/>
          </w:rPr>
          <w:delText xml:space="preserve"> were excluded from model development</w:delText>
        </w:r>
      </w:del>
      <w:ins w:id="323" w:author="Chris.Long" w:date="2023-07-05T11:19:00Z">
        <w:del w:id="324" w:author="Jon.Richar" w:date="2023-11-02T13:33:00Z">
          <w:r w:rsidR="00894276" w:rsidDel="00C70B31">
            <w:rPr>
              <w:rFonts w:ascii="Times New Roman" w:hAnsi="Times New Roman" w:cs="Times New Roman"/>
              <w:sz w:val="24"/>
              <w:szCs w:val="24"/>
            </w:rPr>
            <w:delText>analysis</w:delText>
          </w:r>
        </w:del>
      </w:ins>
      <w:del w:id="325" w:author="Jon.Richar" w:date="2023-11-21T12:31:00Z">
        <w:r w:rsidR="005B4272" w:rsidDel="00F82445">
          <w:rPr>
            <w:rFonts w:ascii="Times New Roman" w:hAnsi="Times New Roman" w:cs="Times New Roman"/>
            <w:sz w:val="24"/>
            <w:szCs w:val="24"/>
          </w:rPr>
          <w:delText>.</w:delText>
        </w:r>
      </w:del>
      <w:r w:rsidR="002720F5">
        <w:rPr>
          <w:rFonts w:ascii="Times New Roman" w:hAnsi="Times New Roman" w:cs="Times New Roman"/>
          <w:sz w:val="24"/>
          <w:szCs w:val="24"/>
        </w:rPr>
        <w:t xml:space="preserve"> Small sample sizes also prevented robust calculation of size-weight models for </w:t>
      </w:r>
      <w:r w:rsidR="002A14E5">
        <w:rPr>
          <w:rFonts w:ascii="Times New Roman" w:hAnsi="Times New Roman" w:cs="Times New Roman"/>
          <w:sz w:val="24"/>
          <w:szCs w:val="24"/>
        </w:rPr>
        <w:t>OS</w:t>
      </w:r>
      <w:r w:rsidR="002720F5">
        <w:rPr>
          <w:rFonts w:ascii="Times New Roman" w:hAnsi="Times New Roman" w:cs="Times New Roman"/>
          <w:sz w:val="24"/>
          <w:szCs w:val="24"/>
        </w:rPr>
        <w:t xml:space="preserve"> </w:t>
      </w:r>
      <w:del w:id="326" w:author="Jon.Richar" w:date="2023-11-02T15:32:00Z">
        <w:r w:rsidR="00416C73" w:rsidDel="00291C12">
          <w:rPr>
            <w:rFonts w:ascii="Times New Roman" w:hAnsi="Times New Roman" w:cs="Times New Roman"/>
            <w:sz w:val="24"/>
            <w:szCs w:val="24"/>
          </w:rPr>
          <w:delText xml:space="preserve">NBS </w:delText>
        </w:r>
      </w:del>
      <w:del w:id="327" w:author="Jon.Richar" w:date="2023-11-02T13:34:00Z">
        <w:r w:rsidR="002A14E5" w:rsidDel="00C70B31">
          <w:rPr>
            <w:rFonts w:ascii="Times New Roman" w:hAnsi="Times New Roman" w:cs="Times New Roman"/>
            <w:sz w:val="24"/>
            <w:szCs w:val="24"/>
          </w:rPr>
          <w:delText>CO</w:delText>
        </w:r>
      </w:del>
      <w:ins w:id="328" w:author="Jon.Richar" w:date="2023-11-02T15:33:00Z">
        <w:r w:rsidR="00291C12">
          <w:rPr>
            <w:rFonts w:ascii="Times New Roman" w:hAnsi="Times New Roman" w:cs="Times New Roman"/>
            <w:sz w:val="24"/>
            <w:szCs w:val="24"/>
          </w:rPr>
          <w:t>NBS SNC</w:t>
        </w:r>
      </w:ins>
      <w:del w:id="329" w:author="Jon.Richar" w:date="2023-11-02T13:51:00Z">
        <w:r w:rsidR="00AF45C9" w:rsidDel="000A6E3D">
          <w:rPr>
            <w:rFonts w:ascii="Times New Roman" w:hAnsi="Times New Roman" w:cs="Times New Roman"/>
            <w:sz w:val="24"/>
            <w:szCs w:val="24"/>
          </w:rPr>
          <w:delText>,</w:delText>
        </w:r>
      </w:del>
      <w:r w:rsidR="00AF45C9">
        <w:rPr>
          <w:rFonts w:ascii="Times New Roman" w:hAnsi="Times New Roman" w:cs="Times New Roman"/>
          <w:sz w:val="24"/>
          <w:szCs w:val="24"/>
        </w:rPr>
        <w:t xml:space="preserve"> thus size-weight models for th</w:t>
      </w:r>
      <w:r w:rsidR="00416C73">
        <w:rPr>
          <w:rFonts w:ascii="Times New Roman" w:hAnsi="Times New Roman" w:cs="Times New Roman"/>
          <w:sz w:val="24"/>
          <w:szCs w:val="24"/>
        </w:rPr>
        <w:t>is stock</w:t>
      </w:r>
      <w:r w:rsidR="00AF45C9">
        <w:rPr>
          <w:rFonts w:ascii="Times New Roman" w:hAnsi="Times New Roman" w:cs="Times New Roman"/>
          <w:sz w:val="24"/>
          <w:szCs w:val="24"/>
        </w:rPr>
        <w:t xml:space="preserve"> incorporated all shell conditions, with a focus on evaluating</w:t>
      </w:r>
      <w:del w:id="330" w:author="Jon.Richar" w:date="2024-03-05T11:59:00Z">
        <w:r w:rsidR="00AF45C9" w:rsidDel="001A0732">
          <w:rPr>
            <w:rFonts w:ascii="Times New Roman" w:hAnsi="Times New Roman" w:cs="Times New Roman"/>
            <w:sz w:val="24"/>
            <w:szCs w:val="24"/>
          </w:rPr>
          <w:delText xml:space="preserve"> regional</w:delText>
        </w:r>
      </w:del>
      <w:r w:rsidR="00AF45C9">
        <w:rPr>
          <w:rFonts w:ascii="Times New Roman" w:hAnsi="Times New Roman" w:cs="Times New Roman"/>
          <w:sz w:val="24"/>
          <w:szCs w:val="24"/>
        </w:rPr>
        <w:t xml:space="preserve"> differences</w:t>
      </w:r>
      <w:ins w:id="331" w:author="Jon.Richar" w:date="2024-03-05T11:58:00Z">
        <w:r w:rsidR="001A0732">
          <w:rPr>
            <w:rFonts w:ascii="Times New Roman" w:hAnsi="Times New Roman" w:cs="Times New Roman"/>
            <w:sz w:val="24"/>
            <w:szCs w:val="24"/>
          </w:rPr>
          <w:t xml:space="preserve"> </w:t>
        </w:r>
      </w:ins>
      <w:ins w:id="332" w:author="Jon.Richar" w:date="2024-03-05T11:59:00Z">
        <w:r w:rsidR="001A0732">
          <w:rPr>
            <w:rFonts w:ascii="Times New Roman" w:hAnsi="Times New Roman" w:cs="Times New Roman"/>
            <w:sz w:val="24"/>
            <w:szCs w:val="24"/>
          </w:rPr>
          <w:t>relative to EBS crab</w:t>
        </w:r>
      </w:ins>
      <w:r w:rsidR="002720F5">
        <w:rPr>
          <w:rFonts w:ascii="Times New Roman" w:hAnsi="Times New Roman" w:cs="Times New Roman"/>
          <w:sz w:val="24"/>
          <w:szCs w:val="24"/>
        </w:rPr>
        <w:t>.</w:t>
      </w:r>
      <w:r w:rsidR="005B4272">
        <w:rPr>
          <w:rFonts w:ascii="Times New Roman" w:hAnsi="Times New Roman" w:cs="Times New Roman"/>
          <w:sz w:val="24"/>
          <w:szCs w:val="24"/>
        </w:rPr>
        <w:t xml:space="preserve"> </w:t>
      </w:r>
      <w:del w:id="333" w:author="Chris.Long" w:date="2023-07-05T11:20:00Z">
        <w:r w:rsidR="00F3155F" w:rsidDel="00894276">
          <w:rPr>
            <w:rFonts w:ascii="Times New Roman" w:eastAsiaTheme="minorEastAsia" w:hAnsi="Times New Roman" w:cs="Times New Roman"/>
            <w:sz w:val="24"/>
            <w:szCs w:val="24"/>
          </w:rPr>
          <w:delText>Respective measurement s</w:delText>
        </w:r>
      </w:del>
      <w:ins w:id="334" w:author="Chris.Long" w:date="2023-07-05T11:20:00Z">
        <w:del w:id="335" w:author="Jon.Richar" w:date="2023-11-03T17:14:00Z">
          <w:r w:rsidR="00894276" w:rsidDel="009F293B">
            <w:rPr>
              <w:rFonts w:ascii="Times New Roman" w:eastAsiaTheme="minorEastAsia" w:hAnsi="Times New Roman" w:cs="Times New Roman"/>
              <w:sz w:val="24"/>
              <w:szCs w:val="24"/>
            </w:rPr>
            <w:delText>S</w:delText>
          </w:r>
        </w:del>
      </w:ins>
      <w:del w:id="336" w:author="Jon.Richar" w:date="2023-11-03T17:14:00Z">
        <w:r w:rsidR="00F3155F" w:rsidDel="009F293B">
          <w:rPr>
            <w:rFonts w:ascii="Times New Roman" w:eastAsiaTheme="minorEastAsia" w:hAnsi="Times New Roman" w:cs="Times New Roman"/>
            <w:sz w:val="24"/>
            <w:szCs w:val="24"/>
          </w:rPr>
          <w:delText xml:space="preserve">ample sizes by species, </w:delText>
        </w:r>
        <w:r w:rsidR="003E2693" w:rsidDel="009F293B">
          <w:rPr>
            <w:rFonts w:ascii="Times New Roman" w:eastAsiaTheme="minorEastAsia" w:hAnsi="Times New Roman" w:cs="Times New Roman"/>
            <w:sz w:val="24"/>
            <w:szCs w:val="24"/>
          </w:rPr>
          <w:delText xml:space="preserve">sex, </w:delText>
        </w:r>
        <w:r w:rsidR="00CA446D" w:rsidDel="009F293B">
          <w:rPr>
            <w:rFonts w:ascii="Times New Roman" w:eastAsiaTheme="minorEastAsia" w:hAnsi="Times New Roman" w:cs="Times New Roman"/>
            <w:sz w:val="24"/>
            <w:szCs w:val="24"/>
          </w:rPr>
          <w:delText>SC</w:delText>
        </w:r>
        <w:r w:rsidR="00F3155F" w:rsidDel="009F293B">
          <w:rPr>
            <w:rFonts w:ascii="Times New Roman" w:eastAsiaTheme="minorEastAsia" w:hAnsi="Times New Roman" w:cs="Times New Roman"/>
            <w:sz w:val="24"/>
            <w:szCs w:val="24"/>
          </w:rPr>
          <w:delText>, year and thermal regime of sampling year may be found</w:delText>
        </w:r>
      </w:del>
      <w:ins w:id="337" w:author="Chris.Long" w:date="2023-07-05T11:20:00Z">
        <w:del w:id="338" w:author="Jon.Richar" w:date="2023-11-03T17:14:00Z">
          <w:r w:rsidR="00894276" w:rsidDel="009F293B">
            <w:rPr>
              <w:rFonts w:ascii="Times New Roman" w:eastAsiaTheme="minorEastAsia" w:hAnsi="Times New Roman" w:cs="Times New Roman"/>
              <w:sz w:val="24"/>
              <w:szCs w:val="24"/>
            </w:rPr>
            <w:delText>are given</w:delText>
          </w:r>
        </w:del>
      </w:ins>
      <w:del w:id="339" w:author="Jon.Richar" w:date="2023-11-03T17:14:00Z">
        <w:r w:rsidR="00F3155F" w:rsidDel="009F293B">
          <w:rPr>
            <w:rFonts w:ascii="Times New Roman" w:eastAsiaTheme="minorEastAsia" w:hAnsi="Times New Roman" w:cs="Times New Roman"/>
            <w:sz w:val="24"/>
            <w:szCs w:val="24"/>
          </w:rPr>
          <w:delText xml:space="preserve"> in Table</w:delText>
        </w:r>
        <w:r w:rsidR="00E87134" w:rsidDel="009F293B">
          <w:rPr>
            <w:rFonts w:ascii="Times New Roman" w:eastAsiaTheme="minorEastAsia" w:hAnsi="Times New Roman" w:cs="Times New Roman"/>
            <w:sz w:val="24"/>
            <w:szCs w:val="24"/>
          </w:rPr>
          <w:delText>s</w:delText>
        </w:r>
        <w:r w:rsidR="00F3155F" w:rsidDel="009F293B">
          <w:rPr>
            <w:rFonts w:ascii="Times New Roman" w:eastAsiaTheme="minorEastAsia" w:hAnsi="Times New Roman" w:cs="Times New Roman"/>
            <w:sz w:val="24"/>
            <w:szCs w:val="24"/>
          </w:rPr>
          <w:delText xml:space="preserve"> </w:delText>
        </w:r>
        <w:r w:rsidR="008C7BF1" w:rsidDel="009F293B">
          <w:rPr>
            <w:rFonts w:ascii="Times New Roman" w:eastAsiaTheme="minorEastAsia" w:hAnsi="Times New Roman" w:cs="Times New Roman"/>
            <w:sz w:val="24"/>
            <w:szCs w:val="24"/>
          </w:rPr>
          <w:delText>(</w:delText>
        </w:r>
        <w:r w:rsidR="00F3155F" w:rsidDel="009F293B">
          <w:rPr>
            <w:rFonts w:ascii="Times New Roman" w:eastAsiaTheme="minorEastAsia" w:hAnsi="Times New Roman" w:cs="Times New Roman"/>
            <w:sz w:val="24"/>
            <w:szCs w:val="24"/>
          </w:rPr>
          <w:delText>1</w:delText>
        </w:r>
        <w:r w:rsidR="008C7BF1" w:rsidDel="009F293B">
          <w:rPr>
            <w:rFonts w:ascii="Times New Roman" w:eastAsiaTheme="minorEastAsia" w:hAnsi="Times New Roman" w:cs="Times New Roman"/>
            <w:sz w:val="24"/>
            <w:szCs w:val="24"/>
          </w:rPr>
          <w:delText xml:space="preserve">, </w:delText>
        </w:r>
        <w:r w:rsidR="00E87134" w:rsidDel="009F293B">
          <w:rPr>
            <w:rFonts w:ascii="Times New Roman" w:eastAsiaTheme="minorEastAsia" w:hAnsi="Times New Roman" w:cs="Times New Roman"/>
            <w:sz w:val="24"/>
            <w:szCs w:val="24"/>
          </w:rPr>
          <w:delText>2</w:delText>
        </w:r>
        <w:r w:rsidR="008C7BF1" w:rsidDel="009F293B">
          <w:rPr>
            <w:rFonts w:ascii="Times New Roman" w:eastAsiaTheme="minorEastAsia" w:hAnsi="Times New Roman" w:cs="Times New Roman"/>
            <w:sz w:val="24"/>
            <w:szCs w:val="24"/>
          </w:rPr>
          <w:delText>)</w:delText>
        </w:r>
        <w:r w:rsidR="00F3155F" w:rsidDel="009F293B">
          <w:rPr>
            <w:rFonts w:ascii="Times New Roman" w:eastAsiaTheme="minorEastAsia" w:hAnsi="Times New Roman" w:cs="Times New Roman"/>
            <w:sz w:val="24"/>
            <w:szCs w:val="24"/>
          </w:rPr>
          <w:delText>.</w:delText>
        </w:r>
      </w:del>
      <w:r w:rsidR="009733C1">
        <w:rPr>
          <w:rFonts w:ascii="Times New Roman" w:eastAsiaTheme="minorEastAsia" w:hAnsi="Times New Roman" w:cs="Times New Roman"/>
          <w:sz w:val="24"/>
          <w:szCs w:val="24"/>
        </w:rPr>
        <w:t xml:space="preserve"> </w:t>
      </w:r>
      <w:ins w:id="340" w:author="Jon.Richar" w:date="2023-11-03T17:14:00Z">
        <w:r w:rsidR="009F2191">
          <w:rPr>
            <w:rFonts w:ascii="Times New Roman" w:eastAsiaTheme="minorEastAsia" w:hAnsi="Times New Roman" w:cs="Times New Roman"/>
            <w:sz w:val="24"/>
            <w:szCs w:val="24"/>
          </w:rPr>
          <w:t xml:space="preserve">Sample sizes by species, sex, SC, </w:t>
        </w:r>
      </w:ins>
      <w:ins w:id="341" w:author="Jon.Richar" w:date="2024-02-08T19:14:00Z">
        <w:r w:rsidR="009F2191">
          <w:rPr>
            <w:rFonts w:ascii="Times New Roman" w:eastAsiaTheme="minorEastAsia" w:hAnsi="Times New Roman" w:cs="Times New Roman"/>
            <w:sz w:val="24"/>
            <w:szCs w:val="24"/>
          </w:rPr>
          <w:t>and</w:t>
        </w:r>
      </w:ins>
      <w:ins w:id="342" w:author="Jon.Richar" w:date="2023-11-03T17:14:00Z">
        <w:r w:rsidR="009F2191">
          <w:rPr>
            <w:rFonts w:ascii="Times New Roman" w:eastAsiaTheme="minorEastAsia" w:hAnsi="Times New Roman" w:cs="Times New Roman"/>
            <w:sz w:val="24"/>
            <w:szCs w:val="24"/>
          </w:rPr>
          <w:t xml:space="preserve"> year are given in Tables (1, 2).</w:t>
        </w:r>
      </w:ins>
    </w:p>
    <w:p w14:paraId="7AEC8857" w14:textId="1EBCA933" w:rsidR="009F293B" w:rsidRPr="004C5528" w:rsidRDefault="001A0732" w:rsidP="009F2191">
      <w:pPr>
        <w:spacing w:after="0" w:line="480" w:lineRule="auto"/>
        <w:ind w:firstLine="720"/>
        <w:rPr>
          <w:rFonts w:ascii="Times New Roman" w:eastAsiaTheme="minorEastAsia" w:hAnsi="Times New Roman" w:cs="Times New Roman"/>
          <w:sz w:val="24"/>
          <w:szCs w:val="24"/>
        </w:rPr>
      </w:pPr>
      <w:ins w:id="343" w:author="Jon.Richar" w:date="2024-03-05T12:00:00Z">
        <w:r>
          <w:rPr>
            <w:rFonts w:ascii="Times New Roman" w:eastAsiaTheme="minorEastAsia" w:hAnsi="Times New Roman" w:cs="Times New Roman"/>
            <w:sz w:val="24"/>
            <w:szCs w:val="24"/>
          </w:rPr>
          <w:t xml:space="preserve">In clutch-bearing mature </w:t>
        </w:r>
      </w:ins>
      <w:ins w:id="344" w:author="Jon.Richar" w:date="2023-11-03T17:23:00Z">
        <w:r w:rsidR="009F293B">
          <w:rPr>
            <w:rFonts w:ascii="Times New Roman" w:eastAsiaTheme="minorEastAsia" w:hAnsi="Times New Roman" w:cs="Times New Roman"/>
            <w:sz w:val="24"/>
            <w:szCs w:val="24"/>
          </w:rPr>
          <w:t>female crab</w:t>
        </w:r>
      </w:ins>
      <w:ins w:id="345" w:author="Jon.Richar" w:date="2024-03-05T11:59:00Z">
        <w:r>
          <w:rPr>
            <w:rFonts w:ascii="Times New Roman" w:eastAsiaTheme="minorEastAsia" w:hAnsi="Times New Roman" w:cs="Times New Roman"/>
            <w:sz w:val="24"/>
            <w:szCs w:val="24"/>
          </w:rPr>
          <w:t>,</w:t>
        </w:r>
      </w:ins>
      <w:ins w:id="346" w:author="Jon.Richar" w:date="2023-11-03T17:23:00Z">
        <w:r w:rsidR="009F293B">
          <w:rPr>
            <w:rFonts w:ascii="Times New Roman" w:eastAsiaTheme="minorEastAsia" w:hAnsi="Times New Roman" w:cs="Times New Roman"/>
            <w:sz w:val="24"/>
            <w:szCs w:val="24"/>
          </w:rPr>
          <w:t xml:space="preserve"> </w:t>
        </w:r>
      </w:ins>
      <w:ins w:id="347" w:author="Jon.Richar" w:date="2024-03-05T12:00:00Z">
        <w:r>
          <w:rPr>
            <w:rFonts w:ascii="Times New Roman" w:eastAsiaTheme="minorEastAsia" w:hAnsi="Times New Roman" w:cs="Times New Roman"/>
            <w:sz w:val="24"/>
            <w:szCs w:val="24"/>
          </w:rPr>
          <w:t xml:space="preserve">the </w:t>
        </w:r>
      </w:ins>
      <w:ins w:id="348" w:author="Jon.Richar" w:date="2023-11-03T17:23:00Z">
        <w:r w:rsidR="00681C49">
          <w:rPr>
            <w:rFonts w:ascii="Times New Roman" w:eastAsiaTheme="minorEastAsia" w:hAnsi="Times New Roman" w:cs="Times New Roman"/>
            <w:sz w:val="24"/>
            <w:szCs w:val="24"/>
          </w:rPr>
          <w:t xml:space="preserve">egg </w:t>
        </w:r>
      </w:ins>
      <w:ins w:id="349" w:author="Jon.Richar" w:date="2024-03-05T12:00:00Z">
        <w:r>
          <w:rPr>
            <w:rFonts w:ascii="Times New Roman" w:eastAsiaTheme="minorEastAsia" w:hAnsi="Times New Roman" w:cs="Times New Roman"/>
            <w:sz w:val="24"/>
            <w:szCs w:val="24"/>
          </w:rPr>
          <w:t>mass is likely to influence</w:t>
        </w:r>
      </w:ins>
      <w:ins w:id="350" w:author="Jon.Richar" w:date="2023-11-03T17:23:00Z">
        <w:r w:rsidR="00681C49">
          <w:rPr>
            <w:rFonts w:ascii="Times New Roman" w:eastAsiaTheme="minorEastAsia" w:hAnsi="Times New Roman" w:cs="Times New Roman"/>
            <w:sz w:val="24"/>
            <w:szCs w:val="24"/>
          </w:rPr>
          <w:t xml:space="preserve"> t</w:t>
        </w:r>
        <w:r w:rsidR="009F293B">
          <w:rPr>
            <w:rFonts w:ascii="Times New Roman" w:eastAsiaTheme="minorEastAsia" w:hAnsi="Times New Roman" w:cs="Times New Roman"/>
            <w:sz w:val="24"/>
            <w:szCs w:val="24"/>
          </w:rPr>
          <w:t xml:space="preserve">he size-weight relationship, particularly </w:t>
        </w:r>
        <w:r w:rsidR="00F82445">
          <w:rPr>
            <w:rFonts w:ascii="Times New Roman" w:eastAsiaTheme="minorEastAsia" w:hAnsi="Times New Roman" w:cs="Times New Roman"/>
            <w:sz w:val="24"/>
            <w:szCs w:val="24"/>
          </w:rPr>
          <w:t xml:space="preserve">as a function of its </w:t>
        </w:r>
      </w:ins>
      <w:ins w:id="351" w:author="Jon.Richar" w:date="2023-11-03T17:24:00Z">
        <w:r w:rsidR="00F82445">
          <w:rPr>
            <w:rFonts w:ascii="Times New Roman" w:eastAsiaTheme="minorEastAsia" w:hAnsi="Times New Roman" w:cs="Times New Roman"/>
            <w:sz w:val="24"/>
            <w:szCs w:val="24"/>
          </w:rPr>
          <w:t>CS</w:t>
        </w:r>
      </w:ins>
      <w:ins w:id="352" w:author="Jon.Richar" w:date="2023-11-03T17:30:00Z">
        <w:r w:rsidR="00681C49">
          <w:rPr>
            <w:rFonts w:ascii="Times New Roman" w:eastAsiaTheme="minorEastAsia" w:hAnsi="Times New Roman" w:cs="Times New Roman"/>
            <w:sz w:val="24"/>
            <w:szCs w:val="24"/>
          </w:rPr>
          <w:t xml:space="preserve">, a measure of the </w:t>
        </w:r>
      </w:ins>
      <w:ins w:id="353" w:author="Jon.Richar" w:date="2023-11-03T17:44:00Z">
        <w:r w:rsidR="00D257E5">
          <w:rPr>
            <w:rFonts w:ascii="Times New Roman" w:eastAsiaTheme="minorEastAsia" w:hAnsi="Times New Roman" w:cs="Times New Roman"/>
            <w:sz w:val="24"/>
            <w:szCs w:val="24"/>
          </w:rPr>
          <w:t xml:space="preserve">physical </w:t>
        </w:r>
      </w:ins>
      <w:ins w:id="354" w:author="Jon.Richar" w:date="2023-11-03T17:30:00Z">
        <w:r w:rsidR="00681C49">
          <w:rPr>
            <w:rFonts w:ascii="Times New Roman" w:eastAsiaTheme="minorEastAsia" w:hAnsi="Times New Roman" w:cs="Times New Roman"/>
            <w:sz w:val="24"/>
            <w:szCs w:val="24"/>
          </w:rPr>
          <w:t>size of the egg mass</w:t>
        </w:r>
      </w:ins>
      <w:ins w:id="355" w:author="Jon.Richar" w:date="2023-11-03T17:24:00Z">
        <w:r w:rsidR="009F293B">
          <w:rPr>
            <w:rFonts w:ascii="Times New Roman" w:eastAsiaTheme="minorEastAsia" w:hAnsi="Times New Roman" w:cs="Times New Roman"/>
            <w:sz w:val="24"/>
            <w:szCs w:val="24"/>
          </w:rPr>
          <w:t>.</w:t>
        </w:r>
      </w:ins>
      <w:ins w:id="356" w:author="Jon.Richar" w:date="2023-11-03T17:29:00Z">
        <w:r w:rsidR="00681C49">
          <w:rPr>
            <w:rFonts w:ascii="Times New Roman" w:eastAsiaTheme="minorEastAsia" w:hAnsi="Times New Roman" w:cs="Times New Roman"/>
            <w:sz w:val="24"/>
            <w:szCs w:val="24"/>
          </w:rPr>
          <w:t xml:space="preserve"> Currently survey personnel score </w:t>
        </w:r>
      </w:ins>
      <w:r w:rsidR="009F2191">
        <w:rPr>
          <w:rFonts w:ascii="Times New Roman" w:eastAsiaTheme="minorEastAsia" w:hAnsi="Times New Roman" w:cs="Times New Roman"/>
          <w:sz w:val="24"/>
          <w:szCs w:val="24"/>
        </w:rPr>
        <w:t>CS</w:t>
      </w:r>
      <w:ins w:id="357" w:author="Jon.Richar" w:date="2023-11-03T17:29:00Z">
        <w:r w:rsidR="00681C49">
          <w:rPr>
            <w:rFonts w:ascii="Times New Roman" w:eastAsiaTheme="minorEastAsia" w:hAnsi="Times New Roman" w:cs="Times New Roman"/>
            <w:sz w:val="24"/>
            <w:szCs w:val="24"/>
          </w:rPr>
          <w:t xml:space="preserve"> on a range from 0 (no eggs) to 6 (full clutch, with eggs protruding)</w:t>
        </w:r>
      </w:ins>
      <w:ins w:id="358" w:author="Jon.Richar" w:date="2023-11-03T17:31:00Z">
        <w:r w:rsidR="00681C49">
          <w:rPr>
            <w:rFonts w:ascii="Times New Roman" w:eastAsiaTheme="minorEastAsia" w:hAnsi="Times New Roman" w:cs="Times New Roman"/>
            <w:sz w:val="24"/>
            <w:szCs w:val="24"/>
          </w:rPr>
          <w:t xml:space="preserve"> as per Jadamec (1999).</w:t>
        </w:r>
      </w:ins>
      <w:ins w:id="359" w:author="Jon.Richar" w:date="2023-11-03T17:24:00Z">
        <w:r w:rsidR="009F293B">
          <w:rPr>
            <w:rFonts w:ascii="Times New Roman" w:eastAsiaTheme="minorEastAsia" w:hAnsi="Times New Roman" w:cs="Times New Roman"/>
            <w:sz w:val="24"/>
            <w:szCs w:val="24"/>
          </w:rPr>
          <w:t xml:space="preserve"> </w:t>
        </w:r>
      </w:ins>
      <w:r w:rsidR="00E22166">
        <w:rPr>
          <w:rFonts w:ascii="Times New Roman" w:eastAsiaTheme="minorEastAsia" w:hAnsi="Times New Roman" w:cs="Times New Roman"/>
          <w:sz w:val="24"/>
          <w:szCs w:val="24"/>
        </w:rPr>
        <w:t xml:space="preserve">For female models considering the effect of clutch-size, only </w:t>
      </w:r>
      <w:del w:id="360" w:author="Jon.Richar" w:date="2023-11-02T15:23:00Z">
        <w:r w:rsidR="00E22166" w:rsidDel="00291C12">
          <w:rPr>
            <w:rFonts w:ascii="Times New Roman" w:eastAsiaTheme="minorEastAsia" w:hAnsi="Times New Roman" w:cs="Times New Roman"/>
            <w:sz w:val="24"/>
            <w:szCs w:val="24"/>
          </w:rPr>
          <w:delText>EBS CB</w:delText>
        </w:r>
      </w:del>
      <w:ins w:id="361" w:author="Jon.Richar" w:date="2023-11-02T15:23:00Z">
        <w:r w:rsidR="00291C12">
          <w:rPr>
            <w:rFonts w:ascii="Times New Roman" w:eastAsiaTheme="minorEastAsia" w:hAnsi="Times New Roman" w:cs="Times New Roman"/>
            <w:sz w:val="24"/>
            <w:szCs w:val="24"/>
          </w:rPr>
          <w:t>EBS TC</w:t>
        </w:r>
      </w:ins>
      <w:r w:rsidR="00E22166">
        <w:rPr>
          <w:rFonts w:ascii="Times New Roman" w:eastAsiaTheme="minorEastAsia" w:hAnsi="Times New Roman" w:cs="Times New Roman"/>
          <w:sz w:val="24"/>
          <w:szCs w:val="24"/>
        </w:rPr>
        <w:t xml:space="preserve"> and </w:t>
      </w:r>
      <w:del w:id="362" w:author="Jon.Richar" w:date="2023-11-02T15:22:00Z">
        <w:r w:rsidR="00E22166" w:rsidDel="00291C12">
          <w:rPr>
            <w:rFonts w:ascii="Times New Roman" w:eastAsiaTheme="minorEastAsia" w:hAnsi="Times New Roman" w:cs="Times New Roman"/>
            <w:sz w:val="24"/>
            <w:szCs w:val="24"/>
          </w:rPr>
          <w:delText>EBS CO</w:delText>
        </w:r>
      </w:del>
      <w:ins w:id="363" w:author="Jon.Richar" w:date="2023-11-02T15:22:00Z">
        <w:r w:rsidR="00291C12">
          <w:rPr>
            <w:rFonts w:ascii="Times New Roman" w:eastAsiaTheme="minorEastAsia" w:hAnsi="Times New Roman" w:cs="Times New Roman"/>
            <w:sz w:val="24"/>
            <w:szCs w:val="24"/>
          </w:rPr>
          <w:t>EBS SNC</w:t>
        </w:r>
      </w:ins>
      <w:r w:rsidR="00E22166">
        <w:rPr>
          <w:rFonts w:ascii="Times New Roman" w:eastAsiaTheme="minorEastAsia" w:hAnsi="Times New Roman" w:cs="Times New Roman"/>
          <w:sz w:val="24"/>
          <w:szCs w:val="24"/>
        </w:rPr>
        <w:t xml:space="preserve"> females were investigated, for clutch-sizes of ½, ¾, and full, as it was felt that </w:t>
      </w:r>
      <w:r w:rsidR="002D17CA">
        <w:rPr>
          <w:rFonts w:ascii="Times New Roman" w:eastAsiaTheme="minorEastAsia" w:hAnsi="Times New Roman" w:cs="Times New Roman"/>
          <w:sz w:val="24"/>
          <w:szCs w:val="24"/>
        </w:rPr>
        <w:t>classification</w:t>
      </w:r>
      <w:r w:rsidR="00E22166">
        <w:rPr>
          <w:rFonts w:ascii="Times New Roman" w:eastAsiaTheme="minorEastAsia" w:hAnsi="Times New Roman" w:cs="Times New Roman"/>
          <w:sz w:val="24"/>
          <w:szCs w:val="24"/>
        </w:rPr>
        <w:t xml:space="preserve"> </w:t>
      </w:r>
      <w:r w:rsidR="002D17CA">
        <w:rPr>
          <w:rFonts w:ascii="Times New Roman" w:eastAsiaTheme="minorEastAsia" w:hAnsi="Times New Roman" w:cs="Times New Roman"/>
          <w:sz w:val="24"/>
          <w:szCs w:val="24"/>
        </w:rPr>
        <w:t>protocols</w:t>
      </w:r>
      <w:r w:rsidR="00E22166">
        <w:rPr>
          <w:rFonts w:ascii="Times New Roman" w:eastAsiaTheme="minorEastAsia" w:hAnsi="Times New Roman" w:cs="Times New Roman"/>
          <w:sz w:val="24"/>
          <w:szCs w:val="24"/>
        </w:rPr>
        <w:t xml:space="preserve"> for these clutch sizes </w:t>
      </w:r>
      <w:r w:rsidR="002D17CA">
        <w:rPr>
          <w:rFonts w:ascii="Times New Roman" w:eastAsiaTheme="minorEastAsia" w:hAnsi="Times New Roman" w:cs="Times New Roman"/>
          <w:sz w:val="24"/>
          <w:szCs w:val="24"/>
        </w:rPr>
        <w:t xml:space="preserve">and </w:t>
      </w:r>
      <w:del w:id="364" w:author="Jon.Richar" w:date="2023-11-03T17:32:00Z">
        <w:r w:rsidR="00E22166" w:rsidDel="00681C49">
          <w:rPr>
            <w:rFonts w:ascii="Times New Roman" w:eastAsiaTheme="minorEastAsia" w:hAnsi="Times New Roman" w:cs="Times New Roman"/>
            <w:sz w:val="24"/>
            <w:szCs w:val="24"/>
          </w:rPr>
          <w:delText xml:space="preserve">in the </w:delText>
        </w:r>
      </w:del>
      <w:r w:rsidR="00E22166">
        <w:rPr>
          <w:rFonts w:ascii="Times New Roman" w:eastAsiaTheme="minorEastAsia" w:hAnsi="Times New Roman" w:cs="Times New Roman"/>
          <w:sz w:val="24"/>
          <w:szCs w:val="24"/>
        </w:rPr>
        <w:t xml:space="preserve">species were </w:t>
      </w:r>
      <w:del w:id="365" w:author="Jon.Richar" w:date="2023-11-03T17:32:00Z">
        <w:r w:rsidR="00E22166" w:rsidDel="00681C49">
          <w:rPr>
            <w:rFonts w:ascii="Times New Roman" w:eastAsiaTheme="minorEastAsia" w:hAnsi="Times New Roman" w:cs="Times New Roman"/>
            <w:sz w:val="24"/>
            <w:szCs w:val="24"/>
          </w:rPr>
          <w:delText>the most reliable</w:delText>
        </w:r>
      </w:del>
      <w:ins w:id="366" w:author="Jon.Richar" w:date="2023-11-03T17:32:00Z">
        <w:r w:rsidR="00681C49">
          <w:rPr>
            <w:rFonts w:ascii="Times New Roman" w:eastAsiaTheme="minorEastAsia" w:hAnsi="Times New Roman" w:cs="Times New Roman"/>
            <w:sz w:val="24"/>
            <w:szCs w:val="24"/>
          </w:rPr>
          <w:t>least susceptible to error due to subjectivity</w:t>
        </w:r>
      </w:ins>
      <w:r w:rsidR="008C7BF1">
        <w:rPr>
          <w:rFonts w:ascii="Times New Roman" w:eastAsiaTheme="minorEastAsia" w:hAnsi="Times New Roman" w:cs="Times New Roman"/>
          <w:sz w:val="24"/>
          <w:szCs w:val="24"/>
        </w:rPr>
        <w:t xml:space="preserve"> (Jadamec 1999)</w:t>
      </w:r>
      <w:r w:rsidR="00E22166">
        <w:rPr>
          <w:rFonts w:ascii="Times New Roman" w:eastAsiaTheme="minorEastAsia" w:hAnsi="Times New Roman" w:cs="Times New Roman"/>
          <w:sz w:val="24"/>
          <w:szCs w:val="24"/>
        </w:rPr>
        <w:t>.</w:t>
      </w:r>
      <w:del w:id="367" w:author="Jon.Richar" w:date="2024-03-05T12:43:00Z">
        <w:r w:rsidR="005E1AA2" w:rsidDel="00CD5455">
          <w:rPr>
            <w:rFonts w:ascii="Times New Roman" w:eastAsiaTheme="minorEastAsia" w:hAnsi="Times New Roman" w:cs="Times New Roman"/>
            <w:sz w:val="24"/>
            <w:szCs w:val="24"/>
          </w:rPr>
          <w:delText xml:space="preserve"> For </w:delText>
        </w:r>
      </w:del>
      <w:del w:id="368" w:author="Jon.Richar" w:date="2024-03-05T11:57:00Z">
        <w:r w:rsidR="005E1AA2" w:rsidDel="001A0732">
          <w:rPr>
            <w:rFonts w:ascii="Times New Roman" w:eastAsiaTheme="minorEastAsia" w:hAnsi="Times New Roman" w:cs="Times New Roman"/>
            <w:sz w:val="24"/>
            <w:szCs w:val="24"/>
          </w:rPr>
          <w:delText>these females,</w:delText>
        </w:r>
      </w:del>
      <w:del w:id="369" w:author="Jon.Richar" w:date="2024-03-05T12:43:00Z">
        <w:r w:rsidR="005E1AA2" w:rsidDel="00CD5455">
          <w:rPr>
            <w:rFonts w:ascii="Times New Roman" w:eastAsiaTheme="minorEastAsia" w:hAnsi="Times New Roman" w:cs="Times New Roman"/>
            <w:sz w:val="24"/>
            <w:szCs w:val="24"/>
          </w:rPr>
          <w:delText xml:space="preserve"> separate models were run </w:delText>
        </w:r>
      </w:del>
      <w:ins w:id="370" w:author="Chris.Long" w:date="2023-07-05T11:22:00Z">
        <w:del w:id="371" w:author="Jon.Richar" w:date="2024-03-05T12:43:00Z">
          <w:r w:rsidR="00894276" w:rsidDel="00CD5455">
            <w:rPr>
              <w:rFonts w:ascii="Times New Roman" w:eastAsiaTheme="minorEastAsia" w:hAnsi="Times New Roman" w:cs="Times New Roman"/>
              <w:sz w:val="24"/>
              <w:szCs w:val="24"/>
            </w:rPr>
            <w:delText xml:space="preserve">fit </w:delText>
          </w:r>
        </w:del>
      </w:ins>
      <w:del w:id="372" w:author="Jon.Richar" w:date="2024-03-05T12:43:00Z">
        <w:r w:rsidR="005E1AA2" w:rsidDel="00CD5455">
          <w:rPr>
            <w:rFonts w:ascii="Times New Roman" w:eastAsiaTheme="minorEastAsia" w:hAnsi="Times New Roman" w:cs="Times New Roman"/>
            <w:sz w:val="24"/>
            <w:szCs w:val="24"/>
          </w:rPr>
          <w:delText>for pooled crab by shell condition across clutch-size categories, and by clutch-size category within shell condition groups.</w:delText>
        </w:r>
        <w:r w:rsidR="002D17CA" w:rsidDel="00CD5455">
          <w:rPr>
            <w:rFonts w:ascii="Times New Roman" w:eastAsiaTheme="minorEastAsia" w:hAnsi="Times New Roman" w:cs="Times New Roman"/>
            <w:sz w:val="24"/>
            <w:szCs w:val="24"/>
          </w:rPr>
          <w:delText xml:space="preserve"> </w:delText>
        </w:r>
      </w:del>
      <w:r w:rsidR="009F2191">
        <w:rPr>
          <w:rFonts w:ascii="Times New Roman" w:eastAsiaTheme="minorEastAsia" w:hAnsi="Times New Roman" w:cs="Times New Roman"/>
          <w:sz w:val="24"/>
          <w:szCs w:val="24"/>
        </w:rPr>
        <w:t xml:space="preserve"> </w:t>
      </w:r>
    </w:p>
    <w:p w14:paraId="6272E787" w14:textId="663C26FF" w:rsidR="00C50A7F" w:rsidRDefault="009F6E9C" w:rsidP="00E22166">
      <w:pPr>
        <w:spacing w:after="0" w:line="480" w:lineRule="auto"/>
        <w:ind w:firstLine="720"/>
        <w:rPr>
          <w:ins w:id="373" w:author="Jon.Richar" w:date="2024-03-05T13:17:00Z"/>
          <w:rFonts w:ascii="Times New Roman" w:hAnsi="Times New Roman" w:cs="Times New Roman"/>
          <w:sz w:val="24"/>
          <w:szCs w:val="24"/>
        </w:rPr>
      </w:pPr>
      <w:r>
        <w:rPr>
          <w:rFonts w:ascii="Times New Roman" w:hAnsi="Times New Roman" w:cs="Times New Roman"/>
          <w:sz w:val="24"/>
          <w:szCs w:val="24"/>
        </w:rPr>
        <w:t xml:space="preserve">For analysis, </w:t>
      </w:r>
      <w:r w:rsidR="00926526">
        <w:rPr>
          <w:rFonts w:ascii="Times New Roman" w:hAnsi="Times New Roman" w:cs="Times New Roman"/>
          <w:sz w:val="24"/>
          <w:szCs w:val="24"/>
        </w:rPr>
        <w:t>as a first step, exploratory</w:t>
      </w:r>
      <w:r w:rsidR="00AD6346">
        <w:rPr>
          <w:rFonts w:ascii="Times New Roman" w:hAnsi="Times New Roman" w:cs="Times New Roman"/>
          <w:sz w:val="24"/>
          <w:szCs w:val="24"/>
        </w:rPr>
        <w:t xml:space="preserve"> </w:t>
      </w:r>
      <w:ins w:id="374" w:author="Jon.Richar" w:date="2024-03-05T12:46:00Z">
        <w:r w:rsidR="00CD5455">
          <w:rPr>
            <w:rFonts w:ascii="Times New Roman" w:hAnsi="Times New Roman" w:cs="Times New Roman"/>
            <w:sz w:val="24"/>
            <w:szCs w:val="24"/>
          </w:rPr>
          <w:t>least sum squares (LSS) models were run</w:t>
        </w:r>
      </w:ins>
      <w:r w:rsidR="00AD6346">
        <w:rPr>
          <w:rFonts w:ascii="Times New Roman" w:hAnsi="Times New Roman" w:cs="Times New Roman"/>
          <w:sz w:val="24"/>
          <w:szCs w:val="24"/>
        </w:rPr>
        <w:t xml:space="preserve">; this facilitated </w:t>
      </w:r>
      <w:r w:rsidR="005C6097">
        <w:rPr>
          <w:rFonts w:ascii="Times New Roman" w:hAnsi="Times New Roman" w:cs="Times New Roman"/>
          <w:sz w:val="24"/>
          <w:szCs w:val="24"/>
        </w:rPr>
        <w:t xml:space="preserve"> </w:t>
      </w:r>
      <w:r w:rsidR="00AD6346">
        <w:rPr>
          <w:rFonts w:ascii="Times New Roman" w:hAnsi="Times New Roman" w:cs="Times New Roman"/>
          <w:sz w:val="24"/>
          <w:szCs w:val="24"/>
        </w:rPr>
        <w:t xml:space="preserve">comparisons with both </w:t>
      </w:r>
      <w:r w:rsidR="005C6097">
        <w:rPr>
          <w:rFonts w:ascii="Times New Roman" w:hAnsi="Times New Roman" w:cs="Times New Roman"/>
          <w:sz w:val="24"/>
          <w:szCs w:val="24"/>
        </w:rPr>
        <w:t xml:space="preserve">with prior models (Chilton et al. 2010), </w:t>
      </w:r>
      <w:r w:rsidR="00AD6346">
        <w:rPr>
          <w:rFonts w:ascii="Times New Roman" w:hAnsi="Times New Roman" w:cs="Times New Roman"/>
          <w:sz w:val="24"/>
          <w:szCs w:val="24"/>
        </w:rPr>
        <w:t>through procedural consistency, and follow-on maximum likelihood (ML) models via use of the same base data</w:t>
      </w:r>
      <w:ins w:id="375" w:author="Jon.Richar" w:date="2024-03-05T12:47:00Z">
        <w:r w:rsidR="00CD5455">
          <w:rPr>
            <w:rFonts w:ascii="Times New Roman" w:hAnsi="Times New Roman" w:cs="Times New Roman"/>
            <w:sz w:val="24"/>
            <w:szCs w:val="24"/>
          </w:rPr>
          <w:t>. Ma</w:t>
        </w:r>
      </w:ins>
      <w:ins w:id="376" w:author="Jon.Richar" w:date="2024-03-05T12:48:00Z">
        <w:r w:rsidR="00CD5455">
          <w:rPr>
            <w:rFonts w:ascii="Times New Roman" w:hAnsi="Times New Roman" w:cs="Times New Roman"/>
            <w:sz w:val="24"/>
            <w:szCs w:val="24"/>
          </w:rPr>
          <w:t>ximum likelihood</w:t>
        </w:r>
      </w:ins>
      <w:r w:rsidR="00AD6346">
        <w:rPr>
          <w:rFonts w:ascii="Times New Roman" w:hAnsi="Times New Roman" w:cs="Times New Roman"/>
          <w:sz w:val="24"/>
          <w:szCs w:val="24"/>
        </w:rPr>
        <w:t xml:space="preserve"> </w:t>
      </w:r>
      <w:ins w:id="377" w:author="Jon.Richar" w:date="2024-03-05T12:48:00Z">
        <w:r w:rsidR="00CD5455">
          <w:rPr>
            <w:rFonts w:ascii="Times New Roman" w:hAnsi="Times New Roman" w:cs="Times New Roman"/>
            <w:sz w:val="24"/>
            <w:szCs w:val="24"/>
          </w:rPr>
          <w:t xml:space="preserve">models were </w:t>
        </w:r>
      </w:ins>
      <w:ins w:id="378" w:author="Jon.Richar" w:date="2024-03-05T12:51:00Z">
        <w:r w:rsidR="00CD5455">
          <w:rPr>
            <w:rFonts w:ascii="Times New Roman" w:hAnsi="Times New Roman" w:cs="Times New Roman"/>
            <w:sz w:val="24"/>
            <w:szCs w:val="24"/>
          </w:rPr>
          <w:t>run</w:t>
        </w:r>
      </w:ins>
      <w:r w:rsidR="00AD6346">
        <w:rPr>
          <w:rFonts w:ascii="Times New Roman" w:hAnsi="Times New Roman" w:cs="Times New Roman"/>
          <w:sz w:val="24"/>
          <w:szCs w:val="24"/>
        </w:rPr>
        <w:t xml:space="preserve"> using forward selection</w:t>
      </w:r>
      <w:ins w:id="379" w:author="Jon.Richar" w:date="2024-03-05T12:50:00Z">
        <w:r w:rsidR="00CD5455">
          <w:rPr>
            <w:rFonts w:ascii="Times New Roman" w:hAnsi="Times New Roman" w:cs="Times New Roman"/>
            <w:sz w:val="24"/>
            <w:szCs w:val="24"/>
          </w:rPr>
          <w:t>, beginning with a basic null model</w:t>
        </w:r>
      </w:ins>
      <w:ins w:id="380" w:author="Jon.Richar" w:date="2024-03-05T13:17:00Z">
        <w:r w:rsidR="00C50A7F">
          <w:rPr>
            <w:rFonts w:ascii="Times New Roman" w:hAnsi="Times New Roman" w:cs="Times New Roman"/>
            <w:sz w:val="24"/>
            <w:szCs w:val="24"/>
          </w:rPr>
          <w:t>,</w:t>
        </w:r>
      </w:ins>
      <w:ins w:id="381" w:author="Jon.Richar" w:date="2024-03-05T12:50:00Z">
        <w:r w:rsidR="00CD5455">
          <w:rPr>
            <w:rFonts w:ascii="Times New Roman" w:hAnsi="Times New Roman" w:cs="Times New Roman"/>
            <w:sz w:val="24"/>
            <w:szCs w:val="24"/>
          </w:rPr>
          <w:t xml:space="preserve"> and proceeding to a full model incorporating all relevant covariates, with interaction terms where </w:t>
        </w:r>
      </w:ins>
      <w:r w:rsidR="00AD6346">
        <w:rPr>
          <w:rFonts w:ascii="Times New Roman" w:hAnsi="Times New Roman" w:cs="Times New Roman"/>
          <w:sz w:val="24"/>
          <w:szCs w:val="24"/>
        </w:rPr>
        <w:t xml:space="preserve">deemed </w:t>
      </w:r>
      <w:ins w:id="382" w:author="Jon.Richar" w:date="2024-03-05T12:50:00Z">
        <w:r w:rsidR="00CD5455">
          <w:rPr>
            <w:rFonts w:ascii="Times New Roman" w:hAnsi="Times New Roman" w:cs="Times New Roman"/>
            <w:sz w:val="24"/>
            <w:szCs w:val="24"/>
          </w:rPr>
          <w:t xml:space="preserve">reasonable. </w:t>
        </w:r>
      </w:ins>
    </w:p>
    <w:p w14:paraId="51FDC223" w14:textId="31A6AE21" w:rsidR="00C13299" w:rsidRDefault="00CD5455" w:rsidP="00E22166">
      <w:pPr>
        <w:spacing w:after="0" w:line="480" w:lineRule="auto"/>
        <w:ind w:firstLine="720"/>
        <w:rPr>
          <w:rFonts w:ascii="Times New Roman" w:hAnsi="Times New Roman" w:cs="Times New Roman"/>
          <w:sz w:val="24"/>
          <w:szCs w:val="24"/>
        </w:rPr>
      </w:pPr>
      <w:ins w:id="383" w:author="Jon.Richar" w:date="2024-03-05T12:52:00Z">
        <w:r>
          <w:rPr>
            <w:rFonts w:ascii="Times New Roman" w:hAnsi="Times New Roman" w:cs="Times New Roman"/>
            <w:sz w:val="24"/>
            <w:szCs w:val="24"/>
          </w:rPr>
          <w:t xml:space="preserve">For </w:t>
        </w:r>
      </w:ins>
      <w:ins w:id="384" w:author="Jon.Richar" w:date="2024-03-05T12:53:00Z">
        <w:r w:rsidR="003E13CA">
          <w:rPr>
            <w:rFonts w:ascii="Times New Roman" w:hAnsi="Times New Roman" w:cs="Times New Roman"/>
            <w:sz w:val="24"/>
            <w:szCs w:val="24"/>
          </w:rPr>
          <w:t>modeling</w:t>
        </w:r>
      </w:ins>
      <w:ins w:id="385" w:author="Jon.Richar" w:date="2024-03-05T12:52:00Z">
        <w:r w:rsidR="003E13CA">
          <w:rPr>
            <w:rFonts w:ascii="Times New Roman" w:hAnsi="Times New Roman" w:cs="Times New Roman"/>
            <w:sz w:val="24"/>
            <w:szCs w:val="24"/>
          </w:rPr>
          <w:t>, the a</w:t>
        </w:r>
      </w:ins>
      <w:del w:id="386" w:author="Jon.Richar" w:date="2024-03-05T12:51:00Z">
        <w:r w:rsidR="009F6E9C" w:rsidDel="00CD5455">
          <w:rPr>
            <w:rFonts w:ascii="Times New Roman" w:hAnsi="Times New Roman" w:cs="Times New Roman"/>
            <w:sz w:val="24"/>
            <w:szCs w:val="24"/>
          </w:rPr>
          <w:delText>t</w:delText>
        </w:r>
        <w:r w:rsidR="00C13299" w:rsidDel="00CD5455">
          <w:rPr>
            <w:rFonts w:ascii="Times New Roman" w:hAnsi="Times New Roman" w:cs="Times New Roman"/>
            <w:sz w:val="24"/>
            <w:szCs w:val="24"/>
          </w:rPr>
          <w:delText>he</w:delText>
        </w:r>
        <w:r w:rsidR="00F3155F" w:rsidDel="00CD5455">
          <w:rPr>
            <w:rFonts w:ascii="Times New Roman" w:hAnsi="Times New Roman" w:cs="Times New Roman"/>
            <w:sz w:val="24"/>
            <w:szCs w:val="24"/>
          </w:rPr>
          <w:delText xml:space="preserve"> </w:delText>
        </w:r>
      </w:del>
      <w:del w:id="387" w:author="Jon.Richar" w:date="2024-03-05T12:52:00Z">
        <w:r w:rsidR="00F3155F" w:rsidDel="00CD5455">
          <w:rPr>
            <w:rFonts w:ascii="Times New Roman" w:hAnsi="Times New Roman" w:cs="Times New Roman"/>
            <w:sz w:val="24"/>
            <w:szCs w:val="24"/>
          </w:rPr>
          <w:delText>a</w:delText>
        </w:r>
      </w:del>
      <w:r w:rsidR="00F3155F">
        <w:rPr>
          <w:rFonts w:ascii="Times New Roman" w:hAnsi="Times New Roman" w:cs="Times New Roman"/>
          <w:sz w:val="24"/>
          <w:szCs w:val="24"/>
        </w:rPr>
        <w:t>llometric</w:t>
      </w:r>
      <w:r w:rsidR="00C13299">
        <w:rPr>
          <w:rFonts w:ascii="Times New Roman" w:hAnsi="Times New Roman" w:cs="Times New Roman"/>
          <w:sz w:val="24"/>
          <w:szCs w:val="24"/>
        </w:rPr>
        <w:t xml:space="preserve"> size-weight relationship </w:t>
      </w:r>
      <w:del w:id="388" w:author="Jon.Richar" w:date="2024-03-05T12:53:00Z">
        <w:r w:rsidR="009F6E9C" w:rsidDel="003E13CA">
          <w:rPr>
            <w:rFonts w:ascii="Times New Roman" w:hAnsi="Times New Roman" w:cs="Times New Roman"/>
            <w:sz w:val="24"/>
            <w:szCs w:val="24"/>
          </w:rPr>
          <w:delText xml:space="preserve">for each </w:delText>
        </w:r>
        <w:r w:rsidR="00CA6E2B" w:rsidDel="003E13CA">
          <w:rPr>
            <w:rFonts w:ascii="Times New Roman" w:hAnsi="Times New Roman" w:cs="Times New Roman"/>
            <w:sz w:val="24"/>
            <w:szCs w:val="24"/>
          </w:rPr>
          <w:delText>group</w:delText>
        </w:r>
        <w:r w:rsidR="009F6E9C" w:rsidDel="003E13CA">
          <w:rPr>
            <w:rFonts w:ascii="Times New Roman" w:hAnsi="Times New Roman" w:cs="Times New Roman"/>
            <w:sz w:val="24"/>
            <w:szCs w:val="24"/>
          </w:rPr>
          <w:delText xml:space="preserve"> </w:delText>
        </w:r>
      </w:del>
      <w:r w:rsidR="00F3155F">
        <w:rPr>
          <w:rFonts w:ascii="Times New Roman" w:hAnsi="Times New Roman" w:cs="Times New Roman"/>
          <w:sz w:val="24"/>
          <w:szCs w:val="24"/>
        </w:rPr>
        <w:t xml:space="preserve">may </w:t>
      </w:r>
      <w:r w:rsidR="0096688B">
        <w:rPr>
          <w:rFonts w:ascii="Times New Roman" w:hAnsi="Times New Roman" w:cs="Times New Roman"/>
          <w:sz w:val="24"/>
          <w:szCs w:val="24"/>
        </w:rPr>
        <w:t xml:space="preserve">be </w:t>
      </w:r>
      <w:r w:rsidR="00F3155F">
        <w:rPr>
          <w:rFonts w:ascii="Times New Roman" w:hAnsi="Times New Roman" w:cs="Times New Roman"/>
          <w:sz w:val="24"/>
          <w:szCs w:val="24"/>
        </w:rPr>
        <w:t>modeled</w:t>
      </w:r>
      <w:r w:rsidR="00C13299">
        <w:rPr>
          <w:rFonts w:ascii="Times New Roman" w:hAnsi="Times New Roman" w:cs="Times New Roman"/>
          <w:sz w:val="24"/>
          <w:szCs w:val="24"/>
        </w:rPr>
        <w:t xml:space="preserve"> as</w:t>
      </w:r>
    </w:p>
    <w:p w14:paraId="56A405C5" w14:textId="7EA865EE" w:rsidR="00C13299"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ins w:id="389" w:author="Jon.Richar" w:date="2024-02-08T19:15:00Z">
        <w:r w:rsidR="00F201DC">
          <w:rPr>
            <w:rFonts w:ascii="Times New Roman" w:eastAsiaTheme="minorEastAsia" w:hAnsi="Times New Roman" w:cs="Times New Roman"/>
            <w:sz w:val="24"/>
            <w:szCs w:val="24"/>
          </w:rPr>
          <w:t>2</w:t>
        </w:r>
      </w:ins>
      <w:del w:id="390" w:author="Jon.Richar" w:date="2024-02-08T19:15:00Z">
        <w:r w:rsidDel="00F201DC">
          <w:rPr>
            <w:rFonts w:ascii="Times New Roman" w:eastAsiaTheme="minorEastAsia" w:hAnsi="Times New Roman" w:cs="Times New Roman"/>
            <w:sz w:val="24"/>
            <w:szCs w:val="24"/>
          </w:rPr>
          <w:delText>1</w:delText>
        </w:r>
      </w:del>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m:oMath>
        <m:r>
          <w:rPr>
            <w:rFonts w:ascii="Cambria Math" w:hAnsi="Cambria Math" w:cs="Times New Roman"/>
            <w:sz w:val="24"/>
            <w:szCs w:val="24"/>
          </w:rPr>
          <m:t>W=a*</m:t>
        </m:r>
        <m:sSup>
          <m:sSupPr>
            <m:ctrlPr>
              <w:rPr>
                <w:rFonts w:ascii="Cambria Math" w:hAnsi="Cambria Math" w:cs="Times New Roman"/>
                <w:i/>
                <w:sz w:val="24"/>
                <w:szCs w:val="24"/>
              </w:rPr>
            </m:ctrlPr>
          </m:sSupPr>
          <m:e>
            <m:r>
              <w:rPr>
                <w:rFonts w:ascii="Cambria Math" w:hAnsi="Cambria Math" w:cs="Times New Roman"/>
                <w:sz w:val="24"/>
                <w:szCs w:val="24"/>
              </w:rPr>
              <m:t>L</m:t>
            </m:r>
          </m:e>
          <m:sup>
            <m:r>
              <w:del w:id="391" w:author="Jon.Richar" w:date="2024-02-08T14:35:00Z">
                <w:rPr>
                  <w:rFonts w:ascii="Cambria Math" w:hAnsi="Cambria Math" w:cs="Times New Roman"/>
                  <w:sz w:val="24"/>
                  <w:szCs w:val="24"/>
                </w:rPr>
                <m:t>a</m:t>
              </w:del>
            </m:r>
            <m:r>
              <w:ins w:id="392" w:author="Jon.Richar" w:date="2024-02-08T14:35:00Z">
                <w:rPr>
                  <w:rFonts w:ascii="Cambria Math" w:hAnsi="Cambria Math" w:cs="Times New Roman"/>
                  <w:sz w:val="24"/>
                  <w:szCs w:val="24"/>
                </w:rPr>
                <m:t>b</m:t>
              </w:ins>
            </m:r>
          </m:sup>
        </m:sSup>
        <m:r>
          <w:rPr>
            <w:rFonts w:ascii="Cambria Math" w:hAnsi="Cambria Math" w:cs="Times New Roman"/>
            <w:sz w:val="24"/>
            <w:szCs w:val="24"/>
          </w:rPr>
          <m:t>,</m:t>
        </m:r>
      </m:oMath>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p>
    <w:p w14:paraId="5CFE0DB3" w14:textId="4FBF9977" w:rsidR="00C13299" w:rsidRDefault="00F3155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w:t>
      </w:r>
      <w:r w:rsidR="00C13299">
        <w:rPr>
          <w:rFonts w:ascii="Times New Roman" w:eastAsiaTheme="minorEastAsia" w:hAnsi="Times New Roman" w:cs="Times New Roman"/>
          <w:sz w:val="24"/>
          <w:szCs w:val="24"/>
        </w:rPr>
        <w:t xml:space="preserve">here </w:t>
      </w:r>
      <w:r w:rsidR="00C13299" w:rsidRPr="00C13299">
        <w:rPr>
          <w:rFonts w:ascii="Times New Roman" w:eastAsiaTheme="minorEastAsia" w:hAnsi="Times New Roman" w:cs="Times New Roman"/>
          <w:i/>
          <w:sz w:val="24"/>
          <w:szCs w:val="24"/>
        </w:rPr>
        <w:t>W</w:t>
      </w:r>
      <w:r w:rsidR="00C13299">
        <w:rPr>
          <w:rFonts w:ascii="Times New Roman" w:eastAsiaTheme="minorEastAsia" w:hAnsi="Times New Roman" w:cs="Times New Roman"/>
          <w:sz w:val="24"/>
          <w:szCs w:val="24"/>
        </w:rPr>
        <w:t xml:space="preserve"> is the measured weight</w:t>
      </w:r>
      <w:r w:rsidR="003C09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g</w:t>
      </w:r>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 xml:space="preserve">L </w:t>
      </w:r>
      <w:r w:rsidR="00C13299">
        <w:rPr>
          <w:rFonts w:ascii="Times New Roman" w:eastAsiaTheme="minorEastAsia" w:hAnsi="Times New Roman" w:cs="Times New Roman"/>
          <w:sz w:val="24"/>
          <w:szCs w:val="24"/>
        </w:rPr>
        <w:t xml:space="preserve">is the corresponding carapace </w:t>
      </w:r>
      <w:r>
        <w:rPr>
          <w:rFonts w:ascii="Times New Roman" w:eastAsiaTheme="minorEastAsia" w:hAnsi="Times New Roman" w:cs="Times New Roman"/>
          <w:sz w:val="24"/>
          <w:szCs w:val="24"/>
        </w:rPr>
        <w:t>size measurement (</w:t>
      </w:r>
      <w:r w:rsidR="00C13299">
        <w:rPr>
          <w:rFonts w:ascii="Times New Roman" w:eastAsiaTheme="minorEastAsia" w:hAnsi="Times New Roman" w:cs="Times New Roman"/>
          <w:sz w:val="24"/>
          <w:szCs w:val="24"/>
        </w:rPr>
        <w:t>len</w:t>
      </w:r>
      <w:r>
        <w:rPr>
          <w:rFonts w:ascii="Times New Roman" w:eastAsiaTheme="minorEastAsia" w:hAnsi="Times New Roman" w:cs="Times New Roman"/>
          <w:sz w:val="24"/>
          <w:szCs w:val="24"/>
        </w:rPr>
        <w:t>gth/width) in mm</w:t>
      </w:r>
      <w:r w:rsidR="003C097C">
        <w:rPr>
          <w:rFonts w:ascii="Times New Roman" w:eastAsiaTheme="minorEastAsia" w:hAnsi="Times New Roman" w:cs="Times New Roman"/>
          <w:sz w:val="24"/>
          <w:szCs w:val="24"/>
        </w:rPr>
        <w:t xml:space="preserve">, </w:t>
      </w:r>
      <w:r w:rsidR="00C13299">
        <w:rPr>
          <w:rFonts w:ascii="Times New Roman" w:eastAsiaTheme="minorEastAsia" w:hAnsi="Times New Roman" w:cs="Times New Roman"/>
          <w:sz w:val="24"/>
          <w:szCs w:val="24"/>
        </w:rPr>
        <w:t xml:space="preserve">and </w:t>
      </w:r>
      <w:r w:rsidR="00C13299" w:rsidRPr="00C13299">
        <w:rPr>
          <w:rFonts w:ascii="Times New Roman" w:eastAsiaTheme="minorEastAsia" w:hAnsi="Times New Roman" w:cs="Times New Roman"/>
          <w:i/>
          <w:sz w:val="24"/>
          <w:szCs w:val="24"/>
        </w:rPr>
        <w:t>a</w:t>
      </w:r>
      <w:r w:rsidR="00C13299">
        <w:rPr>
          <w:rFonts w:ascii="Times New Roman" w:eastAsiaTheme="minorEastAsia" w:hAnsi="Times New Roman" w:cs="Times New Roman"/>
          <w:sz w:val="24"/>
          <w:szCs w:val="24"/>
        </w:rPr>
        <w:t xml:space="preserve"> and </w:t>
      </w:r>
      <w:r w:rsidR="00C13299" w:rsidRPr="00C13299">
        <w:rPr>
          <w:rFonts w:ascii="Times New Roman" w:eastAsiaTheme="minorEastAsia" w:hAnsi="Times New Roman" w:cs="Times New Roman"/>
          <w:i/>
          <w:sz w:val="24"/>
          <w:szCs w:val="24"/>
        </w:rPr>
        <w:t>b</w:t>
      </w:r>
      <w:r w:rsidR="00C13299">
        <w:rPr>
          <w:rFonts w:ascii="Times New Roman" w:eastAsiaTheme="minorEastAsia" w:hAnsi="Times New Roman" w:cs="Times New Roman"/>
          <w:sz w:val="24"/>
          <w:szCs w:val="24"/>
        </w:rPr>
        <w:t xml:space="preserve"> are model estimated parameters</w:t>
      </w:r>
      <w:r w:rsidR="0088732F">
        <w:rPr>
          <w:rFonts w:ascii="Times New Roman" w:eastAsiaTheme="minorEastAsia" w:hAnsi="Times New Roman" w:cs="Times New Roman"/>
          <w:sz w:val="24"/>
          <w:szCs w:val="24"/>
        </w:rPr>
        <w:t xml:space="preserve">. </w:t>
      </w:r>
      <w:del w:id="393" w:author="Jon.Richar" w:date="2024-03-05T13:21:00Z">
        <w:r w:rsidR="0088732F" w:rsidDel="00C50A7F">
          <w:rPr>
            <w:rFonts w:ascii="Times New Roman" w:eastAsiaTheme="minorEastAsia" w:hAnsi="Times New Roman" w:cs="Times New Roman"/>
            <w:sz w:val="24"/>
            <w:szCs w:val="24"/>
          </w:rPr>
          <w:delText xml:space="preserve">This </w:delText>
        </w:r>
        <w:r w:rsidDel="00C50A7F">
          <w:rPr>
            <w:rFonts w:ascii="Times New Roman" w:eastAsiaTheme="minorEastAsia" w:hAnsi="Times New Roman" w:cs="Times New Roman"/>
            <w:sz w:val="24"/>
            <w:szCs w:val="24"/>
          </w:rPr>
          <w:delText>model</w:delText>
        </w:r>
      </w:del>
      <w:ins w:id="394" w:author="Jon.Richar" w:date="2024-03-05T13:21:00Z">
        <w:r w:rsidR="00C50A7F">
          <w:rPr>
            <w:rFonts w:ascii="Times New Roman" w:eastAsiaTheme="minorEastAsia" w:hAnsi="Times New Roman" w:cs="Times New Roman"/>
            <w:sz w:val="24"/>
            <w:szCs w:val="24"/>
          </w:rPr>
          <w:t>For LSS modeling this</w:t>
        </w:r>
      </w:ins>
      <w:r>
        <w:rPr>
          <w:rFonts w:ascii="Times New Roman" w:eastAsiaTheme="minorEastAsia" w:hAnsi="Times New Roman" w:cs="Times New Roman"/>
          <w:sz w:val="24"/>
          <w:szCs w:val="24"/>
        </w:rPr>
        <w:t xml:space="preserve"> </w:t>
      </w:r>
      <w:r w:rsidR="0088732F">
        <w:rPr>
          <w:rFonts w:ascii="Times New Roman" w:eastAsiaTheme="minorEastAsia" w:hAnsi="Times New Roman" w:cs="Times New Roman"/>
          <w:sz w:val="24"/>
          <w:szCs w:val="24"/>
        </w:rPr>
        <w:t>was linearized via log-transformation as</w:t>
      </w:r>
    </w:p>
    <w:p w14:paraId="4108F672" w14:textId="4C473600" w:rsidR="00BD2B31" w:rsidRDefault="002B18CC" w:rsidP="00171163">
      <w:pPr>
        <w:spacing w:after="0" w:line="480" w:lineRule="auto"/>
        <w:rPr>
          <w:ins w:id="395" w:author="Jon.Richar" w:date="2024-02-08T14:56:00Z"/>
          <w:rFonts w:ascii="Times New Roman" w:eastAsiaTheme="minorEastAsia" w:hAnsi="Times New Roman" w:cs="Times New Roman"/>
          <w:sz w:val="24"/>
          <w:szCs w:val="24"/>
        </w:rPr>
      </w:pPr>
      <w:r>
        <w:rPr>
          <w:rFonts w:ascii="Times New Roman" w:eastAsiaTheme="minorEastAsia" w:hAnsi="Times New Roman" w:cs="Times New Roman"/>
          <w:sz w:val="24"/>
          <w:szCs w:val="24"/>
        </w:rPr>
        <w:t>[</w:t>
      </w:r>
      <w:ins w:id="396" w:author="Jon.Richar" w:date="2024-02-08T19:15:00Z">
        <w:r w:rsidR="00F201DC">
          <w:rPr>
            <w:rFonts w:ascii="Times New Roman" w:eastAsiaTheme="minorEastAsia" w:hAnsi="Times New Roman" w:cs="Times New Roman"/>
            <w:sz w:val="24"/>
            <w:szCs w:val="24"/>
          </w:rPr>
          <w:t>3</w:t>
        </w:r>
      </w:ins>
      <w:del w:id="397" w:author="Jon.Richar" w:date="2024-02-08T19:15:00Z">
        <w:r w:rsidDel="00F201DC">
          <w:rPr>
            <w:rFonts w:ascii="Times New Roman" w:eastAsiaTheme="minorEastAsia" w:hAnsi="Times New Roman" w:cs="Times New Roman"/>
            <w:sz w:val="24"/>
            <w:szCs w:val="24"/>
          </w:rPr>
          <w:delText>2</w:delText>
        </w:r>
      </w:del>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m:t>
            </m:r>
            <m:r>
              <w:ins w:id="398" w:author="Jon.Richar" w:date="2023-11-21T12:50:00Z">
                <m:rPr>
                  <m:sty m:val="p"/>
                </m:rPr>
                <w:rPr>
                  <w:rFonts w:ascii="Cambria Math" w:hAnsi="Cambria Math" w:cs="Times New Roman"/>
                  <w:sz w:val="24"/>
                  <w:szCs w:val="24"/>
                </w:rPr>
                <m:t>og10</m:t>
              </w:ins>
            </m:r>
            <m:r>
              <w:del w:id="399" w:author="Jon.Richar" w:date="2023-11-21T12:50:00Z">
                <m:rPr>
                  <m:sty m:val="p"/>
                </m:rPr>
                <w:rPr>
                  <w:rFonts w:ascii="Cambria Math" w:hAnsi="Cambria Math" w:cs="Times New Roman"/>
                  <w:sz w:val="24"/>
                  <w:szCs w:val="24"/>
                </w:rPr>
                <m:t>n</m:t>
              </w:del>
            </m:r>
          </m:fName>
          <m:e>
            <m:d>
              <m:dPr>
                <m:ctrlPr>
                  <w:rPr>
                    <w:rFonts w:ascii="Cambria Math" w:hAnsi="Cambria Math" w:cs="Times New Roman"/>
                    <w:i/>
                    <w:sz w:val="24"/>
                    <w:szCs w:val="24"/>
                  </w:rPr>
                </m:ctrlPr>
              </m:dPr>
              <m:e>
                <m:r>
                  <w:rPr>
                    <w:rFonts w:ascii="Cambria Math" w:hAnsi="Cambria Math" w:cs="Times New Roman"/>
                    <w:sz w:val="24"/>
                    <w:szCs w:val="24"/>
                  </w:rPr>
                  <m:t>W</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m:t>
            </m:r>
            <m:r>
              <w:ins w:id="400" w:author="Jon.Richar" w:date="2023-11-21T12:50:00Z">
                <m:rPr>
                  <m:sty m:val="p"/>
                </m:rPr>
                <w:rPr>
                  <w:rFonts w:ascii="Cambria Math" w:hAnsi="Cambria Math" w:cs="Times New Roman"/>
                  <w:sz w:val="24"/>
                  <w:szCs w:val="24"/>
                </w:rPr>
                <m:t>og10</m:t>
              </w:ins>
            </m:r>
            <m:r>
              <w:del w:id="401" w:author="Jon.Richar" w:date="2023-11-21T12:50:00Z">
                <m:rPr>
                  <m:sty m:val="p"/>
                </m:rPr>
                <w:rPr>
                  <w:rFonts w:ascii="Cambria Math" w:hAnsi="Cambria Math" w:cs="Times New Roman"/>
                  <w:sz w:val="24"/>
                  <w:szCs w:val="24"/>
                </w:rPr>
                <m:t>n</m:t>
              </w:del>
            </m:r>
          </m:fName>
          <m:e>
            <m:d>
              <m:dPr>
                <m:ctrlPr>
                  <w:rPr>
                    <w:rFonts w:ascii="Cambria Math" w:hAnsi="Cambria Math" w:cs="Times New Roman"/>
                    <w:i/>
                    <w:sz w:val="24"/>
                    <w:szCs w:val="24"/>
                  </w:rPr>
                </m:ctrlPr>
              </m:dPr>
              <m:e>
                <m:r>
                  <w:rPr>
                    <w:rFonts w:ascii="Cambria Math" w:hAnsi="Cambria Math" w:cs="Times New Roman"/>
                    <w:sz w:val="24"/>
                    <w:szCs w:val="24"/>
                  </w:rPr>
                  <m:t>a</m:t>
                </m:r>
              </m:e>
            </m:d>
          </m:e>
        </m:func>
        <m:r>
          <w:rPr>
            <w:rFonts w:ascii="Cambria Math" w:hAnsi="Cambria Math" w:cs="Times New Roman"/>
            <w:sz w:val="24"/>
            <w:szCs w:val="24"/>
          </w:rPr>
          <m:t>+b*</m:t>
        </m:r>
        <m:r>
          <m:rPr>
            <m:sty m:val="p"/>
          </m:rPr>
          <w:rPr>
            <w:rFonts w:ascii="Cambria Math" w:hAnsi="Cambria Math" w:cs="Times New Roman"/>
            <w:sz w:val="24"/>
            <w:szCs w:val="24"/>
          </w:rPr>
          <m:t>l</m:t>
        </m:r>
        <m:r>
          <w:ins w:id="402" w:author="Jon.Richar" w:date="2023-11-21T12:50:00Z">
            <m:rPr>
              <m:sty m:val="p"/>
            </m:rPr>
            <w:rPr>
              <w:rFonts w:ascii="Cambria Math" w:hAnsi="Cambria Math" w:cs="Times New Roman"/>
              <w:sz w:val="24"/>
              <w:szCs w:val="24"/>
            </w:rPr>
            <m:t>og10</m:t>
          </w:ins>
        </m:r>
        <m:r>
          <w:del w:id="403" w:author="Jon.Richar" w:date="2023-11-21T12:50:00Z">
            <m:rPr>
              <m:sty m:val="p"/>
            </m:rPr>
            <w:rPr>
              <w:rFonts w:ascii="Cambria Math" w:hAnsi="Cambria Math" w:cs="Times New Roman"/>
              <w:sz w:val="24"/>
              <w:szCs w:val="24"/>
            </w:rPr>
            <m:t>n</m:t>
          </w:del>
        </m:r>
        <m:r>
          <w:rPr>
            <w:rFonts w:ascii="Cambria Math" w:hAnsi="Cambria Math" w:cs="Times New Roman"/>
            <w:sz w:val="24"/>
            <w:szCs w:val="24"/>
          </w:rPr>
          <m:t>(L)</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33010890" w14:textId="007FC72F" w:rsidR="0088732F" w:rsidDel="006A3E57" w:rsidRDefault="002B18CC">
      <w:pPr>
        <w:spacing w:after="100" w:afterAutospacing="1" w:line="480" w:lineRule="auto"/>
        <w:rPr>
          <w:del w:id="404" w:author="Jon.Richar" w:date="2023-11-27T10:31:00Z"/>
          <w:rFonts w:ascii="Times New Roman" w:eastAsiaTheme="minorEastAsia" w:hAnsi="Times New Roman" w:cs="Times New Roman"/>
          <w:sz w:val="24"/>
          <w:szCs w:val="24"/>
        </w:rPr>
        <w:pPrChange w:id="405" w:author="Jon.Richar" w:date="2023-12-14T09:43:00Z">
          <w:pPr>
            <w:spacing w:after="0" w:line="480" w:lineRule="auto"/>
          </w:pPr>
        </w:pPrChange>
      </w:pPr>
      <w:del w:id="406" w:author="Jon.Richar" w:date="2023-11-27T10:31:00Z">
        <w:r w:rsidDel="006A3E57">
          <w:rPr>
            <w:rFonts w:ascii="Times New Roman" w:eastAsiaTheme="minorEastAsia" w:hAnsi="Times New Roman" w:cs="Times New Roman"/>
            <w:sz w:val="24"/>
            <w:szCs w:val="24"/>
          </w:rPr>
          <w:tab/>
        </w:r>
        <w:r w:rsidDel="006A3E57">
          <w:rPr>
            <w:rFonts w:ascii="Times New Roman" w:eastAsiaTheme="minorEastAsia" w:hAnsi="Times New Roman" w:cs="Times New Roman"/>
            <w:sz w:val="24"/>
            <w:szCs w:val="24"/>
          </w:rPr>
          <w:tab/>
        </w:r>
      </w:del>
    </w:p>
    <w:p w14:paraId="60E99ECD" w14:textId="77777777" w:rsidR="00C50A7F" w:rsidRDefault="0088732F" w:rsidP="00171163">
      <w:pPr>
        <w:spacing w:after="0" w:line="480" w:lineRule="auto"/>
        <w:rPr>
          <w:ins w:id="407" w:author="Jon.Richar" w:date="2024-03-05T13:25:00Z"/>
          <w:rFonts w:ascii="Times New Roman" w:eastAsiaTheme="minorEastAsia" w:hAnsi="Times New Roman" w:cs="Times New Roman"/>
          <w:sz w:val="24"/>
          <w:szCs w:val="24"/>
        </w:rPr>
      </w:pPr>
      <w:r>
        <w:rPr>
          <w:rFonts w:ascii="Times New Roman" w:eastAsiaTheme="minorEastAsia" w:hAnsi="Times New Roman" w:cs="Times New Roman"/>
          <w:sz w:val="24"/>
          <w:szCs w:val="24"/>
        </w:rPr>
        <w:t>which</w:t>
      </w:r>
      <w:del w:id="408" w:author="Jon.Richar" w:date="2024-03-05T13:22:00Z">
        <w:r w:rsidDel="00C50A7F">
          <w:rPr>
            <w:rFonts w:ascii="Times New Roman" w:eastAsiaTheme="minorEastAsia" w:hAnsi="Times New Roman" w:cs="Times New Roman"/>
            <w:sz w:val="24"/>
            <w:szCs w:val="24"/>
          </w:rPr>
          <w:delText xml:space="preserve"> </w:delText>
        </w:r>
        <w:r w:rsidR="00F3155F" w:rsidDel="00C50A7F">
          <w:rPr>
            <w:rFonts w:ascii="Times New Roman" w:eastAsiaTheme="minorEastAsia" w:hAnsi="Times New Roman" w:cs="Times New Roman"/>
            <w:sz w:val="24"/>
            <w:szCs w:val="24"/>
          </w:rPr>
          <w:delText>then</w:delText>
        </w:r>
      </w:del>
      <w:r w:rsidR="00F3155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permit</w:t>
      </w:r>
      <w:r w:rsidR="00F3155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ed parameter estimation via linear modeling </w:t>
      </w:r>
      <w:r w:rsidR="00F3155F">
        <w:rPr>
          <w:rFonts w:ascii="Times New Roman" w:eastAsiaTheme="minorEastAsia" w:hAnsi="Times New Roman" w:cs="Times New Roman"/>
          <w:sz w:val="24"/>
          <w:szCs w:val="24"/>
        </w:rPr>
        <w:t>methodologies using the statistical software R (</w:t>
      </w:r>
      <w:del w:id="409" w:author="Chris.Long" w:date="2023-07-05T11:53:00Z">
        <w:r w:rsidR="00764948" w:rsidDel="005A3398">
          <w:rPr>
            <w:rFonts w:ascii="Times New Roman" w:hAnsi="Times New Roman" w:cs="Times New Roman"/>
            <w:sz w:val="24"/>
            <w:szCs w:val="24"/>
          </w:rPr>
          <w:delText>(</w:delText>
        </w:r>
      </w:del>
      <w:r w:rsidR="00764948">
        <w:rPr>
          <w:rFonts w:ascii="Times New Roman" w:hAnsi="Times New Roman" w:cs="Times New Roman"/>
          <w:sz w:val="24"/>
          <w:szCs w:val="24"/>
        </w:rPr>
        <w:t>R Development Core Team 2019).</w:t>
      </w:r>
      <w:r>
        <w:rPr>
          <w:rFonts w:ascii="Times New Roman" w:eastAsiaTheme="minorEastAsia" w:hAnsi="Times New Roman" w:cs="Times New Roman"/>
          <w:sz w:val="24"/>
          <w:szCs w:val="24"/>
        </w:rPr>
        <w:t xml:space="preserve"> </w:t>
      </w:r>
      <w:r w:rsidR="00A3054C">
        <w:rPr>
          <w:rFonts w:ascii="Times New Roman" w:eastAsiaTheme="minorEastAsia" w:hAnsi="Times New Roman" w:cs="Times New Roman"/>
          <w:sz w:val="24"/>
          <w:szCs w:val="24"/>
        </w:rPr>
        <w:t xml:space="preserve">The use of </w:t>
      </w:r>
      <w:del w:id="410" w:author="Jon.Richar" w:date="2023-11-21T12:51:00Z">
        <w:r w:rsidR="00A3054C" w:rsidDel="00EC62A5">
          <w:rPr>
            <w:rFonts w:ascii="Times New Roman" w:eastAsiaTheme="minorEastAsia" w:hAnsi="Times New Roman" w:cs="Times New Roman"/>
            <w:sz w:val="24"/>
            <w:szCs w:val="24"/>
          </w:rPr>
          <w:delText xml:space="preserve">the natural </w:delText>
        </w:r>
      </w:del>
      <w:r w:rsidR="00A3054C">
        <w:rPr>
          <w:rFonts w:ascii="Times New Roman" w:eastAsiaTheme="minorEastAsia" w:hAnsi="Times New Roman" w:cs="Times New Roman"/>
          <w:sz w:val="24"/>
          <w:szCs w:val="24"/>
        </w:rPr>
        <w:t>log</w:t>
      </w:r>
      <w:ins w:id="411" w:author="Jon.Richar" w:date="2023-11-21T12:51:00Z">
        <w:r w:rsidR="00EC62A5">
          <w:rPr>
            <w:rFonts w:ascii="Times New Roman" w:eastAsiaTheme="minorEastAsia" w:hAnsi="Times New Roman" w:cs="Times New Roman"/>
            <w:sz w:val="24"/>
            <w:szCs w:val="24"/>
          </w:rPr>
          <w:t>10</w:t>
        </w:r>
      </w:ins>
      <w:r w:rsidR="0032155F">
        <w:rPr>
          <w:rFonts w:ascii="Times New Roman" w:eastAsiaTheme="minorEastAsia" w:hAnsi="Times New Roman" w:cs="Times New Roman"/>
          <w:sz w:val="24"/>
          <w:szCs w:val="24"/>
        </w:rPr>
        <w:t xml:space="preserve"> maintained </w:t>
      </w:r>
      <w:ins w:id="412" w:author="Jon.Richar" w:date="2023-11-21T12:51:00Z">
        <w:r w:rsidR="00EC62A5">
          <w:rPr>
            <w:rFonts w:ascii="Times New Roman" w:eastAsiaTheme="minorEastAsia" w:hAnsi="Times New Roman" w:cs="Times New Roman"/>
            <w:sz w:val="24"/>
            <w:szCs w:val="24"/>
          </w:rPr>
          <w:t xml:space="preserve">strict </w:t>
        </w:r>
      </w:ins>
      <w:del w:id="413" w:author="Chris.Long" w:date="2023-07-05T11:37:00Z">
        <w:r w:rsidR="0032155F" w:rsidDel="004166C7">
          <w:rPr>
            <w:rFonts w:ascii="Times New Roman" w:eastAsiaTheme="minorEastAsia" w:hAnsi="Times New Roman" w:cs="Times New Roman"/>
            <w:sz w:val="24"/>
            <w:szCs w:val="24"/>
          </w:rPr>
          <w:delText xml:space="preserve">strict </w:delText>
        </w:r>
      </w:del>
      <w:r w:rsidR="0032155F">
        <w:rPr>
          <w:rFonts w:ascii="Times New Roman" w:eastAsiaTheme="minorEastAsia" w:hAnsi="Times New Roman" w:cs="Times New Roman"/>
          <w:sz w:val="24"/>
          <w:szCs w:val="24"/>
        </w:rPr>
        <w:t>consistency with procedures used for the current standard size-weight model parameters</w:t>
      </w:r>
      <w:ins w:id="414" w:author="Chris.Long" w:date="2023-07-05T11:36:00Z">
        <w:del w:id="415" w:author="Jon.Richar" w:date="2024-03-05T13:22:00Z">
          <w:r w:rsidR="004166C7" w:rsidDel="00C50A7F">
            <w:rPr>
              <w:rFonts w:ascii="Times New Roman" w:eastAsiaTheme="minorEastAsia" w:hAnsi="Times New Roman" w:cs="Times New Roman"/>
              <w:sz w:val="24"/>
              <w:szCs w:val="24"/>
            </w:rPr>
            <w:delText xml:space="preserve"> </w:delText>
          </w:r>
        </w:del>
      </w:ins>
      <w:ins w:id="416" w:author="Jon.Richar" w:date="2024-03-05T13:22:00Z">
        <w:r w:rsidR="00C50A7F">
          <w:rPr>
            <w:rFonts w:ascii="Times New Roman" w:eastAsiaTheme="minorEastAsia" w:hAnsi="Times New Roman" w:cs="Times New Roman"/>
            <w:sz w:val="24"/>
            <w:szCs w:val="24"/>
          </w:rPr>
          <w:t xml:space="preserve"> (Zacher et al</w:t>
        </w:r>
      </w:ins>
      <w:ins w:id="417" w:author="Jon.Richar" w:date="2024-03-05T13:23:00Z">
        <w:r w:rsidR="00C50A7F">
          <w:rPr>
            <w:rFonts w:ascii="Times New Roman" w:eastAsiaTheme="minorEastAsia" w:hAnsi="Times New Roman" w:cs="Times New Roman"/>
            <w:sz w:val="24"/>
            <w:szCs w:val="24"/>
          </w:rPr>
          <w:t>. 2023)</w:t>
        </w:r>
      </w:ins>
      <w:ins w:id="418" w:author="Chris.Long" w:date="2023-07-05T11:36:00Z">
        <w:del w:id="419" w:author="Jon.Richar" w:date="2024-03-05T13:22:00Z">
          <w:r w:rsidR="004166C7" w:rsidDel="00C50A7F">
            <w:rPr>
              <w:rFonts w:ascii="Times New Roman" w:eastAsiaTheme="minorEastAsia" w:hAnsi="Times New Roman" w:cs="Times New Roman"/>
              <w:sz w:val="24"/>
              <w:szCs w:val="24"/>
            </w:rPr>
            <w:delText xml:space="preserve">in </w:delText>
          </w:r>
        </w:del>
      </w:ins>
      <w:ins w:id="420" w:author="Chris.Long" w:date="2023-07-05T11:37:00Z">
        <w:del w:id="421" w:author="Jon.Richar" w:date="2024-03-05T13:22:00Z">
          <w:r w:rsidR="004166C7" w:rsidDel="00C50A7F">
            <w:rPr>
              <w:rFonts w:ascii="Times New Roman" w:eastAsiaTheme="minorEastAsia" w:hAnsi="Times New Roman" w:cs="Times New Roman"/>
              <w:sz w:val="24"/>
              <w:szCs w:val="24"/>
            </w:rPr>
            <w:delText>the stock assessment models</w:delText>
          </w:r>
        </w:del>
      </w:ins>
      <w:r w:rsidR="0032155F">
        <w:rPr>
          <w:rFonts w:ascii="Times New Roman" w:eastAsiaTheme="minorEastAsia" w:hAnsi="Times New Roman" w:cs="Times New Roman"/>
          <w:sz w:val="24"/>
          <w:szCs w:val="24"/>
        </w:rPr>
        <w:t xml:space="preserve">. </w:t>
      </w:r>
    </w:p>
    <w:p w14:paraId="5C1AEDDF" w14:textId="77777777" w:rsidR="00FE7F08" w:rsidRDefault="00C50A7F" w:rsidP="00FE7F08">
      <w:pPr>
        <w:spacing w:after="0" w:line="480" w:lineRule="auto"/>
        <w:ind w:firstLine="720"/>
        <w:rPr>
          <w:ins w:id="422" w:author="Jon.Richar" w:date="2024-03-05T13:29:00Z"/>
          <w:rFonts w:ascii="Times New Roman" w:eastAsiaTheme="minorEastAsia" w:hAnsi="Times New Roman" w:cs="Times New Roman"/>
          <w:sz w:val="24"/>
          <w:szCs w:val="24"/>
        </w:rPr>
      </w:pPr>
      <w:ins w:id="423" w:author="Jon.Richar" w:date="2024-03-05T13:25:00Z">
        <w:r>
          <w:rPr>
            <w:rFonts w:ascii="Times New Roman" w:eastAsiaTheme="minorEastAsia" w:hAnsi="Times New Roman" w:cs="Times New Roman"/>
            <w:sz w:val="24"/>
            <w:szCs w:val="24"/>
          </w:rPr>
          <w:t xml:space="preserve">For </w:t>
        </w:r>
      </w:ins>
      <w:ins w:id="424" w:author="Jon.Richar" w:date="2024-03-05T13:26:00Z">
        <w:r>
          <w:rPr>
            <w:rFonts w:ascii="Times New Roman" w:eastAsiaTheme="minorEastAsia" w:hAnsi="Times New Roman" w:cs="Times New Roman"/>
            <w:sz w:val="24"/>
            <w:szCs w:val="24"/>
          </w:rPr>
          <w:t xml:space="preserve">the </w:t>
        </w:r>
      </w:ins>
      <w:ins w:id="425" w:author="Jon.Richar" w:date="2024-03-05T13:25:00Z">
        <w:r>
          <w:rPr>
            <w:rFonts w:ascii="Times New Roman" w:eastAsiaTheme="minorEastAsia" w:hAnsi="Times New Roman" w:cs="Times New Roman"/>
            <w:sz w:val="24"/>
            <w:szCs w:val="24"/>
          </w:rPr>
          <w:t>LSS-</w:t>
        </w:r>
      </w:ins>
      <w:ins w:id="426" w:author="Jon.Richar" w:date="2024-03-05T13:27:00Z">
        <w:r w:rsidR="00FE7F08">
          <w:rPr>
            <w:rFonts w:ascii="Times New Roman" w:eastAsiaTheme="minorEastAsia" w:hAnsi="Times New Roman" w:cs="Times New Roman"/>
            <w:sz w:val="24"/>
            <w:szCs w:val="24"/>
          </w:rPr>
          <w:t>approach</w:t>
        </w:r>
      </w:ins>
      <w:ins w:id="427" w:author="Jon.Richar" w:date="2024-03-05T13:25:00Z">
        <w:r>
          <w:rPr>
            <w:rFonts w:ascii="Times New Roman" w:eastAsiaTheme="minorEastAsia" w:hAnsi="Times New Roman" w:cs="Times New Roman"/>
            <w:sz w:val="24"/>
            <w:szCs w:val="24"/>
          </w:rPr>
          <w:t xml:space="preserve">, separate models were fit for crab </w:t>
        </w:r>
      </w:ins>
      <w:ins w:id="428" w:author="Jon.Richar" w:date="2024-03-05T13:26:00Z">
        <w:r>
          <w:rPr>
            <w:rFonts w:ascii="Times New Roman" w:eastAsiaTheme="minorEastAsia" w:hAnsi="Times New Roman" w:cs="Times New Roman"/>
            <w:sz w:val="24"/>
            <w:szCs w:val="24"/>
          </w:rPr>
          <w:t xml:space="preserve">pooled </w:t>
        </w:r>
      </w:ins>
      <w:ins w:id="429" w:author="Jon.Richar" w:date="2024-03-05T13:25:00Z">
        <w:r>
          <w:rPr>
            <w:rFonts w:ascii="Times New Roman" w:eastAsiaTheme="minorEastAsia" w:hAnsi="Times New Roman" w:cs="Times New Roman"/>
            <w:sz w:val="24"/>
            <w:szCs w:val="24"/>
          </w:rPr>
          <w:t xml:space="preserve">by shell condition for males, and for females </w:t>
        </w:r>
      </w:ins>
      <w:ins w:id="430" w:author="Jon.Richar" w:date="2024-03-05T13:26:00Z">
        <w:r>
          <w:rPr>
            <w:rFonts w:ascii="Times New Roman" w:eastAsiaTheme="minorEastAsia" w:hAnsi="Times New Roman" w:cs="Times New Roman"/>
            <w:sz w:val="24"/>
            <w:szCs w:val="24"/>
          </w:rPr>
          <w:t xml:space="preserve">for crab pooled by </w:t>
        </w:r>
      </w:ins>
      <w:ins w:id="431" w:author="Jon.Richar" w:date="2024-03-05T13:27:00Z">
        <w:r>
          <w:rPr>
            <w:rFonts w:ascii="Times New Roman" w:eastAsiaTheme="minorEastAsia" w:hAnsi="Times New Roman" w:cs="Times New Roman"/>
            <w:sz w:val="24"/>
            <w:szCs w:val="24"/>
          </w:rPr>
          <w:t xml:space="preserve">both </w:t>
        </w:r>
      </w:ins>
      <w:ins w:id="432" w:author="Jon.Richar" w:date="2024-03-05T13:26:00Z">
        <w:r>
          <w:rPr>
            <w:rFonts w:ascii="Times New Roman" w:eastAsiaTheme="minorEastAsia" w:hAnsi="Times New Roman" w:cs="Times New Roman"/>
            <w:sz w:val="24"/>
            <w:szCs w:val="24"/>
          </w:rPr>
          <w:t xml:space="preserve">shell condition </w:t>
        </w:r>
      </w:ins>
      <w:ins w:id="433" w:author="Jon.Richar" w:date="2024-03-05T13:25:00Z">
        <w:r>
          <w:rPr>
            <w:rFonts w:ascii="Times New Roman" w:eastAsiaTheme="minorEastAsia" w:hAnsi="Times New Roman" w:cs="Times New Roman"/>
            <w:sz w:val="24"/>
            <w:szCs w:val="24"/>
          </w:rPr>
          <w:t xml:space="preserve">across clutch-size categories, and by clutch-size category within shell condition groups. </w:t>
        </w:r>
      </w:ins>
      <w:r w:rsidR="00A6251C">
        <w:rPr>
          <w:rFonts w:ascii="Times New Roman" w:eastAsiaTheme="minorEastAsia" w:hAnsi="Times New Roman" w:cs="Times New Roman"/>
          <w:sz w:val="24"/>
          <w:szCs w:val="24"/>
        </w:rPr>
        <w:t xml:space="preserve">Initial models were tested for outliers, </w:t>
      </w:r>
      <w:r w:rsidR="003C097C">
        <w:rPr>
          <w:rFonts w:ascii="Times New Roman" w:eastAsiaTheme="minorEastAsia" w:hAnsi="Times New Roman" w:cs="Times New Roman"/>
          <w:sz w:val="24"/>
          <w:szCs w:val="24"/>
        </w:rPr>
        <w:t xml:space="preserve">using Cook’s Distance, and any such data points were </w:t>
      </w:r>
      <w:del w:id="434" w:author="Chris.Long" w:date="2023-07-05T11:37:00Z">
        <w:r w:rsidR="00A6251C" w:rsidDel="004166C7">
          <w:rPr>
            <w:rFonts w:ascii="Times New Roman" w:eastAsiaTheme="minorEastAsia" w:hAnsi="Times New Roman" w:cs="Times New Roman"/>
            <w:sz w:val="24"/>
            <w:szCs w:val="24"/>
          </w:rPr>
          <w:delText xml:space="preserve">then </w:delText>
        </w:r>
      </w:del>
      <w:r w:rsidR="00A6251C">
        <w:rPr>
          <w:rFonts w:ascii="Times New Roman" w:eastAsiaTheme="minorEastAsia" w:hAnsi="Times New Roman" w:cs="Times New Roman"/>
          <w:sz w:val="24"/>
          <w:szCs w:val="24"/>
        </w:rPr>
        <w:t xml:space="preserve">removed </w:t>
      </w:r>
      <w:r w:rsidR="003C097C">
        <w:rPr>
          <w:rFonts w:ascii="Times New Roman" w:eastAsiaTheme="minorEastAsia" w:hAnsi="Times New Roman" w:cs="Times New Roman"/>
          <w:sz w:val="24"/>
          <w:szCs w:val="24"/>
        </w:rPr>
        <w:t xml:space="preserve">prior to </w:t>
      </w:r>
      <w:del w:id="435" w:author="Chris.Long" w:date="2023-07-05T11:38:00Z">
        <w:r w:rsidR="003C097C" w:rsidDel="004166C7">
          <w:rPr>
            <w:rFonts w:ascii="Times New Roman" w:eastAsiaTheme="minorEastAsia" w:hAnsi="Times New Roman" w:cs="Times New Roman"/>
            <w:sz w:val="24"/>
            <w:szCs w:val="24"/>
          </w:rPr>
          <w:delText>the</w:delText>
        </w:r>
        <w:r w:rsidR="00A6251C" w:rsidDel="004166C7">
          <w:rPr>
            <w:rFonts w:ascii="Times New Roman" w:eastAsiaTheme="minorEastAsia" w:hAnsi="Times New Roman" w:cs="Times New Roman"/>
            <w:sz w:val="24"/>
            <w:szCs w:val="24"/>
          </w:rPr>
          <w:delText xml:space="preserve"> </w:delText>
        </w:r>
      </w:del>
      <w:r w:rsidR="00A6251C">
        <w:rPr>
          <w:rFonts w:ascii="Times New Roman" w:eastAsiaTheme="minorEastAsia" w:hAnsi="Times New Roman" w:cs="Times New Roman"/>
          <w:sz w:val="24"/>
          <w:szCs w:val="24"/>
        </w:rPr>
        <w:t xml:space="preserve">fitting </w:t>
      </w:r>
      <w:del w:id="436" w:author="Chris.Long" w:date="2023-07-05T11:38:00Z">
        <w:r w:rsidR="00A6251C" w:rsidDel="004166C7">
          <w:rPr>
            <w:rFonts w:ascii="Times New Roman" w:eastAsiaTheme="minorEastAsia" w:hAnsi="Times New Roman" w:cs="Times New Roman"/>
            <w:sz w:val="24"/>
            <w:szCs w:val="24"/>
          </w:rPr>
          <w:delText xml:space="preserve">of </w:delText>
        </w:r>
      </w:del>
      <w:ins w:id="437" w:author="Chris.Long" w:date="2023-07-05T11:38:00Z">
        <w:r w:rsidR="004166C7">
          <w:rPr>
            <w:rFonts w:ascii="Times New Roman" w:eastAsiaTheme="minorEastAsia" w:hAnsi="Times New Roman" w:cs="Times New Roman"/>
            <w:sz w:val="24"/>
            <w:szCs w:val="24"/>
          </w:rPr>
          <w:t xml:space="preserve">the </w:t>
        </w:r>
      </w:ins>
      <w:r w:rsidR="00A6251C">
        <w:rPr>
          <w:rFonts w:ascii="Times New Roman" w:eastAsiaTheme="minorEastAsia" w:hAnsi="Times New Roman" w:cs="Times New Roman"/>
          <w:sz w:val="24"/>
          <w:szCs w:val="24"/>
        </w:rPr>
        <w:t>final</w:t>
      </w:r>
      <w:r w:rsidR="004C5528">
        <w:rPr>
          <w:rFonts w:ascii="Times New Roman" w:eastAsiaTheme="minorEastAsia" w:hAnsi="Times New Roman" w:cs="Times New Roman"/>
          <w:sz w:val="24"/>
          <w:szCs w:val="24"/>
        </w:rPr>
        <w:t xml:space="preserve"> size-weight</w:t>
      </w:r>
      <w:r w:rsidR="00A6251C">
        <w:rPr>
          <w:rFonts w:ascii="Times New Roman" w:eastAsiaTheme="minorEastAsia" w:hAnsi="Times New Roman" w:cs="Times New Roman"/>
          <w:sz w:val="24"/>
          <w:szCs w:val="24"/>
        </w:rPr>
        <w:t xml:space="preserve"> models. </w:t>
      </w:r>
      <w:commentRangeStart w:id="438"/>
      <w:commentRangeStart w:id="439"/>
      <w:commentRangeStart w:id="440"/>
      <w:ins w:id="441" w:author="Jon.Richar" w:date="2023-11-03T16:39:00Z">
        <w:r w:rsidR="00A954E0">
          <w:rPr>
            <w:rFonts w:ascii="Times New Roman" w:eastAsiaTheme="minorEastAsia" w:hAnsi="Times New Roman" w:cs="Times New Roman"/>
            <w:sz w:val="24"/>
            <w:szCs w:val="24"/>
          </w:rPr>
          <w:t>To test for equality of the model size-weight relationships when compared between groups</w:t>
        </w:r>
        <w:commentRangeEnd w:id="438"/>
        <w:r w:rsidR="00A954E0">
          <w:rPr>
            <w:rStyle w:val="CommentReference"/>
          </w:rPr>
          <w:commentReference w:id="438"/>
        </w:r>
        <w:commentRangeEnd w:id="439"/>
        <w:commentRangeEnd w:id="440"/>
        <w:r w:rsidR="00A954E0">
          <w:rPr>
            <w:rFonts w:ascii="Times New Roman" w:eastAsiaTheme="minorEastAsia" w:hAnsi="Times New Roman" w:cs="Times New Roman"/>
            <w:sz w:val="24"/>
            <w:szCs w:val="24"/>
          </w:rPr>
          <w:t xml:space="preserve">, the </w:t>
        </w:r>
        <w:r w:rsidR="00A954E0" w:rsidRPr="00E170B0">
          <w:rPr>
            <w:rFonts w:ascii="Times New Roman" w:eastAsiaTheme="minorEastAsia" w:hAnsi="Times New Roman" w:cs="Times New Roman"/>
            <w:i/>
            <w:sz w:val="24"/>
            <w:szCs w:val="24"/>
          </w:rPr>
          <w:t>aov()</w:t>
        </w:r>
        <w:r w:rsidR="00A954E0">
          <w:rPr>
            <w:rFonts w:ascii="Times New Roman" w:eastAsiaTheme="minorEastAsia" w:hAnsi="Times New Roman" w:cs="Times New Roman"/>
            <w:sz w:val="24"/>
            <w:szCs w:val="24"/>
          </w:rPr>
          <w:t xml:space="preserve"> </w:t>
        </w:r>
        <w:r w:rsidR="00A954E0">
          <w:rPr>
            <w:rStyle w:val="CommentReference"/>
          </w:rPr>
          <w:commentReference w:id="439"/>
        </w:r>
      </w:ins>
      <w:ins w:id="442" w:author="Jon.Richar" w:date="2023-11-08T15:16:00Z">
        <w:r w:rsidR="00E56D28">
          <w:rPr>
            <w:rStyle w:val="CommentReference"/>
          </w:rPr>
          <w:commentReference w:id="440"/>
        </w:r>
      </w:ins>
      <w:ins w:id="443" w:author="Jon.Richar" w:date="2023-11-03T16:39:00Z">
        <w:r w:rsidR="00A954E0">
          <w:rPr>
            <w:rFonts w:ascii="Times New Roman" w:eastAsiaTheme="minorEastAsia" w:hAnsi="Times New Roman" w:cs="Times New Roman"/>
            <w:sz w:val="24"/>
            <w:szCs w:val="24"/>
          </w:rPr>
          <w:t xml:space="preserve">function resident to the R package </w:t>
        </w:r>
        <w:r w:rsidR="00A954E0" w:rsidRPr="00E170B0">
          <w:rPr>
            <w:rFonts w:ascii="Times New Roman" w:eastAsiaTheme="minorEastAsia" w:hAnsi="Times New Roman" w:cs="Times New Roman"/>
            <w:i/>
            <w:sz w:val="24"/>
            <w:szCs w:val="24"/>
          </w:rPr>
          <w:t>stats</w:t>
        </w:r>
        <w:r w:rsidR="00A954E0">
          <w:rPr>
            <w:rFonts w:ascii="Times New Roman" w:eastAsiaTheme="minorEastAsia" w:hAnsi="Times New Roman" w:cs="Times New Roman"/>
            <w:sz w:val="24"/>
            <w:szCs w:val="24"/>
          </w:rPr>
          <w:t xml:space="preserve"> was used to model the log-transformed weights as functions of the log transformed widths, with either SC, or </w:t>
        </w:r>
      </w:ins>
      <w:ins w:id="444" w:author="Jon.Richar" w:date="2024-03-05T13:24:00Z">
        <w:r>
          <w:rPr>
            <w:rFonts w:ascii="Times New Roman" w:eastAsiaTheme="minorEastAsia" w:hAnsi="Times New Roman" w:cs="Times New Roman"/>
            <w:sz w:val="24"/>
            <w:szCs w:val="24"/>
          </w:rPr>
          <w:t xml:space="preserve">for females, clutch size, </w:t>
        </w:r>
      </w:ins>
      <w:ins w:id="445" w:author="Jon.Richar" w:date="2023-11-03T16:39:00Z">
        <w:r w:rsidR="00A954E0">
          <w:rPr>
            <w:rFonts w:ascii="Times New Roman" w:eastAsiaTheme="minorEastAsia" w:hAnsi="Times New Roman" w:cs="Times New Roman"/>
            <w:sz w:val="24"/>
            <w:szCs w:val="24"/>
          </w:rPr>
          <w:t xml:space="preserve"> included as either an interactive (to test for similarity of slopes) or additive (to test for similarity of intercepts) term.</w:t>
        </w:r>
      </w:ins>
      <w:ins w:id="446" w:author="Jon.Richar" w:date="2024-03-05T12:43:00Z">
        <w:r w:rsidR="00CD5455">
          <w:rPr>
            <w:rFonts w:ascii="Times New Roman" w:eastAsiaTheme="minorEastAsia" w:hAnsi="Times New Roman" w:cs="Times New Roman"/>
            <w:sz w:val="24"/>
            <w:szCs w:val="24"/>
          </w:rPr>
          <w:t xml:space="preserve"> </w:t>
        </w:r>
      </w:ins>
    </w:p>
    <w:p w14:paraId="45B1E1A2" w14:textId="280165D7" w:rsidR="0088732F" w:rsidRDefault="00FE7F08" w:rsidP="00D065C0">
      <w:pPr>
        <w:spacing w:after="0" w:line="480" w:lineRule="auto"/>
        <w:ind w:firstLine="720"/>
        <w:rPr>
          <w:ins w:id="447" w:author="Jon.Richar" w:date="2023-12-14T09:54:00Z"/>
          <w:rFonts w:ascii="Times New Roman" w:eastAsiaTheme="minorEastAsia" w:hAnsi="Times New Roman" w:cs="Times New Roman"/>
          <w:sz w:val="24"/>
          <w:szCs w:val="24"/>
        </w:rPr>
      </w:pPr>
      <w:ins w:id="448" w:author="Jon.Richar" w:date="2024-03-05T13:29:00Z">
        <w:r>
          <w:rPr>
            <w:rFonts w:ascii="Times New Roman" w:eastAsiaTheme="minorEastAsia" w:hAnsi="Times New Roman" w:cs="Times New Roman"/>
            <w:sz w:val="24"/>
            <w:szCs w:val="24"/>
          </w:rPr>
          <w:t xml:space="preserve">Because a final objective for this work was to develop size-weight models that can be used in stock assessment models, all available data were employed to ensure that models were representative of all size classes sampled. Old shell males are however more prevalent at larger size classes, leading to a mismatch in size ranges represented in the data, which may drive model differences between NS and OS groups. To address this, for BBRKC, EBS TC and EBS TC males, data were subset into two secondary data series; the first with a size cutoff corresponding to the size of the smallest observed OS males (BBRKC, &gt;79 mm; EBS TC, &gt;40 mm; EBS SNC, </w:t>
        </w:r>
        <w:r>
          <w:rPr>
            <w:rFonts w:ascii="Times New Roman" w:eastAsiaTheme="minorEastAsia" w:hAnsi="Times New Roman" w:cs="Times New Roman"/>
            <w:sz w:val="24"/>
            <w:szCs w:val="24"/>
          </w:rPr>
          <w:lastRenderedPageBreak/>
          <w:t>&gt; 36 mm), and the second with a cutoff corresponding to the lower boundary for upper 3 quartiles of OS males (BBRKC, &gt;132 mm; EBS TC, &gt;106 mm; EBS SNC, &gt; 76 mm). These data were exclusively used to test sensitivity of model relationships to size compositions, and derived parameters were not applied in further analyses (e.g. biomass estimation).</w:t>
        </w:r>
      </w:ins>
      <w:commentRangeStart w:id="449"/>
      <w:commentRangeStart w:id="450"/>
      <w:commentRangeStart w:id="451"/>
      <w:del w:id="452" w:author="Jon.Richar" w:date="2023-11-03T16:39:00Z">
        <w:r w:rsidR="00F146E7" w:rsidDel="00A954E0">
          <w:rPr>
            <w:rFonts w:ascii="Times New Roman" w:eastAsiaTheme="minorEastAsia" w:hAnsi="Times New Roman" w:cs="Times New Roman"/>
            <w:sz w:val="24"/>
            <w:szCs w:val="24"/>
          </w:rPr>
          <w:delText xml:space="preserve">Using the final fitted models, </w:delText>
        </w:r>
        <w:r w:rsidR="0088732F" w:rsidDel="00A954E0">
          <w:rPr>
            <w:rFonts w:ascii="Times New Roman" w:eastAsiaTheme="minorEastAsia" w:hAnsi="Times New Roman" w:cs="Times New Roman"/>
            <w:sz w:val="24"/>
            <w:szCs w:val="24"/>
          </w:rPr>
          <w:delText>Analysis of Covariance (ANCOVA) procedures wer</w:delText>
        </w:r>
        <w:r w:rsidR="00AB6C90" w:rsidDel="00A954E0">
          <w:rPr>
            <w:rFonts w:ascii="Times New Roman" w:eastAsiaTheme="minorEastAsia" w:hAnsi="Times New Roman" w:cs="Times New Roman"/>
            <w:sz w:val="24"/>
            <w:szCs w:val="24"/>
          </w:rPr>
          <w:delText xml:space="preserve">e used to test </w:delText>
        </w:r>
        <w:r w:rsidR="00F146E7" w:rsidDel="00A954E0">
          <w:rPr>
            <w:rFonts w:ascii="Times New Roman" w:eastAsiaTheme="minorEastAsia" w:hAnsi="Times New Roman" w:cs="Times New Roman"/>
            <w:sz w:val="24"/>
            <w:szCs w:val="24"/>
          </w:rPr>
          <w:delText xml:space="preserve">for </w:delText>
        </w:r>
        <w:r w:rsidR="00AB6C90" w:rsidDel="00A954E0">
          <w:rPr>
            <w:rFonts w:ascii="Times New Roman" w:eastAsiaTheme="minorEastAsia" w:hAnsi="Times New Roman" w:cs="Times New Roman"/>
            <w:sz w:val="24"/>
            <w:szCs w:val="24"/>
          </w:rPr>
          <w:delText>equality of the</w:delText>
        </w:r>
        <w:r w:rsidR="00F146E7" w:rsidDel="00A954E0">
          <w:rPr>
            <w:rFonts w:ascii="Times New Roman" w:eastAsiaTheme="minorEastAsia" w:hAnsi="Times New Roman" w:cs="Times New Roman"/>
            <w:sz w:val="24"/>
            <w:szCs w:val="24"/>
          </w:rPr>
          <w:delText xml:space="preserve"> model</w:delText>
        </w:r>
        <w:r w:rsidR="00AB6C90" w:rsidDel="00A954E0">
          <w:rPr>
            <w:rFonts w:ascii="Times New Roman" w:eastAsiaTheme="minorEastAsia" w:hAnsi="Times New Roman" w:cs="Times New Roman"/>
            <w:sz w:val="24"/>
            <w:szCs w:val="24"/>
          </w:rPr>
          <w:delText xml:space="preserve"> s</w:delText>
        </w:r>
        <w:r w:rsidR="0088732F" w:rsidDel="00A954E0">
          <w:rPr>
            <w:rFonts w:ascii="Times New Roman" w:eastAsiaTheme="minorEastAsia" w:hAnsi="Times New Roman" w:cs="Times New Roman"/>
            <w:sz w:val="24"/>
            <w:szCs w:val="24"/>
          </w:rPr>
          <w:delText xml:space="preserve">ize-weight relationships </w:delText>
        </w:r>
        <w:r w:rsidR="00AB6C90" w:rsidDel="00A954E0">
          <w:rPr>
            <w:rFonts w:ascii="Times New Roman" w:eastAsiaTheme="minorEastAsia" w:hAnsi="Times New Roman" w:cs="Times New Roman"/>
            <w:sz w:val="24"/>
            <w:szCs w:val="24"/>
          </w:rPr>
          <w:delText xml:space="preserve">when </w:delText>
        </w:r>
        <w:r w:rsidR="0088732F" w:rsidDel="00A954E0">
          <w:rPr>
            <w:rFonts w:ascii="Times New Roman" w:eastAsiaTheme="minorEastAsia" w:hAnsi="Times New Roman" w:cs="Times New Roman"/>
            <w:sz w:val="24"/>
            <w:szCs w:val="24"/>
          </w:rPr>
          <w:delText xml:space="preserve">compared between </w:delText>
        </w:r>
        <w:r w:rsidR="00C61D95" w:rsidDel="00A954E0">
          <w:rPr>
            <w:rFonts w:ascii="Times New Roman" w:eastAsiaTheme="minorEastAsia" w:hAnsi="Times New Roman" w:cs="Times New Roman"/>
            <w:sz w:val="24"/>
            <w:szCs w:val="24"/>
          </w:rPr>
          <w:delText>SC</w:delText>
        </w:r>
        <w:r w:rsidR="00AB6C90" w:rsidDel="00A954E0">
          <w:rPr>
            <w:rFonts w:ascii="Times New Roman" w:eastAsiaTheme="minorEastAsia" w:hAnsi="Times New Roman" w:cs="Times New Roman"/>
            <w:sz w:val="24"/>
            <w:szCs w:val="24"/>
          </w:rPr>
          <w:delText xml:space="preserve"> </w:delText>
        </w:r>
        <w:r w:rsidR="00551150" w:rsidDel="00A954E0">
          <w:rPr>
            <w:rFonts w:ascii="Times New Roman" w:eastAsiaTheme="minorEastAsia" w:hAnsi="Times New Roman" w:cs="Times New Roman"/>
            <w:sz w:val="24"/>
            <w:szCs w:val="24"/>
          </w:rPr>
          <w:delText>and thermal regime groups</w:delText>
        </w:r>
        <w:commentRangeEnd w:id="449"/>
        <w:r w:rsidR="004166C7" w:rsidDel="00A954E0">
          <w:rPr>
            <w:rStyle w:val="CommentReference"/>
          </w:rPr>
          <w:commentReference w:id="449"/>
        </w:r>
        <w:commentRangeEnd w:id="450"/>
        <w:r w:rsidR="005A3398" w:rsidDel="00A954E0">
          <w:rPr>
            <w:rStyle w:val="CommentReference"/>
          </w:rPr>
          <w:commentReference w:id="450"/>
        </w:r>
      </w:del>
      <w:commentRangeEnd w:id="451"/>
      <w:r w:rsidR="00E56D28">
        <w:rPr>
          <w:rStyle w:val="CommentReference"/>
        </w:rPr>
        <w:commentReference w:id="451"/>
      </w:r>
      <w:del w:id="453" w:author="Jon.Richar" w:date="2023-11-03T16:39:00Z">
        <w:r w:rsidR="00551150" w:rsidDel="00A954E0">
          <w:rPr>
            <w:rFonts w:ascii="Times New Roman" w:eastAsiaTheme="minorEastAsia" w:hAnsi="Times New Roman" w:cs="Times New Roman"/>
            <w:sz w:val="24"/>
            <w:szCs w:val="24"/>
          </w:rPr>
          <w:delText>.</w:delText>
        </w:r>
      </w:del>
    </w:p>
    <w:p w14:paraId="63FC4BD9" w14:textId="40866B59" w:rsidR="00BD2B31" w:rsidRDefault="006E27E8" w:rsidP="00171163">
      <w:pPr>
        <w:spacing w:after="0" w:line="480" w:lineRule="auto"/>
        <w:rPr>
          <w:ins w:id="454" w:author="Jon.Richar" w:date="2024-02-08T14:56:00Z"/>
          <w:rFonts w:ascii="Times New Roman" w:eastAsiaTheme="minorEastAsia" w:hAnsi="Times New Roman" w:cs="Times New Roman"/>
          <w:sz w:val="24"/>
          <w:szCs w:val="24"/>
        </w:rPr>
      </w:pPr>
      <w:ins w:id="455" w:author="Jon.Richar" w:date="2023-12-14T09:54:00Z">
        <w:r>
          <w:rPr>
            <w:rFonts w:ascii="Times New Roman" w:eastAsiaTheme="minorEastAsia" w:hAnsi="Times New Roman" w:cs="Times New Roman"/>
            <w:sz w:val="24"/>
            <w:szCs w:val="24"/>
          </w:rPr>
          <w:tab/>
        </w:r>
      </w:ins>
      <w:ins w:id="456" w:author="Jon.Richar" w:date="2024-03-05T13:28:00Z">
        <w:r w:rsidR="00FE7F08">
          <w:rPr>
            <w:rFonts w:ascii="Times New Roman" w:eastAsiaTheme="minorEastAsia" w:hAnsi="Times New Roman" w:cs="Times New Roman"/>
            <w:sz w:val="24"/>
            <w:szCs w:val="24"/>
          </w:rPr>
          <w:t>As a followup to the exploratory LSS modeling, ML</w:t>
        </w:r>
      </w:ins>
      <w:commentRangeStart w:id="457"/>
      <w:ins w:id="458" w:author="Jon.Richar" w:date="2023-12-14T09:56:00Z">
        <w:r>
          <w:rPr>
            <w:rFonts w:ascii="Times New Roman" w:eastAsiaTheme="minorEastAsia" w:hAnsi="Times New Roman" w:cs="Times New Roman"/>
            <w:sz w:val="24"/>
            <w:szCs w:val="24"/>
          </w:rPr>
          <w:t xml:space="preserve"> modeling </w:t>
        </w:r>
      </w:ins>
      <w:ins w:id="459" w:author="Jon.Richar" w:date="2023-12-14T09:57:00Z">
        <w:r>
          <w:rPr>
            <w:rFonts w:ascii="Times New Roman" w:eastAsiaTheme="minorEastAsia" w:hAnsi="Times New Roman" w:cs="Times New Roman"/>
            <w:sz w:val="24"/>
            <w:szCs w:val="24"/>
          </w:rPr>
          <w:t xml:space="preserve">procedures were used </w:t>
        </w:r>
      </w:ins>
      <w:ins w:id="460" w:author="Jon.Richar" w:date="2023-12-14T09:54:00Z">
        <w:r>
          <w:rPr>
            <w:rFonts w:ascii="Times New Roman" w:eastAsiaTheme="minorEastAsia" w:hAnsi="Times New Roman" w:cs="Times New Roman"/>
            <w:sz w:val="24"/>
            <w:szCs w:val="24"/>
          </w:rPr>
          <w:t xml:space="preserve">to assess for environmental and interactive effects </w:t>
        </w:r>
      </w:ins>
      <w:ins w:id="461" w:author="Jon.Richar" w:date="2023-12-14T09:55:00Z">
        <w:r>
          <w:rPr>
            <w:rFonts w:ascii="Times New Roman" w:eastAsiaTheme="minorEastAsia" w:hAnsi="Times New Roman" w:cs="Times New Roman"/>
            <w:sz w:val="24"/>
            <w:szCs w:val="24"/>
          </w:rPr>
          <w:t>on the size-weight relationship</w:t>
        </w:r>
      </w:ins>
      <w:ins w:id="462" w:author="Jon.Richar" w:date="2023-12-14T09:57:00Z">
        <w:r>
          <w:rPr>
            <w:rFonts w:ascii="Times New Roman" w:eastAsiaTheme="minorEastAsia" w:hAnsi="Times New Roman" w:cs="Times New Roman"/>
            <w:sz w:val="24"/>
            <w:szCs w:val="24"/>
          </w:rPr>
          <w:t>.</w:t>
        </w:r>
      </w:ins>
      <w:ins w:id="463" w:author="Jon.Richar" w:date="2023-12-14T10:18:00Z">
        <w:r w:rsidR="001D1597">
          <w:rPr>
            <w:rFonts w:ascii="Times New Roman" w:eastAsiaTheme="minorEastAsia" w:hAnsi="Times New Roman" w:cs="Times New Roman"/>
            <w:sz w:val="24"/>
            <w:szCs w:val="24"/>
          </w:rPr>
          <w:t xml:space="preserve"> </w:t>
        </w:r>
      </w:ins>
      <w:ins w:id="464" w:author="Jon.Richar" w:date="2024-02-08T14:54:00Z">
        <w:r w:rsidR="00BD2B31">
          <w:rPr>
            <w:rFonts w:ascii="Times New Roman" w:eastAsiaTheme="minorEastAsia" w:hAnsi="Times New Roman" w:cs="Times New Roman"/>
            <w:sz w:val="24"/>
            <w:szCs w:val="24"/>
          </w:rPr>
          <w:t xml:space="preserve">For these models the </w:t>
        </w:r>
        <w:r w:rsidR="00BD2B31" w:rsidRPr="00BD2B31">
          <w:rPr>
            <w:rFonts w:ascii="Times New Roman" w:eastAsiaTheme="minorEastAsia" w:hAnsi="Times New Roman" w:cs="Times New Roman"/>
            <w:i/>
            <w:sz w:val="24"/>
            <w:szCs w:val="24"/>
            <w:rPrChange w:id="465" w:author="Jon.Richar" w:date="2024-02-08T14:54:00Z">
              <w:rPr>
                <w:rFonts w:ascii="Times New Roman" w:eastAsiaTheme="minorEastAsia" w:hAnsi="Times New Roman" w:cs="Times New Roman"/>
                <w:sz w:val="24"/>
                <w:szCs w:val="24"/>
              </w:rPr>
            </w:rPrChange>
          </w:rPr>
          <w:t>a</w:t>
        </w:r>
        <w:r w:rsidR="00BD2B31">
          <w:rPr>
            <w:rFonts w:ascii="Times New Roman" w:eastAsiaTheme="minorEastAsia" w:hAnsi="Times New Roman" w:cs="Times New Roman"/>
            <w:sz w:val="24"/>
            <w:szCs w:val="24"/>
          </w:rPr>
          <w:t xml:space="preserve"> and </w:t>
        </w:r>
        <w:r w:rsidR="00BD2B31" w:rsidRPr="00BD2B31">
          <w:rPr>
            <w:rFonts w:ascii="Times New Roman" w:eastAsiaTheme="minorEastAsia" w:hAnsi="Times New Roman" w:cs="Times New Roman"/>
            <w:i/>
            <w:sz w:val="24"/>
            <w:szCs w:val="24"/>
            <w:rPrChange w:id="466" w:author="Jon.Richar" w:date="2024-02-08T14:54:00Z">
              <w:rPr>
                <w:rFonts w:ascii="Times New Roman" w:eastAsiaTheme="minorEastAsia" w:hAnsi="Times New Roman" w:cs="Times New Roman"/>
                <w:sz w:val="24"/>
                <w:szCs w:val="24"/>
              </w:rPr>
            </w:rPrChange>
          </w:rPr>
          <w:t>b</w:t>
        </w:r>
        <w:r w:rsidR="0069041B">
          <w:rPr>
            <w:rFonts w:ascii="Times New Roman" w:eastAsiaTheme="minorEastAsia" w:hAnsi="Times New Roman" w:cs="Times New Roman"/>
            <w:sz w:val="24"/>
            <w:szCs w:val="24"/>
          </w:rPr>
          <w:t xml:space="preserve"> parameters were </w:t>
        </w:r>
      </w:ins>
      <w:ins w:id="467" w:author="Jon.Richar" w:date="2024-02-08T14:55:00Z">
        <w:r w:rsidR="00BD2B31">
          <w:rPr>
            <w:rFonts w:ascii="Times New Roman" w:eastAsiaTheme="minorEastAsia" w:hAnsi="Times New Roman" w:cs="Times New Roman"/>
            <w:sz w:val="24"/>
            <w:szCs w:val="24"/>
          </w:rPr>
          <w:t>each</w:t>
        </w:r>
      </w:ins>
      <w:ins w:id="468" w:author="Jon.Richar" w:date="2024-02-08T14:54:00Z">
        <w:r w:rsidR="00BD2B31">
          <w:rPr>
            <w:rFonts w:ascii="Times New Roman" w:eastAsiaTheme="minorEastAsia" w:hAnsi="Times New Roman" w:cs="Times New Roman"/>
            <w:sz w:val="24"/>
            <w:szCs w:val="24"/>
          </w:rPr>
          <w:t xml:space="preserve"> broken into a base-effect parameter, and separate parameters for each </w:t>
        </w:r>
      </w:ins>
      <w:ins w:id="469" w:author="Jon.Richar" w:date="2024-02-09T11:31:00Z">
        <w:r w:rsidR="0069041B">
          <w:rPr>
            <w:rFonts w:ascii="Times New Roman" w:eastAsiaTheme="minorEastAsia" w:hAnsi="Times New Roman" w:cs="Times New Roman"/>
            <w:sz w:val="24"/>
            <w:szCs w:val="24"/>
          </w:rPr>
          <w:t xml:space="preserve">covariate </w:t>
        </w:r>
      </w:ins>
      <w:ins w:id="470" w:author="Jon.Richar" w:date="2024-02-08T14:54:00Z">
        <w:r w:rsidR="00BD2B31">
          <w:rPr>
            <w:rFonts w:ascii="Times New Roman" w:eastAsiaTheme="minorEastAsia" w:hAnsi="Times New Roman" w:cs="Times New Roman"/>
            <w:sz w:val="24"/>
            <w:szCs w:val="24"/>
          </w:rPr>
          <w:t>effect included in the given model</w:t>
        </w:r>
      </w:ins>
      <w:ins w:id="471" w:author="Jon.Richar" w:date="2024-02-08T15:03:00Z">
        <w:r w:rsidR="00BD2B31">
          <w:rPr>
            <w:rFonts w:ascii="Times New Roman" w:eastAsiaTheme="minorEastAsia" w:hAnsi="Times New Roman" w:cs="Times New Roman"/>
            <w:sz w:val="24"/>
            <w:szCs w:val="24"/>
          </w:rPr>
          <w:t xml:space="preserve"> as</w:t>
        </w:r>
      </w:ins>
      <w:ins w:id="472" w:author="Jon.Richar" w:date="2024-02-08T14:56:00Z">
        <w:r w:rsidR="00BD2B31">
          <w:rPr>
            <w:rFonts w:ascii="Times New Roman" w:eastAsiaTheme="minorEastAsia" w:hAnsi="Times New Roman" w:cs="Times New Roman"/>
            <w:sz w:val="24"/>
            <w:szCs w:val="24"/>
          </w:rPr>
          <w:t>;</w:t>
        </w:r>
      </w:ins>
    </w:p>
    <w:p w14:paraId="2429F428" w14:textId="782F235B" w:rsidR="00BD2B31" w:rsidRDefault="00F201DC">
      <w:pPr>
        <w:spacing w:after="0" w:line="480" w:lineRule="auto"/>
        <w:rPr>
          <w:ins w:id="473" w:author="Jon.Richar" w:date="2024-02-08T15:00:00Z"/>
          <w:rFonts w:ascii="Times New Roman" w:eastAsiaTheme="minorEastAsia" w:hAnsi="Times New Roman" w:cs="Times New Roman"/>
          <w:sz w:val="24"/>
          <w:szCs w:val="24"/>
        </w:rPr>
        <w:pPrChange w:id="474" w:author="Jon.Richar" w:date="2024-02-08T15:01:00Z">
          <w:pPr>
            <w:spacing w:after="0" w:line="480" w:lineRule="auto"/>
            <w:ind w:left="720"/>
          </w:pPr>
        </w:pPrChange>
      </w:pPr>
      <w:ins w:id="475" w:author="Jon.Richar" w:date="2024-02-08T14:56:00Z">
        <w:r>
          <w:rPr>
            <w:rFonts w:ascii="Times New Roman" w:eastAsiaTheme="minorEastAsia" w:hAnsi="Times New Roman" w:cs="Times New Roman"/>
            <w:sz w:val="24"/>
            <w:szCs w:val="24"/>
          </w:rPr>
          <w:t>[4</w:t>
        </w:r>
        <w:r w:rsidR="00BD2B31">
          <w:rPr>
            <w:rFonts w:ascii="Times New Roman" w:eastAsiaTheme="minorEastAsia" w:hAnsi="Times New Roman" w:cs="Times New Roman"/>
            <w:sz w:val="24"/>
            <w:szCs w:val="24"/>
          </w:rPr>
          <w:t>]</w:t>
        </w:r>
      </w:ins>
      <w:ins w:id="476" w:author="Jon.Richar" w:date="2024-02-08T15:01:00Z">
        <w:r w:rsidR="00BD2B31">
          <w:rPr>
            <w:rFonts w:ascii="Times New Roman" w:eastAsiaTheme="minorEastAsia" w:hAnsi="Times New Roman" w:cs="Times New Roman"/>
            <w:sz w:val="24"/>
            <w:szCs w:val="24"/>
          </w:rPr>
          <w:tab/>
        </w:r>
      </w:ins>
      <w:ins w:id="477" w:author="Jon.Richar" w:date="2024-02-08T14:56:00Z">
        <w:r w:rsidR="00BD2B31">
          <w:rPr>
            <w:rFonts w:ascii="Times New Roman" w:eastAsiaTheme="minorEastAsia" w:hAnsi="Times New Roman" w:cs="Times New Roman"/>
            <w:sz w:val="24"/>
            <w:szCs w:val="24"/>
          </w:rPr>
          <w:t xml:space="preserve"> </w:t>
        </w:r>
      </w:ins>
      <m:oMath>
        <m:r>
          <w:ins w:id="478" w:author="Jon.Richar" w:date="2024-02-08T14:57:00Z">
            <w:rPr>
              <w:rFonts w:ascii="Cambria Math" w:hAnsi="Cambria Math" w:cs="Times New Roman"/>
              <w:sz w:val="24"/>
              <w:szCs w:val="24"/>
            </w:rPr>
            <m:t>a</m:t>
          </w:ins>
        </m:r>
        <m:r>
          <w:ins w:id="479" w:author="Jon.Richar" w:date="2024-02-08T14:56:00Z">
            <w:rPr>
              <w:rFonts w:ascii="Cambria Math" w:hAnsi="Cambria Math" w:cs="Times New Roman"/>
              <w:sz w:val="24"/>
              <w:szCs w:val="24"/>
            </w:rPr>
            <m:t>=</m:t>
          </w:ins>
        </m:r>
        <m:r>
          <w:ins w:id="480" w:author="Jon.Richar" w:date="2024-02-08T14:57:00Z">
            <w:rPr>
              <w:rFonts w:ascii="Cambria Math" w:hAnsi="Cambria Math" w:cs="Times New Roman"/>
              <w:sz w:val="24"/>
              <w:szCs w:val="24"/>
            </w:rPr>
            <m:t>a</m:t>
          </w:ins>
        </m:r>
        <m:r>
          <w:ins w:id="481" w:author="Jon.Richar" w:date="2024-02-08T14:56:00Z">
            <w:rPr>
              <w:rFonts w:ascii="Cambria Math" w:hAnsi="Cambria Math" w:cs="Times New Roman"/>
              <w:sz w:val="24"/>
              <w:szCs w:val="24"/>
            </w:rPr>
            <m:t>+</m:t>
          </w:ins>
        </m:r>
        <m:sSub>
          <m:sSubPr>
            <m:ctrlPr>
              <w:ins w:id="482" w:author="Jon.Richar" w:date="2024-02-08T14:57:00Z">
                <w:rPr>
                  <w:rFonts w:ascii="Cambria Math" w:hAnsi="Cambria Math" w:cs="Times New Roman"/>
                  <w:i/>
                  <w:sz w:val="24"/>
                  <w:szCs w:val="24"/>
                </w:rPr>
              </w:ins>
            </m:ctrlPr>
          </m:sSubPr>
          <m:e>
            <m:r>
              <w:ins w:id="483" w:author="Jon.Richar" w:date="2024-02-08T15:00:00Z">
                <w:rPr>
                  <w:rFonts w:ascii="Cambria Math" w:hAnsi="Cambria Math" w:cs="Times New Roman"/>
                  <w:sz w:val="24"/>
                  <w:szCs w:val="24"/>
                </w:rPr>
                <m:t>a</m:t>
              </w:ins>
            </m:r>
          </m:e>
          <m:sub>
            <m:r>
              <w:ins w:id="484" w:author="Jon.Richar" w:date="2024-02-08T15:00:00Z">
                <w:rPr>
                  <w:rFonts w:ascii="Cambria Math" w:hAnsi="Cambria Math" w:cs="Times New Roman"/>
                  <w:sz w:val="24"/>
                  <w:szCs w:val="24"/>
                </w:rPr>
                <m:t>x</m:t>
              </w:ins>
            </m:r>
            <m:r>
              <w:ins w:id="485" w:author="Jon.Richar" w:date="2024-02-08T15:06:00Z">
                <w:rPr>
                  <w:rFonts w:ascii="Cambria Math" w:hAnsi="Cambria Math" w:cs="Times New Roman"/>
                  <w:sz w:val="24"/>
                  <w:szCs w:val="24"/>
                </w:rPr>
                <m:t>1</m:t>
              </w:ins>
            </m:r>
          </m:sub>
        </m:sSub>
        <m:r>
          <w:ins w:id="486" w:author="Jon.Richar" w:date="2024-02-08T14:57:00Z">
            <w:rPr>
              <w:rFonts w:ascii="Cambria Math" w:hAnsi="Cambria Math" w:cs="Times New Roman"/>
              <w:sz w:val="24"/>
              <w:szCs w:val="24"/>
            </w:rPr>
            <m:t>+</m:t>
          </w:ins>
        </m:r>
        <m:r>
          <w:ins w:id="487" w:author="Jon.Richar" w:date="2024-02-08T14:58:00Z">
            <w:rPr>
              <w:rFonts w:ascii="Cambria Math" w:hAnsi="Cambria Math" w:cs="Times New Roman"/>
              <w:sz w:val="24"/>
              <w:szCs w:val="24"/>
            </w:rPr>
            <m:t>...</m:t>
          </w:ins>
        </m:r>
        <m:sSub>
          <m:sSubPr>
            <m:ctrlPr>
              <w:ins w:id="488" w:author="Jon.Richar" w:date="2024-02-08T15:05:00Z">
                <w:rPr>
                  <w:rFonts w:ascii="Cambria Math" w:hAnsi="Cambria Math" w:cs="Times New Roman"/>
                  <w:i/>
                  <w:sz w:val="24"/>
                  <w:szCs w:val="24"/>
                </w:rPr>
              </w:ins>
            </m:ctrlPr>
          </m:sSubPr>
          <m:e>
            <m:r>
              <w:ins w:id="489" w:author="Jon.Richar" w:date="2024-02-08T15:05:00Z">
                <w:rPr>
                  <w:rFonts w:ascii="Cambria Math" w:hAnsi="Cambria Math" w:cs="Times New Roman"/>
                  <w:sz w:val="24"/>
                  <w:szCs w:val="24"/>
                </w:rPr>
                <m:t>a</m:t>
              </w:ins>
            </m:r>
          </m:e>
          <m:sub>
            <m:r>
              <w:ins w:id="490" w:author="Jon.Richar" w:date="2024-02-08T15:05:00Z">
                <w:rPr>
                  <w:rFonts w:ascii="Cambria Math" w:hAnsi="Cambria Math" w:cs="Times New Roman"/>
                  <w:sz w:val="24"/>
                  <w:szCs w:val="24"/>
                </w:rPr>
                <m:t>xi</m:t>
              </w:ins>
            </m:r>
          </m:sub>
        </m:sSub>
        <m:r>
          <w:ins w:id="491" w:author="Jon.Richar" w:date="2024-02-08T15:05:00Z">
            <w:rPr>
              <w:rFonts w:ascii="Cambria Math" w:hAnsi="Cambria Math" w:cs="Times New Roman"/>
              <w:sz w:val="24"/>
              <w:szCs w:val="24"/>
            </w:rPr>
            <m:t>+</m:t>
          </w:ins>
        </m:r>
        <m:sSub>
          <m:sSubPr>
            <m:ctrlPr>
              <w:ins w:id="492" w:author="Jon.Richar" w:date="2024-02-08T14:59:00Z">
                <w:rPr>
                  <w:rFonts w:ascii="Cambria Math" w:hAnsi="Cambria Math" w:cs="Times New Roman"/>
                  <w:i/>
                  <w:sz w:val="24"/>
                  <w:szCs w:val="24"/>
                </w:rPr>
              </w:ins>
            </m:ctrlPr>
          </m:sSubPr>
          <m:e>
            <m:r>
              <w:ins w:id="493" w:author="Jon.Richar" w:date="2024-02-08T14:59:00Z">
                <w:rPr>
                  <w:rFonts w:ascii="Cambria Math" w:hAnsi="Cambria Math" w:cs="Times New Roman"/>
                  <w:sz w:val="24"/>
                  <w:szCs w:val="24"/>
                </w:rPr>
                <m:t>a</m:t>
              </w:ins>
            </m:r>
          </m:e>
          <m:sub>
            <m:r>
              <w:ins w:id="494" w:author="Jon.Richar" w:date="2024-02-08T14:59:00Z">
                <w:rPr>
                  <w:rFonts w:ascii="Cambria Math" w:hAnsi="Cambria Math" w:cs="Times New Roman"/>
                  <w:sz w:val="24"/>
                  <w:szCs w:val="24"/>
                </w:rPr>
                <m:t>x</m:t>
              </w:ins>
            </m:r>
            <m:r>
              <w:ins w:id="495" w:author="Jon.Richar" w:date="2024-02-08T15:02:00Z">
                <w:rPr>
                  <w:rFonts w:ascii="Cambria Math" w:hAnsi="Cambria Math" w:cs="Times New Roman"/>
                  <w:sz w:val="24"/>
                  <w:szCs w:val="24"/>
                </w:rPr>
                <m:t>i</m:t>
              </w:ins>
            </m:r>
            <m:r>
              <w:ins w:id="496" w:author="Jon.Richar" w:date="2024-02-08T15:07:00Z">
                <w:rPr>
                  <w:rFonts w:ascii="Cambria Math" w:hAnsi="Cambria Math" w:cs="Times New Roman"/>
                  <w:sz w:val="24"/>
                  <w:szCs w:val="24"/>
                </w:rPr>
                <m:t>*</m:t>
              </w:ins>
            </m:r>
            <m:r>
              <w:ins w:id="497" w:author="Jon.Richar" w:date="2024-02-08T14:59:00Z">
                <w:rPr>
                  <w:rFonts w:ascii="Cambria Math" w:hAnsi="Cambria Math" w:cs="Times New Roman"/>
                  <w:sz w:val="24"/>
                  <w:szCs w:val="24"/>
                </w:rPr>
                <m:t>x</m:t>
              </w:ins>
            </m:r>
            <m:r>
              <w:ins w:id="498" w:author="Jon.Richar" w:date="2024-02-09T10:51:00Z">
                <w:rPr>
                  <w:rFonts w:ascii="Cambria Math" w:hAnsi="Cambria Math" w:cs="Times New Roman"/>
                  <w:sz w:val="24"/>
                  <w:szCs w:val="24"/>
                </w:rPr>
                <m:t>j</m:t>
              </w:ins>
            </m:r>
          </m:sub>
        </m:sSub>
      </m:oMath>
      <w:ins w:id="499" w:author="Jon.Richar" w:date="2024-02-08T15:03:00Z">
        <w:r w:rsidR="00BD2B31">
          <w:rPr>
            <w:rFonts w:ascii="Times New Roman" w:eastAsiaTheme="minorEastAsia" w:hAnsi="Times New Roman" w:cs="Times New Roman"/>
            <w:sz w:val="24"/>
            <w:szCs w:val="24"/>
          </w:rPr>
          <w:t xml:space="preserve"> ,</w:t>
        </w:r>
      </w:ins>
      <w:ins w:id="500" w:author="Jon.Richar" w:date="2024-02-08T19:16:00Z">
        <w:r>
          <w:rPr>
            <w:rFonts w:ascii="Times New Roman" w:eastAsiaTheme="minorEastAsia" w:hAnsi="Times New Roman" w:cs="Times New Roman"/>
            <w:sz w:val="24"/>
            <w:szCs w:val="24"/>
          </w:rPr>
          <w:t xml:space="preserve"> </w:t>
        </w:r>
      </w:ins>
      <w:ins w:id="501" w:author="Jon.Richar" w:date="2024-02-08T15:03:00Z">
        <w:r w:rsidR="00BD2B31">
          <w:rPr>
            <w:rFonts w:ascii="Times New Roman" w:eastAsiaTheme="minorEastAsia" w:hAnsi="Times New Roman" w:cs="Times New Roman"/>
            <w:sz w:val="24"/>
            <w:szCs w:val="24"/>
          </w:rPr>
          <w:t>and</w:t>
        </w:r>
      </w:ins>
    </w:p>
    <w:p w14:paraId="30292181" w14:textId="53B46821" w:rsidR="00BD2B31" w:rsidRDefault="00F201DC" w:rsidP="00BD2B31">
      <w:pPr>
        <w:spacing w:after="0" w:line="480" w:lineRule="auto"/>
        <w:rPr>
          <w:ins w:id="502" w:author="Jon.Richar" w:date="2024-02-08T15:00:00Z"/>
          <w:rFonts w:ascii="Times New Roman" w:eastAsiaTheme="minorEastAsia" w:hAnsi="Times New Roman" w:cs="Times New Roman"/>
          <w:sz w:val="24"/>
          <w:szCs w:val="24"/>
        </w:rPr>
      </w:pPr>
      <w:ins w:id="503" w:author="Jon.Richar" w:date="2024-02-08T15:00:00Z">
        <w:r>
          <w:rPr>
            <w:rFonts w:ascii="Times New Roman" w:eastAsiaTheme="minorEastAsia" w:hAnsi="Times New Roman" w:cs="Times New Roman"/>
            <w:sz w:val="24"/>
            <w:szCs w:val="24"/>
          </w:rPr>
          <w:t>[5</w:t>
        </w:r>
        <w:r w:rsidR="00BD2B31">
          <w:rPr>
            <w:rFonts w:ascii="Times New Roman" w:eastAsiaTheme="minorEastAsia" w:hAnsi="Times New Roman" w:cs="Times New Roman"/>
            <w:sz w:val="24"/>
            <w:szCs w:val="24"/>
          </w:rPr>
          <w:t>]</w:t>
        </w:r>
      </w:ins>
      <w:ins w:id="504" w:author="Jon.Richar" w:date="2024-02-08T15:01:00Z">
        <w:r w:rsidR="00BD2B31">
          <w:rPr>
            <w:rFonts w:ascii="Times New Roman" w:eastAsiaTheme="minorEastAsia" w:hAnsi="Times New Roman" w:cs="Times New Roman"/>
            <w:sz w:val="24"/>
            <w:szCs w:val="24"/>
          </w:rPr>
          <w:tab/>
        </w:r>
      </w:ins>
      <w:ins w:id="505" w:author="Jon.Richar" w:date="2024-02-08T15:00:00Z">
        <w:r w:rsidR="00BD2B31">
          <w:rPr>
            <w:rFonts w:ascii="Times New Roman" w:eastAsiaTheme="minorEastAsia" w:hAnsi="Times New Roman" w:cs="Times New Roman"/>
            <w:sz w:val="24"/>
            <w:szCs w:val="24"/>
          </w:rPr>
          <w:t xml:space="preserve"> </w:t>
        </w:r>
      </w:ins>
      <m:oMath>
        <m:r>
          <w:ins w:id="506" w:author="Jon.Richar" w:date="2024-02-08T15:03:00Z">
            <w:rPr>
              <w:rFonts w:ascii="Cambria Math" w:hAnsi="Cambria Math" w:cs="Times New Roman"/>
              <w:sz w:val="24"/>
              <w:szCs w:val="24"/>
            </w:rPr>
            <m:t>b</m:t>
          </w:ins>
        </m:r>
        <m:r>
          <w:ins w:id="507" w:author="Jon.Richar" w:date="2024-02-08T15:00:00Z">
            <w:rPr>
              <w:rFonts w:ascii="Cambria Math" w:hAnsi="Cambria Math" w:cs="Times New Roman"/>
              <w:sz w:val="24"/>
              <w:szCs w:val="24"/>
            </w:rPr>
            <m:t>=</m:t>
          </w:ins>
        </m:r>
        <m:r>
          <w:ins w:id="508" w:author="Jon.Richar" w:date="2024-02-08T15:01:00Z">
            <w:rPr>
              <w:rFonts w:ascii="Cambria Math" w:hAnsi="Cambria Math" w:cs="Times New Roman"/>
              <w:sz w:val="24"/>
              <w:szCs w:val="24"/>
            </w:rPr>
            <m:t>b</m:t>
          </w:ins>
        </m:r>
        <m:r>
          <w:ins w:id="509" w:author="Jon.Richar" w:date="2024-02-08T15:00:00Z">
            <w:rPr>
              <w:rFonts w:ascii="Cambria Math" w:hAnsi="Cambria Math" w:cs="Times New Roman"/>
              <w:sz w:val="24"/>
              <w:szCs w:val="24"/>
            </w:rPr>
            <m:t>+</m:t>
          </w:ins>
        </m:r>
        <m:sSub>
          <m:sSubPr>
            <m:ctrlPr>
              <w:ins w:id="510" w:author="Jon.Richar" w:date="2024-02-08T15:00:00Z">
                <w:rPr>
                  <w:rFonts w:ascii="Cambria Math" w:hAnsi="Cambria Math" w:cs="Times New Roman"/>
                  <w:i/>
                  <w:sz w:val="24"/>
                  <w:szCs w:val="24"/>
                </w:rPr>
              </w:ins>
            </m:ctrlPr>
          </m:sSubPr>
          <m:e>
            <m:r>
              <w:ins w:id="511" w:author="Jon.Richar" w:date="2024-02-08T15:01:00Z">
                <w:rPr>
                  <w:rFonts w:ascii="Cambria Math" w:hAnsi="Cambria Math" w:cs="Times New Roman"/>
                  <w:sz w:val="24"/>
                  <w:szCs w:val="24"/>
                </w:rPr>
                <m:t>b</m:t>
              </w:ins>
            </m:r>
          </m:e>
          <m:sub>
            <m:r>
              <w:ins w:id="512" w:author="Jon.Richar" w:date="2024-02-08T15:00:00Z">
                <w:rPr>
                  <w:rFonts w:ascii="Cambria Math" w:hAnsi="Cambria Math" w:cs="Times New Roman"/>
                  <w:sz w:val="24"/>
                  <w:szCs w:val="24"/>
                </w:rPr>
                <m:t>x</m:t>
              </w:ins>
            </m:r>
            <m:r>
              <w:ins w:id="513" w:author="Jon.Richar" w:date="2024-02-08T15:06:00Z">
                <w:rPr>
                  <w:rFonts w:ascii="Cambria Math" w:hAnsi="Cambria Math" w:cs="Times New Roman"/>
                  <w:sz w:val="24"/>
                  <w:szCs w:val="24"/>
                </w:rPr>
                <m:t>1</m:t>
              </w:ins>
            </m:r>
          </m:sub>
        </m:sSub>
        <m:r>
          <w:ins w:id="514" w:author="Jon.Richar" w:date="2024-02-08T15:00:00Z">
            <w:rPr>
              <w:rFonts w:ascii="Cambria Math" w:hAnsi="Cambria Math" w:cs="Times New Roman"/>
              <w:sz w:val="24"/>
              <w:szCs w:val="24"/>
            </w:rPr>
            <m:t>+...</m:t>
          </w:ins>
        </m:r>
        <m:sSub>
          <m:sSubPr>
            <m:ctrlPr>
              <w:ins w:id="515" w:author="Jon.Richar" w:date="2024-02-08T15:06:00Z">
                <w:rPr>
                  <w:rFonts w:ascii="Cambria Math" w:hAnsi="Cambria Math" w:cs="Times New Roman"/>
                  <w:i/>
                  <w:sz w:val="24"/>
                  <w:szCs w:val="24"/>
                </w:rPr>
              </w:ins>
            </m:ctrlPr>
          </m:sSubPr>
          <m:e>
            <m:r>
              <w:ins w:id="516" w:author="Jon.Richar" w:date="2024-02-08T15:06:00Z">
                <w:rPr>
                  <w:rFonts w:ascii="Cambria Math" w:hAnsi="Cambria Math" w:cs="Times New Roman"/>
                  <w:sz w:val="24"/>
                  <w:szCs w:val="24"/>
                </w:rPr>
                <m:t>b</m:t>
              </w:ins>
            </m:r>
          </m:e>
          <m:sub>
            <m:r>
              <w:ins w:id="517" w:author="Jon.Richar" w:date="2024-02-08T15:06:00Z">
                <w:rPr>
                  <w:rFonts w:ascii="Cambria Math" w:hAnsi="Cambria Math" w:cs="Times New Roman"/>
                  <w:sz w:val="24"/>
                  <w:szCs w:val="24"/>
                </w:rPr>
                <m:t xml:space="preserve">xi </m:t>
              </w:ins>
            </m:r>
          </m:sub>
        </m:sSub>
        <m:r>
          <w:ins w:id="518" w:author="Jon.Richar" w:date="2024-02-08T15:06:00Z">
            <w:rPr>
              <w:rFonts w:ascii="Cambria Math" w:hAnsi="Cambria Math" w:cs="Times New Roman"/>
              <w:sz w:val="24"/>
              <w:szCs w:val="24"/>
            </w:rPr>
            <m:t>+</m:t>
          </w:ins>
        </m:r>
        <m:sSub>
          <m:sSubPr>
            <m:ctrlPr>
              <w:ins w:id="519" w:author="Jon.Richar" w:date="2024-02-08T15:00:00Z">
                <w:rPr>
                  <w:rFonts w:ascii="Cambria Math" w:hAnsi="Cambria Math" w:cs="Times New Roman"/>
                  <w:i/>
                  <w:sz w:val="24"/>
                  <w:szCs w:val="24"/>
                </w:rPr>
              </w:ins>
            </m:ctrlPr>
          </m:sSubPr>
          <m:e>
            <m:r>
              <w:ins w:id="520" w:author="Jon.Richar" w:date="2024-02-08T15:01:00Z">
                <w:rPr>
                  <w:rFonts w:ascii="Cambria Math" w:hAnsi="Cambria Math" w:cs="Times New Roman"/>
                  <w:sz w:val="24"/>
                  <w:szCs w:val="24"/>
                </w:rPr>
                <m:t>b</m:t>
              </w:ins>
            </m:r>
          </m:e>
          <m:sub>
            <m:r>
              <w:ins w:id="521" w:author="Jon.Richar" w:date="2024-02-08T15:00:00Z">
                <w:rPr>
                  <w:rFonts w:ascii="Cambria Math" w:hAnsi="Cambria Math" w:cs="Times New Roman"/>
                  <w:sz w:val="24"/>
                  <w:szCs w:val="24"/>
                </w:rPr>
                <m:t>x</m:t>
              </w:ins>
            </m:r>
            <m:r>
              <w:ins w:id="522" w:author="Jon.Richar" w:date="2024-02-08T15:07:00Z">
                <w:rPr>
                  <w:rFonts w:ascii="Cambria Math" w:hAnsi="Cambria Math" w:cs="Times New Roman"/>
                  <w:sz w:val="24"/>
                  <w:szCs w:val="24"/>
                </w:rPr>
                <m:t>i</m:t>
              </w:ins>
            </m:r>
            <m:r>
              <w:ins w:id="523" w:author="Jon.Richar" w:date="2024-02-08T15:00:00Z">
                <w:rPr>
                  <w:rFonts w:ascii="Cambria Math" w:hAnsi="Cambria Math" w:cs="Times New Roman"/>
                  <w:sz w:val="24"/>
                  <w:szCs w:val="24"/>
                </w:rPr>
                <m:t>*x</m:t>
              </w:ins>
            </m:r>
            <m:r>
              <w:ins w:id="524" w:author="Jon.Richar" w:date="2024-02-09T10:51:00Z">
                <w:rPr>
                  <w:rFonts w:ascii="Cambria Math" w:hAnsi="Cambria Math" w:cs="Times New Roman"/>
                  <w:sz w:val="24"/>
                  <w:szCs w:val="24"/>
                </w:rPr>
                <m:t>j</m:t>
              </w:ins>
            </m:r>
          </m:sub>
        </m:sSub>
      </m:oMath>
      <w:ins w:id="525" w:author="Jon.Richar" w:date="2024-02-09T10:06:00Z">
        <w:r w:rsidR="00E82DF3">
          <w:rPr>
            <w:rFonts w:ascii="Times New Roman" w:eastAsiaTheme="minorEastAsia" w:hAnsi="Times New Roman" w:cs="Times New Roman"/>
            <w:sz w:val="24"/>
            <w:szCs w:val="24"/>
          </w:rPr>
          <w:t>,</w:t>
        </w:r>
      </w:ins>
    </w:p>
    <w:p w14:paraId="1F24CBAF" w14:textId="7A3C4C98" w:rsidR="00BD2B31" w:rsidRPr="00A20D55" w:rsidRDefault="00E82DF3" w:rsidP="00171163">
      <w:pPr>
        <w:spacing w:after="0" w:line="480" w:lineRule="auto"/>
        <w:rPr>
          <w:ins w:id="526" w:author="Jon.Richar" w:date="2024-02-08T14:56:00Z"/>
          <w:rFonts w:ascii="Times New Roman" w:eastAsiaTheme="minorEastAsia" w:hAnsi="Times New Roman" w:cs="Times New Roman"/>
          <w:sz w:val="24"/>
          <w:szCs w:val="24"/>
        </w:rPr>
      </w:pPr>
      <w:ins w:id="527" w:author="Jon.Richar" w:date="2024-02-09T10:07:00Z">
        <w:r>
          <w:rPr>
            <w:rFonts w:ascii="Times New Roman" w:eastAsiaTheme="minorEastAsia" w:hAnsi="Times New Roman" w:cs="Times New Roman"/>
            <w:sz w:val="24"/>
            <w:szCs w:val="24"/>
          </w:rPr>
          <w:t>w</w:t>
        </w:r>
      </w:ins>
      <w:ins w:id="528" w:author="Jon.Richar" w:date="2024-02-08T15:03:00Z">
        <w:r w:rsidR="00BD2B31">
          <w:rPr>
            <w:rFonts w:ascii="Times New Roman" w:eastAsiaTheme="minorEastAsia" w:hAnsi="Times New Roman" w:cs="Times New Roman"/>
            <w:sz w:val="24"/>
            <w:szCs w:val="24"/>
          </w:rPr>
          <w:t xml:space="preserve">here </w:t>
        </w:r>
        <w:r w:rsidR="00BD2B31" w:rsidRPr="00E82DF3">
          <w:rPr>
            <w:rFonts w:ascii="Times New Roman" w:eastAsiaTheme="minorEastAsia" w:hAnsi="Times New Roman" w:cs="Times New Roman"/>
            <w:i/>
            <w:sz w:val="24"/>
            <w:szCs w:val="24"/>
            <w:rPrChange w:id="529" w:author="Jon.Richar" w:date="2024-02-09T10:07:00Z">
              <w:rPr>
                <w:rFonts w:ascii="Times New Roman" w:eastAsiaTheme="minorEastAsia" w:hAnsi="Times New Roman" w:cs="Times New Roman"/>
                <w:sz w:val="24"/>
                <w:szCs w:val="24"/>
              </w:rPr>
            </w:rPrChange>
          </w:rPr>
          <w:t>x</w:t>
        </w:r>
      </w:ins>
      <w:ins w:id="530" w:author="Jon.Richar" w:date="2024-02-08T15:04:00Z">
        <w:r w:rsidR="00BD2B31" w:rsidRPr="00E82DF3">
          <w:rPr>
            <w:rFonts w:ascii="Times New Roman" w:eastAsiaTheme="minorEastAsia" w:hAnsi="Times New Roman" w:cs="Times New Roman"/>
            <w:i/>
            <w:sz w:val="24"/>
            <w:szCs w:val="24"/>
            <w:vertAlign w:val="subscript"/>
            <w:rPrChange w:id="531" w:author="Jon.Richar" w:date="2024-02-09T10:07:00Z">
              <w:rPr>
                <w:rFonts w:ascii="Times New Roman" w:eastAsiaTheme="minorEastAsia" w:hAnsi="Times New Roman" w:cs="Times New Roman"/>
                <w:sz w:val="24"/>
                <w:szCs w:val="24"/>
                <w:vertAlign w:val="subscript"/>
              </w:rPr>
            </w:rPrChange>
          </w:rPr>
          <w:t>1</w:t>
        </w:r>
        <w:r w:rsidR="00A20D55">
          <w:rPr>
            <w:rFonts w:ascii="Times New Roman" w:eastAsiaTheme="minorEastAsia" w:hAnsi="Times New Roman" w:cs="Times New Roman"/>
            <w:sz w:val="24"/>
            <w:szCs w:val="24"/>
          </w:rPr>
          <w:t>...</w:t>
        </w:r>
        <w:r w:rsidR="00A20D55" w:rsidRPr="00E82DF3">
          <w:rPr>
            <w:rFonts w:ascii="Times New Roman" w:eastAsiaTheme="minorEastAsia" w:hAnsi="Times New Roman" w:cs="Times New Roman"/>
            <w:i/>
            <w:sz w:val="24"/>
            <w:szCs w:val="24"/>
            <w:rPrChange w:id="532" w:author="Jon.Richar" w:date="2024-02-09T10:07:00Z">
              <w:rPr>
                <w:rFonts w:ascii="Times New Roman" w:eastAsiaTheme="minorEastAsia" w:hAnsi="Times New Roman" w:cs="Times New Roman"/>
                <w:sz w:val="24"/>
                <w:szCs w:val="24"/>
              </w:rPr>
            </w:rPrChange>
          </w:rPr>
          <w:t>x</w:t>
        </w:r>
        <w:r w:rsidR="00A20D55" w:rsidRPr="00E82DF3">
          <w:rPr>
            <w:rFonts w:ascii="Times New Roman" w:eastAsiaTheme="minorEastAsia" w:hAnsi="Times New Roman" w:cs="Times New Roman"/>
            <w:i/>
            <w:sz w:val="24"/>
            <w:szCs w:val="24"/>
            <w:vertAlign w:val="subscript"/>
            <w:rPrChange w:id="533" w:author="Jon.Richar" w:date="2024-02-09T10:07:00Z">
              <w:rPr>
                <w:rFonts w:ascii="Times New Roman" w:eastAsiaTheme="minorEastAsia" w:hAnsi="Times New Roman" w:cs="Times New Roman"/>
                <w:sz w:val="24"/>
                <w:szCs w:val="24"/>
                <w:vertAlign w:val="subscript"/>
              </w:rPr>
            </w:rPrChange>
          </w:rPr>
          <w:t>i</w:t>
        </w:r>
        <w:r w:rsidR="00A20D55">
          <w:rPr>
            <w:rFonts w:ascii="Times New Roman" w:eastAsiaTheme="minorEastAsia" w:hAnsi="Times New Roman" w:cs="Times New Roman"/>
            <w:sz w:val="24"/>
            <w:szCs w:val="24"/>
            <w:vertAlign w:val="subscript"/>
          </w:rPr>
          <w:t xml:space="preserve"> </w:t>
        </w:r>
        <w:r w:rsidR="00A20D55">
          <w:rPr>
            <w:rFonts w:ascii="Times New Roman" w:eastAsiaTheme="minorEastAsia" w:hAnsi="Times New Roman" w:cs="Times New Roman"/>
            <w:sz w:val="24"/>
            <w:szCs w:val="24"/>
          </w:rPr>
          <w:t>are the</w:t>
        </w:r>
      </w:ins>
      <w:ins w:id="534" w:author="Jon.Richar" w:date="2024-02-08T15:06:00Z">
        <w:r w:rsidR="00A20D55">
          <w:rPr>
            <w:rFonts w:ascii="Times New Roman" w:eastAsiaTheme="minorEastAsia" w:hAnsi="Times New Roman" w:cs="Times New Roman"/>
            <w:sz w:val="24"/>
            <w:szCs w:val="24"/>
          </w:rPr>
          <w:t xml:space="preserve"> specified covariates, </w:t>
        </w:r>
      </w:ins>
      <w:ins w:id="535" w:author="Jon.Richar" w:date="2024-02-08T15:08:00Z">
        <w:r w:rsidR="00A20D55">
          <w:rPr>
            <w:rFonts w:ascii="Times New Roman" w:eastAsiaTheme="minorEastAsia" w:hAnsi="Times New Roman" w:cs="Times New Roman"/>
            <w:sz w:val="24"/>
            <w:szCs w:val="24"/>
          </w:rPr>
          <w:t xml:space="preserve">and </w:t>
        </w:r>
      </w:ins>
      <w:ins w:id="536" w:author="Jon.Richar" w:date="2024-02-08T15:06:00Z">
        <w:r w:rsidR="00A20D55" w:rsidRPr="00E82DF3">
          <w:rPr>
            <w:rFonts w:ascii="Times New Roman" w:eastAsiaTheme="minorEastAsia" w:hAnsi="Times New Roman" w:cs="Times New Roman"/>
            <w:i/>
            <w:sz w:val="24"/>
            <w:szCs w:val="24"/>
            <w:rPrChange w:id="537" w:author="Jon.Richar" w:date="2024-02-09T10:07:00Z">
              <w:rPr>
                <w:rFonts w:ascii="Times New Roman" w:eastAsiaTheme="minorEastAsia" w:hAnsi="Times New Roman" w:cs="Times New Roman"/>
                <w:sz w:val="24"/>
                <w:szCs w:val="24"/>
              </w:rPr>
            </w:rPrChange>
          </w:rPr>
          <w:t>x</w:t>
        </w:r>
        <w:r w:rsidR="00A20D55" w:rsidRPr="00E82DF3">
          <w:rPr>
            <w:rFonts w:ascii="Times New Roman" w:eastAsiaTheme="minorEastAsia" w:hAnsi="Times New Roman" w:cs="Times New Roman"/>
            <w:i/>
            <w:sz w:val="24"/>
            <w:szCs w:val="24"/>
            <w:vertAlign w:val="subscript"/>
            <w:rPrChange w:id="538" w:author="Jon.Richar" w:date="2024-02-09T10:07:00Z">
              <w:rPr>
                <w:rFonts w:ascii="Times New Roman" w:eastAsiaTheme="minorEastAsia" w:hAnsi="Times New Roman" w:cs="Times New Roman"/>
                <w:sz w:val="24"/>
                <w:szCs w:val="24"/>
              </w:rPr>
            </w:rPrChange>
          </w:rPr>
          <w:t>i</w:t>
        </w:r>
      </w:ins>
      <w:ins w:id="539" w:author="Jon.Richar" w:date="2024-02-09T10:07:00Z">
        <w:r>
          <w:rPr>
            <w:rFonts w:ascii="Times New Roman" w:eastAsiaTheme="minorEastAsia" w:hAnsi="Times New Roman" w:cs="Times New Roman"/>
            <w:sz w:val="24"/>
            <w:szCs w:val="24"/>
          </w:rPr>
          <w:t xml:space="preserve"> </w:t>
        </w:r>
      </w:ins>
      <w:ins w:id="540" w:author="Jon.Richar" w:date="2024-02-08T15:08:00Z">
        <w:r w:rsidR="00A20D55">
          <w:rPr>
            <w:rFonts w:ascii="Times New Roman" w:eastAsiaTheme="minorEastAsia" w:hAnsi="Times New Roman" w:cs="Times New Roman"/>
            <w:sz w:val="24"/>
            <w:szCs w:val="24"/>
          </w:rPr>
          <w:t>*</w:t>
        </w:r>
      </w:ins>
      <w:ins w:id="541" w:author="Jon.Richar" w:date="2024-02-09T10:07:00Z">
        <w:r>
          <w:rPr>
            <w:rFonts w:ascii="Times New Roman" w:eastAsiaTheme="minorEastAsia" w:hAnsi="Times New Roman" w:cs="Times New Roman"/>
            <w:sz w:val="24"/>
            <w:szCs w:val="24"/>
          </w:rPr>
          <w:t xml:space="preserve"> </w:t>
        </w:r>
      </w:ins>
      <w:ins w:id="542" w:author="Jon.Richar" w:date="2024-02-08T15:07:00Z">
        <w:r w:rsidR="00A20D55" w:rsidRPr="00E82DF3">
          <w:rPr>
            <w:rFonts w:ascii="Times New Roman" w:eastAsiaTheme="minorEastAsia" w:hAnsi="Times New Roman" w:cs="Times New Roman"/>
            <w:i/>
            <w:sz w:val="24"/>
            <w:szCs w:val="24"/>
            <w:rPrChange w:id="543" w:author="Jon.Richar" w:date="2024-02-09T10:07:00Z">
              <w:rPr>
                <w:rFonts w:ascii="Times New Roman" w:eastAsiaTheme="minorEastAsia" w:hAnsi="Times New Roman" w:cs="Times New Roman"/>
                <w:sz w:val="24"/>
                <w:szCs w:val="24"/>
              </w:rPr>
            </w:rPrChange>
          </w:rPr>
          <w:t>x</w:t>
        </w:r>
        <w:r w:rsidR="00A20D55" w:rsidRPr="00E82DF3">
          <w:rPr>
            <w:rFonts w:ascii="Times New Roman" w:eastAsiaTheme="minorEastAsia" w:hAnsi="Times New Roman" w:cs="Times New Roman"/>
            <w:i/>
            <w:sz w:val="24"/>
            <w:szCs w:val="24"/>
            <w:vertAlign w:val="subscript"/>
            <w:rPrChange w:id="544" w:author="Jon.Richar" w:date="2024-02-09T10:07:00Z">
              <w:rPr>
                <w:rFonts w:ascii="Times New Roman" w:eastAsiaTheme="minorEastAsia" w:hAnsi="Times New Roman" w:cs="Times New Roman"/>
                <w:sz w:val="24"/>
                <w:szCs w:val="24"/>
              </w:rPr>
            </w:rPrChange>
          </w:rPr>
          <w:t>j</w:t>
        </w:r>
      </w:ins>
      <w:ins w:id="545" w:author="Jon.Richar" w:date="2024-02-08T15:08:00Z">
        <w:r w:rsidR="00A20D55">
          <w:rPr>
            <w:rFonts w:ascii="Times New Roman" w:eastAsiaTheme="minorEastAsia" w:hAnsi="Times New Roman" w:cs="Times New Roman"/>
            <w:sz w:val="24"/>
            <w:szCs w:val="24"/>
            <w:vertAlign w:val="subscript"/>
          </w:rPr>
          <w:t xml:space="preserve"> </w:t>
        </w:r>
        <w:r w:rsidR="00A20D55">
          <w:rPr>
            <w:rFonts w:ascii="Times New Roman" w:eastAsiaTheme="minorEastAsia" w:hAnsi="Times New Roman" w:cs="Times New Roman"/>
            <w:sz w:val="24"/>
            <w:szCs w:val="24"/>
          </w:rPr>
          <w:t>is the related interaction term.</w:t>
        </w:r>
      </w:ins>
    </w:p>
    <w:p w14:paraId="511F89AF" w14:textId="495E42CE" w:rsidR="006E27E8" w:rsidRDefault="001D1597">
      <w:pPr>
        <w:spacing w:after="0" w:line="480" w:lineRule="auto"/>
        <w:ind w:firstLine="720"/>
        <w:rPr>
          <w:rFonts w:ascii="Times New Roman" w:eastAsiaTheme="minorEastAsia" w:hAnsi="Times New Roman" w:cs="Times New Roman"/>
          <w:sz w:val="24"/>
          <w:szCs w:val="24"/>
        </w:rPr>
        <w:pPrChange w:id="546" w:author="Jon.Richar" w:date="2024-02-08T15:08:00Z">
          <w:pPr>
            <w:spacing w:after="0" w:line="480" w:lineRule="auto"/>
          </w:pPr>
        </w:pPrChange>
      </w:pPr>
      <w:ins w:id="547" w:author="Jon.Richar" w:date="2023-12-14T10:18:00Z">
        <w:r>
          <w:rPr>
            <w:rFonts w:ascii="Times New Roman" w:eastAsiaTheme="minorEastAsia" w:hAnsi="Times New Roman" w:cs="Times New Roman"/>
            <w:sz w:val="24"/>
            <w:szCs w:val="24"/>
          </w:rPr>
          <w:t>For male crab</w:t>
        </w:r>
      </w:ins>
      <w:ins w:id="548" w:author="Jon.Richar" w:date="2023-12-14T10:19:00Z">
        <w:r>
          <w:rPr>
            <w:rFonts w:ascii="Times New Roman" w:eastAsiaTheme="minorEastAsia" w:hAnsi="Times New Roman" w:cs="Times New Roman"/>
            <w:sz w:val="24"/>
            <w:szCs w:val="24"/>
          </w:rPr>
          <w:t>,</w:t>
        </w:r>
      </w:ins>
      <w:ins w:id="549" w:author="Jon.Richar" w:date="2023-12-14T10:18:00Z">
        <w:r>
          <w:rPr>
            <w:rFonts w:ascii="Times New Roman" w:eastAsiaTheme="minorEastAsia" w:hAnsi="Times New Roman" w:cs="Times New Roman"/>
            <w:sz w:val="24"/>
            <w:szCs w:val="24"/>
          </w:rPr>
          <w:t xml:space="preserve"> shel</w:t>
        </w:r>
      </w:ins>
      <w:ins w:id="550" w:author="Jon.Richar" w:date="2023-12-14T10:19:00Z">
        <w:r>
          <w:rPr>
            <w:rFonts w:ascii="Times New Roman" w:eastAsiaTheme="minorEastAsia" w:hAnsi="Times New Roman" w:cs="Times New Roman"/>
            <w:sz w:val="24"/>
            <w:szCs w:val="24"/>
          </w:rPr>
          <w:t>l</w:t>
        </w:r>
      </w:ins>
      <w:ins w:id="551" w:author="Jon.Richar" w:date="2023-12-14T10:18:00Z">
        <w:r>
          <w:rPr>
            <w:rFonts w:ascii="Times New Roman" w:eastAsiaTheme="minorEastAsia" w:hAnsi="Times New Roman" w:cs="Times New Roman"/>
            <w:sz w:val="24"/>
            <w:szCs w:val="24"/>
          </w:rPr>
          <w:t xml:space="preserve"> condition, temperature and </w:t>
        </w:r>
      </w:ins>
      <w:ins w:id="552" w:author="Jon.Richar" w:date="2024-02-22T10:42:00Z">
        <w:r w:rsidR="006B1818">
          <w:rPr>
            <w:rFonts w:ascii="Times New Roman" w:eastAsiaTheme="minorEastAsia" w:hAnsi="Times New Roman" w:cs="Times New Roman"/>
            <w:sz w:val="24"/>
            <w:szCs w:val="24"/>
          </w:rPr>
          <w:t xml:space="preserve">for </w:t>
        </w:r>
        <w:r w:rsidR="006B1818" w:rsidRPr="006B1818">
          <w:rPr>
            <w:rFonts w:ascii="Times New Roman" w:eastAsiaTheme="minorEastAsia" w:hAnsi="Times New Roman" w:cs="Times New Roman"/>
            <w:i/>
            <w:sz w:val="24"/>
            <w:szCs w:val="24"/>
            <w:rPrChange w:id="553" w:author="Jon.Richar" w:date="2024-02-22T10:42:00Z">
              <w:rPr>
                <w:rFonts w:ascii="Times New Roman" w:eastAsiaTheme="minorEastAsia" w:hAnsi="Times New Roman" w:cs="Times New Roman"/>
                <w:sz w:val="24"/>
                <w:szCs w:val="24"/>
              </w:rPr>
            </w:rPrChange>
          </w:rPr>
          <w:t>Chionoecetres spp.</w:t>
        </w:r>
        <w:r w:rsidR="006B1818">
          <w:rPr>
            <w:rFonts w:ascii="Times New Roman" w:eastAsiaTheme="minorEastAsia" w:hAnsi="Times New Roman" w:cs="Times New Roman"/>
            <w:sz w:val="24"/>
            <w:szCs w:val="24"/>
          </w:rPr>
          <w:t xml:space="preserve">, </w:t>
        </w:r>
      </w:ins>
      <w:ins w:id="554" w:author="Jon.Richar" w:date="2023-12-14T10:19:00Z">
        <w:r>
          <w:rPr>
            <w:rFonts w:ascii="Times New Roman" w:eastAsiaTheme="minorEastAsia" w:hAnsi="Times New Roman" w:cs="Times New Roman"/>
            <w:sz w:val="24"/>
            <w:szCs w:val="24"/>
          </w:rPr>
          <w:t xml:space="preserve">morphometric </w:t>
        </w:r>
      </w:ins>
      <w:ins w:id="555" w:author="Jon.Richar" w:date="2023-12-14T10:18:00Z">
        <w:r>
          <w:rPr>
            <w:rFonts w:ascii="Times New Roman" w:eastAsiaTheme="minorEastAsia" w:hAnsi="Times New Roman" w:cs="Times New Roman"/>
            <w:sz w:val="24"/>
            <w:szCs w:val="24"/>
          </w:rPr>
          <w:t xml:space="preserve">maturity status as defined by </w:t>
        </w:r>
      </w:ins>
      <w:ins w:id="556" w:author="Jon.Richar" w:date="2023-12-14T10:19:00Z">
        <w:r>
          <w:rPr>
            <w:rFonts w:ascii="Times New Roman" w:eastAsiaTheme="minorEastAsia" w:hAnsi="Times New Roman" w:cs="Times New Roman"/>
            <w:sz w:val="24"/>
            <w:szCs w:val="24"/>
          </w:rPr>
          <w:t xml:space="preserve">the methods of Richar and Foy (2022) were explored. </w:t>
        </w:r>
      </w:ins>
      <w:ins w:id="557" w:author="Jon.Richar" w:date="2023-12-14T10:20:00Z">
        <w:r>
          <w:rPr>
            <w:rFonts w:ascii="Times New Roman" w:eastAsiaTheme="minorEastAsia" w:hAnsi="Times New Roman" w:cs="Times New Roman"/>
            <w:sz w:val="24"/>
            <w:szCs w:val="24"/>
          </w:rPr>
          <w:t>For female crab, shell condition and temperature were used. Attempts to implement models employing clutch size as a parameter</w:t>
        </w:r>
      </w:ins>
      <w:ins w:id="558" w:author="Jon.Richar" w:date="2023-12-14T10:21:00Z">
        <w:r>
          <w:rPr>
            <w:rFonts w:ascii="Times New Roman" w:eastAsiaTheme="minorEastAsia" w:hAnsi="Times New Roman" w:cs="Times New Roman"/>
            <w:sz w:val="24"/>
            <w:szCs w:val="24"/>
          </w:rPr>
          <w:t xml:space="preserve"> </w:t>
        </w:r>
      </w:ins>
      <w:ins w:id="559" w:author="Jon.Richar" w:date="2023-12-14T10:20:00Z">
        <w:r>
          <w:rPr>
            <w:rFonts w:ascii="Times New Roman" w:eastAsiaTheme="minorEastAsia" w:hAnsi="Times New Roman" w:cs="Times New Roman"/>
            <w:sz w:val="24"/>
            <w:szCs w:val="24"/>
          </w:rPr>
          <w:t>were unsuccessful</w:t>
        </w:r>
      </w:ins>
      <w:ins w:id="560" w:author="Jon.Richar" w:date="2023-12-14T10:21:00Z">
        <w:r>
          <w:rPr>
            <w:rFonts w:ascii="Times New Roman" w:eastAsiaTheme="minorEastAsia" w:hAnsi="Times New Roman" w:cs="Times New Roman"/>
            <w:sz w:val="24"/>
            <w:szCs w:val="24"/>
          </w:rPr>
          <w:t>.</w:t>
        </w:r>
        <w:r w:rsidR="001764FB">
          <w:rPr>
            <w:rFonts w:ascii="Times New Roman" w:eastAsiaTheme="minorEastAsia" w:hAnsi="Times New Roman" w:cs="Times New Roman"/>
            <w:sz w:val="24"/>
            <w:szCs w:val="24"/>
          </w:rPr>
          <w:t xml:space="preserve"> Model selection was achieved using the small sample size Akaike Information Criterion </w:t>
        </w:r>
      </w:ins>
      <w:ins w:id="561" w:author="Jon.Richar" w:date="2023-12-14T10:22:00Z">
        <w:r w:rsidR="001764FB">
          <w:rPr>
            <w:rFonts w:ascii="Times New Roman" w:eastAsiaTheme="minorEastAsia" w:hAnsi="Times New Roman" w:cs="Times New Roman"/>
            <w:sz w:val="24"/>
            <w:szCs w:val="24"/>
          </w:rPr>
          <w:t>(AICc)</w:t>
        </w:r>
      </w:ins>
      <w:ins w:id="562" w:author="Jon.Richar" w:date="2024-01-10T14:02:00Z">
        <w:r w:rsidR="00D94548">
          <w:rPr>
            <w:rFonts w:ascii="Times New Roman" w:eastAsiaTheme="minorEastAsia" w:hAnsi="Times New Roman" w:cs="Times New Roman"/>
            <w:sz w:val="24"/>
            <w:szCs w:val="24"/>
          </w:rPr>
          <w:t>.</w:t>
        </w:r>
        <w:commentRangeEnd w:id="457"/>
        <w:r w:rsidR="00D94548">
          <w:rPr>
            <w:rStyle w:val="CommentReference"/>
          </w:rPr>
          <w:commentReference w:id="457"/>
        </w:r>
      </w:ins>
      <w:r w:rsidR="00DF0355">
        <w:rPr>
          <w:rFonts w:ascii="Times New Roman" w:eastAsiaTheme="minorEastAsia" w:hAnsi="Times New Roman" w:cs="Times New Roman"/>
          <w:sz w:val="24"/>
          <w:szCs w:val="24"/>
        </w:rPr>
        <w:t xml:space="preserve"> For comparison between the EBS and NBS, null effect models were used.</w:t>
      </w:r>
    </w:p>
    <w:p w14:paraId="45AA6CDF" w14:textId="518D3F51" w:rsidR="005D7248" w:rsidRPr="005D7248" w:rsidRDefault="005D7248" w:rsidP="005D724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Differences in weight-at size were calculated using the “best” ML models, and were approached from several angles due to the combination of factors influencing crab weight: For the warmest and coldest years, new shell and old shell model output were compared. Likewise, within the new shell and old shell groups, models estimated weights for the warmest and coldest years were compared.</w:t>
      </w:r>
    </w:p>
    <w:p w14:paraId="06DE71DB" w14:textId="235B31F2" w:rsidR="000E10B0" w:rsidDel="00FE7F08" w:rsidRDefault="00B45F2E" w:rsidP="000E10B0">
      <w:pPr>
        <w:spacing w:after="0" w:line="480" w:lineRule="auto"/>
        <w:ind w:firstLine="720"/>
        <w:rPr>
          <w:del w:id="563" w:author="Jon.Richar" w:date="2024-03-05T13:29:00Z"/>
          <w:rFonts w:ascii="Times New Roman" w:eastAsiaTheme="minorEastAsia" w:hAnsi="Times New Roman" w:cs="Times New Roman"/>
          <w:sz w:val="24"/>
          <w:szCs w:val="24"/>
        </w:rPr>
      </w:pPr>
      <w:del w:id="564" w:author="Jon.Richar" w:date="2024-03-05T13:29:00Z">
        <w:r w:rsidDel="00FE7F08">
          <w:rPr>
            <w:rFonts w:ascii="Times New Roman" w:eastAsiaTheme="minorEastAsia" w:hAnsi="Times New Roman" w:cs="Times New Roman"/>
            <w:sz w:val="24"/>
            <w:szCs w:val="24"/>
          </w:rPr>
          <w:lastRenderedPageBreak/>
          <w:delText>Because a final objective for thi</w:delText>
        </w:r>
        <w:r w:rsidR="000E10B0" w:rsidDel="00FE7F08">
          <w:rPr>
            <w:rFonts w:ascii="Times New Roman" w:eastAsiaTheme="minorEastAsia" w:hAnsi="Times New Roman" w:cs="Times New Roman"/>
            <w:sz w:val="24"/>
            <w:szCs w:val="24"/>
          </w:rPr>
          <w:delText>s work was to develop</w:delText>
        </w:r>
        <w:r w:rsidDel="00FE7F08">
          <w:rPr>
            <w:rFonts w:ascii="Times New Roman" w:eastAsiaTheme="minorEastAsia" w:hAnsi="Times New Roman" w:cs="Times New Roman"/>
            <w:sz w:val="24"/>
            <w:szCs w:val="24"/>
          </w:rPr>
          <w:delText xml:space="preserve"> size-weight models</w:delText>
        </w:r>
        <w:r w:rsidR="000E10B0" w:rsidDel="00FE7F08">
          <w:rPr>
            <w:rFonts w:ascii="Times New Roman" w:eastAsiaTheme="minorEastAsia" w:hAnsi="Times New Roman" w:cs="Times New Roman"/>
            <w:sz w:val="24"/>
            <w:szCs w:val="24"/>
          </w:rPr>
          <w:delText xml:space="preserve"> that may </w:delText>
        </w:r>
      </w:del>
      <w:ins w:id="565" w:author="Chris.Long" w:date="2023-07-05T11:53:00Z">
        <w:del w:id="566" w:author="Jon.Richar" w:date="2024-03-05T13:29:00Z">
          <w:r w:rsidR="005A3398" w:rsidDel="00FE7F08">
            <w:rPr>
              <w:rFonts w:ascii="Times New Roman" w:eastAsiaTheme="minorEastAsia" w:hAnsi="Times New Roman" w:cs="Times New Roman"/>
              <w:sz w:val="24"/>
              <w:szCs w:val="24"/>
            </w:rPr>
            <w:delText xml:space="preserve">can </w:delText>
          </w:r>
        </w:del>
      </w:ins>
      <w:del w:id="567" w:author="Jon.Richar" w:date="2024-03-05T13:29:00Z">
        <w:r w:rsidR="000E10B0" w:rsidDel="00FE7F08">
          <w:rPr>
            <w:rFonts w:ascii="Times New Roman" w:eastAsiaTheme="minorEastAsia" w:hAnsi="Times New Roman" w:cs="Times New Roman"/>
            <w:sz w:val="24"/>
            <w:szCs w:val="24"/>
          </w:rPr>
          <w:delText xml:space="preserve">be applied </w:delText>
        </w:r>
      </w:del>
      <w:ins w:id="568" w:author="Chris.Long" w:date="2023-07-05T11:53:00Z">
        <w:del w:id="569" w:author="Jon.Richar" w:date="2024-03-05T13:29:00Z">
          <w:r w:rsidR="005A3398" w:rsidDel="00FE7F08">
            <w:rPr>
              <w:rFonts w:ascii="Times New Roman" w:eastAsiaTheme="minorEastAsia" w:hAnsi="Times New Roman" w:cs="Times New Roman"/>
              <w:sz w:val="24"/>
              <w:szCs w:val="24"/>
            </w:rPr>
            <w:delText xml:space="preserve">used in </w:delText>
          </w:r>
        </w:del>
      </w:ins>
      <w:del w:id="570" w:author="Jon.Richar" w:date="2024-03-05T13:29:00Z">
        <w:r w:rsidR="000E10B0" w:rsidDel="00FE7F08">
          <w:rPr>
            <w:rFonts w:ascii="Times New Roman" w:eastAsiaTheme="minorEastAsia" w:hAnsi="Times New Roman" w:cs="Times New Roman"/>
            <w:sz w:val="24"/>
            <w:szCs w:val="24"/>
          </w:rPr>
          <w:delText>for stock assessment purposes</w:delText>
        </w:r>
      </w:del>
      <w:ins w:id="571" w:author="Chris.Long" w:date="2023-07-05T11:53:00Z">
        <w:del w:id="572" w:author="Jon.Richar" w:date="2024-03-05T13:29:00Z">
          <w:r w:rsidR="005A3398" w:rsidDel="00FE7F08">
            <w:rPr>
              <w:rFonts w:ascii="Times New Roman" w:eastAsiaTheme="minorEastAsia" w:hAnsi="Times New Roman" w:cs="Times New Roman"/>
              <w:sz w:val="24"/>
              <w:szCs w:val="24"/>
            </w:rPr>
            <w:delText>models</w:delText>
          </w:r>
        </w:del>
      </w:ins>
      <w:del w:id="573" w:author="Jon.Richar" w:date="2024-03-05T13:29:00Z">
        <w:r w:rsidR="00A45341" w:rsidDel="00FE7F08">
          <w:rPr>
            <w:rFonts w:ascii="Times New Roman" w:eastAsiaTheme="minorEastAsia" w:hAnsi="Times New Roman" w:cs="Times New Roman"/>
            <w:sz w:val="24"/>
            <w:szCs w:val="24"/>
          </w:rPr>
          <w:delText>,</w:delText>
        </w:r>
        <w:r w:rsidDel="00FE7F08">
          <w:rPr>
            <w:rFonts w:ascii="Times New Roman" w:eastAsiaTheme="minorEastAsia" w:hAnsi="Times New Roman" w:cs="Times New Roman"/>
            <w:sz w:val="24"/>
            <w:szCs w:val="24"/>
          </w:rPr>
          <w:delText xml:space="preserve"> all available </w:delText>
        </w:r>
        <w:r w:rsidR="00200855" w:rsidDel="00FE7F08">
          <w:rPr>
            <w:rFonts w:ascii="Times New Roman" w:eastAsiaTheme="minorEastAsia" w:hAnsi="Times New Roman" w:cs="Times New Roman"/>
            <w:sz w:val="24"/>
            <w:szCs w:val="24"/>
          </w:rPr>
          <w:delText xml:space="preserve">data </w:delText>
        </w:r>
        <w:r w:rsidR="000E10B0" w:rsidDel="00FE7F08">
          <w:rPr>
            <w:rFonts w:ascii="Times New Roman" w:eastAsiaTheme="minorEastAsia" w:hAnsi="Times New Roman" w:cs="Times New Roman"/>
            <w:sz w:val="24"/>
            <w:szCs w:val="24"/>
          </w:rPr>
          <w:delText>were employed to ensure that models were representative of all size classes sampled. O</w:delText>
        </w:r>
        <w:r w:rsidDel="00FE7F08">
          <w:rPr>
            <w:rFonts w:ascii="Times New Roman" w:eastAsiaTheme="minorEastAsia" w:hAnsi="Times New Roman" w:cs="Times New Roman"/>
            <w:sz w:val="24"/>
            <w:szCs w:val="24"/>
          </w:rPr>
          <w:delText xml:space="preserve">ld shell males are </w:delText>
        </w:r>
        <w:r w:rsidR="000E10B0" w:rsidDel="00FE7F08">
          <w:rPr>
            <w:rFonts w:ascii="Times New Roman" w:eastAsiaTheme="minorEastAsia" w:hAnsi="Times New Roman" w:cs="Times New Roman"/>
            <w:sz w:val="24"/>
            <w:szCs w:val="24"/>
          </w:rPr>
          <w:delText xml:space="preserve">however </w:delText>
        </w:r>
        <w:r w:rsidDel="00FE7F08">
          <w:rPr>
            <w:rFonts w:ascii="Times New Roman" w:eastAsiaTheme="minorEastAsia" w:hAnsi="Times New Roman" w:cs="Times New Roman"/>
            <w:sz w:val="24"/>
            <w:szCs w:val="24"/>
          </w:rPr>
          <w:delText>more prevalent at larger size classes</w:delText>
        </w:r>
        <w:r w:rsidR="008A0196" w:rsidDel="00FE7F08">
          <w:rPr>
            <w:rFonts w:ascii="Times New Roman" w:eastAsiaTheme="minorEastAsia" w:hAnsi="Times New Roman" w:cs="Times New Roman"/>
            <w:sz w:val="24"/>
            <w:szCs w:val="24"/>
          </w:rPr>
          <w:delText xml:space="preserve">, </w:delText>
        </w:r>
        <w:r w:rsidR="003017F7" w:rsidDel="00FE7F08">
          <w:rPr>
            <w:rFonts w:ascii="Times New Roman" w:eastAsiaTheme="minorEastAsia" w:hAnsi="Times New Roman" w:cs="Times New Roman"/>
            <w:sz w:val="24"/>
            <w:szCs w:val="24"/>
          </w:rPr>
          <w:delText>leading to a mismatch in size ranges</w:delText>
        </w:r>
        <w:r w:rsidR="00840DCD" w:rsidDel="00FE7F08">
          <w:rPr>
            <w:rFonts w:ascii="Times New Roman" w:eastAsiaTheme="minorEastAsia" w:hAnsi="Times New Roman" w:cs="Times New Roman"/>
            <w:sz w:val="24"/>
            <w:szCs w:val="24"/>
          </w:rPr>
          <w:delText xml:space="preserve"> represented in the data, which may </w:delText>
        </w:r>
        <w:r w:rsidR="00C21F46" w:rsidDel="00FE7F08">
          <w:rPr>
            <w:rFonts w:ascii="Times New Roman" w:eastAsiaTheme="minorEastAsia" w:hAnsi="Times New Roman" w:cs="Times New Roman"/>
            <w:sz w:val="24"/>
            <w:szCs w:val="24"/>
          </w:rPr>
          <w:delText>drive</w:delText>
        </w:r>
        <w:r w:rsidR="00840DCD" w:rsidDel="00FE7F08">
          <w:rPr>
            <w:rFonts w:ascii="Times New Roman" w:eastAsiaTheme="minorEastAsia" w:hAnsi="Times New Roman" w:cs="Times New Roman"/>
            <w:sz w:val="24"/>
            <w:szCs w:val="24"/>
          </w:rPr>
          <w:delText xml:space="preserve"> </w:delText>
        </w:r>
        <w:r w:rsidR="000E10B0" w:rsidDel="00FE7F08">
          <w:rPr>
            <w:rFonts w:ascii="Times New Roman" w:eastAsiaTheme="minorEastAsia" w:hAnsi="Times New Roman" w:cs="Times New Roman"/>
            <w:sz w:val="24"/>
            <w:szCs w:val="24"/>
          </w:rPr>
          <w:delText xml:space="preserve">model differences between </w:delText>
        </w:r>
        <w:r w:rsidR="002A14E5" w:rsidDel="00FE7F08">
          <w:rPr>
            <w:rFonts w:ascii="Times New Roman" w:eastAsiaTheme="minorEastAsia" w:hAnsi="Times New Roman" w:cs="Times New Roman"/>
            <w:sz w:val="24"/>
            <w:szCs w:val="24"/>
          </w:rPr>
          <w:delText>NS</w:delText>
        </w:r>
        <w:r w:rsidR="000E10B0" w:rsidDel="00FE7F08">
          <w:rPr>
            <w:rFonts w:ascii="Times New Roman" w:eastAsiaTheme="minorEastAsia" w:hAnsi="Times New Roman" w:cs="Times New Roman"/>
            <w:sz w:val="24"/>
            <w:szCs w:val="24"/>
          </w:rPr>
          <w:delText xml:space="preserve"> and </w:delText>
        </w:r>
        <w:r w:rsidR="002A14E5" w:rsidDel="00FE7F08">
          <w:rPr>
            <w:rFonts w:ascii="Times New Roman" w:eastAsiaTheme="minorEastAsia" w:hAnsi="Times New Roman" w:cs="Times New Roman"/>
            <w:sz w:val="24"/>
            <w:szCs w:val="24"/>
          </w:rPr>
          <w:delText>OS</w:delText>
        </w:r>
        <w:r w:rsidR="000E10B0" w:rsidDel="00FE7F08">
          <w:rPr>
            <w:rFonts w:ascii="Times New Roman" w:eastAsiaTheme="minorEastAsia" w:hAnsi="Times New Roman" w:cs="Times New Roman"/>
            <w:sz w:val="24"/>
            <w:szCs w:val="24"/>
          </w:rPr>
          <w:delText xml:space="preserve"> groups</w:delText>
        </w:r>
        <w:r w:rsidR="00840DCD" w:rsidDel="00FE7F08">
          <w:rPr>
            <w:rFonts w:ascii="Times New Roman" w:eastAsiaTheme="minorEastAsia" w:hAnsi="Times New Roman" w:cs="Times New Roman"/>
            <w:sz w:val="24"/>
            <w:szCs w:val="24"/>
          </w:rPr>
          <w:delText xml:space="preserve">. </w:delText>
        </w:r>
        <w:r w:rsidR="008234CD" w:rsidDel="00FE7F08">
          <w:rPr>
            <w:rFonts w:ascii="Times New Roman" w:eastAsiaTheme="minorEastAsia" w:hAnsi="Times New Roman" w:cs="Times New Roman"/>
            <w:sz w:val="24"/>
            <w:szCs w:val="24"/>
          </w:rPr>
          <w:delText xml:space="preserve">To address this, </w:delText>
        </w:r>
        <w:r w:rsidR="00840DCD" w:rsidDel="00FE7F08">
          <w:rPr>
            <w:rFonts w:ascii="Times New Roman" w:eastAsiaTheme="minorEastAsia" w:hAnsi="Times New Roman" w:cs="Times New Roman"/>
            <w:sz w:val="24"/>
            <w:szCs w:val="24"/>
          </w:rPr>
          <w:delText xml:space="preserve">for </w:delText>
        </w:r>
        <w:r w:rsidR="00A45341" w:rsidDel="00FE7F08">
          <w:rPr>
            <w:rFonts w:ascii="Times New Roman" w:eastAsiaTheme="minorEastAsia" w:hAnsi="Times New Roman" w:cs="Times New Roman"/>
            <w:sz w:val="24"/>
            <w:szCs w:val="24"/>
          </w:rPr>
          <w:delText xml:space="preserve">BBRKC, </w:delText>
        </w:r>
      </w:del>
      <w:del w:id="574" w:author="Jon.Richar" w:date="2023-11-02T15:23:00Z">
        <w:r w:rsidR="00A45341" w:rsidDel="00291C12">
          <w:rPr>
            <w:rFonts w:ascii="Times New Roman" w:eastAsiaTheme="minorEastAsia" w:hAnsi="Times New Roman" w:cs="Times New Roman"/>
            <w:sz w:val="24"/>
            <w:szCs w:val="24"/>
          </w:rPr>
          <w:delText>EBS CB</w:delText>
        </w:r>
      </w:del>
      <w:del w:id="575" w:author="Jon.Richar" w:date="2024-03-05T13:29:00Z">
        <w:r w:rsidR="00A45341" w:rsidDel="00FE7F08">
          <w:rPr>
            <w:rFonts w:ascii="Times New Roman" w:eastAsiaTheme="minorEastAsia" w:hAnsi="Times New Roman" w:cs="Times New Roman"/>
            <w:sz w:val="24"/>
            <w:szCs w:val="24"/>
          </w:rPr>
          <w:delText xml:space="preserve"> and </w:delText>
        </w:r>
      </w:del>
      <w:del w:id="576" w:author="Jon.Richar" w:date="2023-11-02T15:23:00Z">
        <w:r w:rsidR="00A45341" w:rsidDel="00291C12">
          <w:rPr>
            <w:rFonts w:ascii="Times New Roman" w:eastAsiaTheme="minorEastAsia" w:hAnsi="Times New Roman" w:cs="Times New Roman"/>
            <w:sz w:val="24"/>
            <w:szCs w:val="24"/>
          </w:rPr>
          <w:delText>EBS CB</w:delText>
        </w:r>
      </w:del>
      <w:del w:id="577" w:author="Jon.Richar" w:date="2024-03-05T13:29:00Z">
        <w:r w:rsidR="00A45341" w:rsidDel="00FE7F08">
          <w:rPr>
            <w:rFonts w:ascii="Times New Roman" w:eastAsiaTheme="minorEastAsia" w:hAnsi="Times New Roman" w:cs="Times New Roman"/>
            <w:sz w:val="24"/>
            <w:szCs w:val="24"/>
          </w:rPr>
          <w:delText xml:space="preserve"> males</w:delText>
        </w:r>
        <w:r w:rsidR="00840DCD" w:rsidDel="00FE7F08">
          <w:rPr>
            <w:rFonts w:ascii="Times New Roman" w:eastAsiaTheme="minorEastAsia" w:hAnsi="Times New Roman" w:cs="Times New Roman"/>
            <w:sz w:val="24"/>
            <w:szCs w:val="24"/>
          </w:rPr>
          <w:delText xml:space="preserve">, </w:delText>
        </w:r>
        <w:r w:rsidR="002A14E5" w:rsidDel="00FE7F08">
          <w:rPr>
            <w:rFonts w:ascii="Times New Roman" w:eastAsiaTheme="minorEastAsia" w:hAnsi="Times New Roman" w:cs="Times New Roman"/>
            <w:sz w:val="24"/>
            <w:szCs w:val="24"/>
          </w:rPr>
          <w:delText>NS</w:delText>
        </w:r>
        <w:r w:rsidR="00840DCD" w:rsidDel="00FE7F08">
          <w:rPr>
            <w:rFonts w:ascii="Times New Roman" w:eastAsiaTheme="minorEastAsia" w:hAnsi="Times New Roman" w:cs="Times New Roman"/>
            <w:sz w:val="24"/>
            <w:szCs w:val="24"/>
          </w:rPr>
          <w:delText xml:space="preserve"> </w:delText>
        </w:r>
      </w:del>
      <w:del w:id="578" w:author="Jon.Richar" w:date="2023-11-27T10:47:00Z">
        <w:r w:rsidR="00840DCD" w:rsidDel="00D61B01">
          <w:rPr>
            <w:rFonts w:ascii="Times New Roman" w:eastAsiaTheme="minorEastAsia" w:hAnsi="Times New Roman" w:cs="Times New Roman"/>
            <w:sz w:val="24"/>
            <w:szCs w:val="24"/>
          </w:rPr>
          <w:delText>males</w:delText>
        </w:r>
      </w:del>
      <w:del w:id="579" w:author="Jon.Richar" w:date="2024-03-05T13:29:00Z">
        <w:r w:rsidR="00840DCD" w:rsidDel="00FE7F08">
          <w:rPr>
            <w:rFonts w:ascii="Times New Roman" w:eastAsiaTheme="minorEastAsia" w:hAnsi="Times New Roman" w:cs="Times New Roman"/>
            <w:sz w:val="24"/>
            <w:szCs w:val="24"/>
          </w:rPr>
          <w:delText xml:space="preserve"> were subset into two secondary data series; the first with a size </w:delText>
        </w:r>
        <w:r w:rsidR="008234CD" w:rsidDel="00FE7F08">
          <w:rPr>
            <w:rFonts w:ascii="Times New Roman" w:eastAsiaTheme="minorEastAsia" w:hAnsi="Times New Roman" w:cs="Times New Roman"/>
            <w:sz w:val="24"/>
            <w:szCs w:val="24"/>
          </w:rPr>
          <w:delText>cutoff</w:delText>
        </w:r>
        <w:r w:rsidR="00840DCD" w:rsidDel="00FE7F08">
          <w:rPr>
            <w:rFonts w:ascii="Times New Roman" w:eastAsiaTheme="minorEastAsia" w:hAnsi="Times New Roman" w:cs="Times New Roman"/>
            <w:sz w:val="24"/>
            <w:szCs w:val="24"/>
          </w:rPr>
          <w:delText xml:space="preserve"> corresponding to the </w:delText>
        </w:r>
        <w:r w:rsidR="008234CD" w:rsidDel="00FE7F08">
          <w:rPr>
            <w:rFonts w:ascii="Times New Roman" w:eastAsiaTheme="minorEastAsia" w:hAnsi="Times New Roman" w:cs="Times New Roman"/>
            <w:sz w:val="24"/>
            <w:szCs w:val="24"/>
          </w:rPr>
          <w:delText>size of the smallest</w:delText>
        </w:r>
        <w:r w:rsidR="00840DCD" w:rsidDel="00FE7F08">
          <w:rPr>
            <w:rFonts w:ascii="Times New Roman" w:eastAsiaTheme="minorEastAsia" w:hAnsi="Times New Roman" w:cs="Times New Roman"/>
            <w:sz w:val="24"/>
            <w:szCs w:val="24"/>
          </w:rPr>
          <w:delText xml:space="preserve"> observed </w:delText>
        </w:r>
        <w:r w:rsidR="002A14E5" w:rsidDel="00FE7F08">
          <w:rPr>
            <w:rFonts w:ascii="Times New Roman" w:eastAsiaTheme="minorEastAsia" w:hAnsi="Times New Roman" w:cs="Times New Roman"/>
            <w:sz w:val="24"/>
            <w:szCs w:val="24"/>
          </w:rPr>
          <w:delText>OS</w:delText>
        </w:r>
        <w:r w:rsidR="00840DCD" w:rsidDel="00FE7F08">
          <w:rPr>
            <w:rFonts w:ascii="Times New Roman" w:eastAsiaTheme="minorEastAsia" w:hAnsi="Times New Roman" w:cs="Times New Roman"/>
            <w:sz w:val="24"/>
            <w:szCs w:val="24"/>
          </w:rPr>
          <w:delText xml:space="preserve"> males (BBRKC, &gt;79 mm; </w:delText>
        </w:r>
      </w:del>
      <w:del w:id="580" w:author="Jon.Richar" w:date="2023-11-02T15:23:00Z">
        <w:r w:rsidR="00840DCD" w:rsidDel="00291C12">
          <w:rPr>
            <w:rFonts w:ascii="Times New Roman" w:eastAsiaTheme="minorEastAsia" w:hAnsi="Times New Roman" w:cs="Times New Roman"/>
            <w:sz w:val="24"/>
            <w:szCs w:val="24"/>
          </w:rPr>
          <w:delText>EBS CB</w:delText>
        </w:r>
      </w:del>
      <w:del w:id="581" w:author="Jon.Richar" w:date="2024-03-05T13:29:00Z">
        <w:r w:rsidR="00840DCD" w:rsidDel="00FE7F08">
          <w:rPr>
            <w:rFonts w:ascii="Times New Roman" w:eastAsiaTheme="minorEastAsia" w:hAnsi="Times New Roman" w:cs="Times New Roman"/>
            <w:sz w:val="24"/>
            <w:szCs w:val="24"/>
          </w:rPr>
          <w:delText xml:space="preserve">, &gt;40 mm; </w:delText>
        </w:r>
      </w:del>
      <w:del w:id="582" w:author="Jon.Richar" w:date="2023-11-02T15:22:00Z">
        <w:r w:rsidR="00840DCD" w:rsidDel="00291C12">
          <w:rPr>
            <w:rFonts w:ascii="Times New Roman" w:eastAsiaTheme="minorEastAsia" w:hAnsi="Times New Roman" w:cs="Times New Roman"/>
            <w:sz w:val="24"/>
            <w:szCs w:val="24"/>
          </w:rPr>
          <w:delText>EBS CO</w:delText>
        </w:r>
      </w:del>
      <w:del w:id="583" w:author="Jon.Richar" w:date="2024-03-05T13:29:00Z">
        <w:r w:rsidR="00840DCD" w:rsidDel="00FE7F08">
          <w:rPr>
            <w:rFonts w:ascii="Times New Roman" w:eastAsiaTheme="minorEastAsia" w:hAnsi="Times New Roman" w:cs="Times New Roman"/>
            <w:sz w:val="24"/>
            <w:szCs w:val="24"/>
          </w:rPr>
          <w:delText>,</w:delText>
        </w:r>
        <w:r w:rsidR="000E10B0" w:rsidDel="00FE7F08">
          <w:rPr>
            <w:rFonts w:ascii="Times New Roman" w:eastAsiaTheme="minorEastAsia" w:hAnsi="Times New Roman" w:cs="Times New Roman"/>
            <w:sz w:val="24"/>
            <w:szCs w:val="24"/>
          </w:rPr>
          <w:delText xml:space="preserve"> &gt; 36 mm)</w:delText>
        </w:r>
        <w:r w:rsidR="00840DCD" w:rsidDel="00FE7F08">
          <w:rPr>
            <w:rFonts w:ascii="Times New Roman" w:eastAsiaTheme="minorEastAsia" w:hAnsi="Times New Roman" w:cs="Times New Roman"/>
            <w:sz w:val="24"/>
            <w:szCs w:val="24"/>
          </w:rPr>
          <w:delText xml:space="preserve">, and the second </w:delText>
        </w:r>
        <w:r w:rsidR="008234CD" w:rsidDel="00FE7F08">
          <w:rPr>
            <w:rFonts w:ascii="Times New Roman" w:eastAsiaTheme="minorEastAsia" w:hAnsi="Times New Roman" w:cs="Times New Roman"/>
            <w:sz w:val="24"/>
            <w:szCs w:val="24"/>
          </w:rPr>
          <w:delText xml:space="preserve">with a cutoff </w:delText>
        </w:r>
        <w:r w:rsidR="00840DCD" w:rsidDel="00FE7F08">
          <w:rPr>
            <w:rFonts w:ascii="Times New Roman" w:eastAsiaTheme="minorEastAsia" w:hAnsi="Times New Roman" w:cs="Times New Roman"/>
            <w:sz w:val="24"/>
            <w:szCs w:val="24"/>
          </w:rPr>
          <w:delText xml:space="preserve">corresponding to the </w:delText>
        </w:r>
        <w:r w:rsidR="000E4750" w:rsidDel="00FE7F08">
          <w:rPr>
            <w:rFonts w:ascii="Times New Roman" w:eastAsiaTheme="minorEastAsia" w:hAnsi="Times New Roman" w:cs="Times New Roman"/>
            <w:sz w:val="24"/>
            <w:szCs w:val="24"/>
          </w:rPr>
          <w:delText xml:space="preserve">lower boundary for </w:delText>
        </w:r>
        <w:r w:rsidR="00840DCD" w:rsidDel="00FE7F08">
          <w:rPr>
            <w:rFonts w:ascii="Times New Roman" w:eastAsiaTheme="minorEastAsia" w:hAnsi="Times New Roman" w:cs="Times New Roman"/>
            <w:sz w:val="24"/>
            <w:szCs w:val="24"/>
          </w:rPr>
          <w:delText xml:space="preserve">upper 3 quartiles </w:delText>
        </w:r>
        <w:r w:rsidR="000E10B0" w:rsidDel="00FE7F08">
          <w:rPr>
            <w:rFonts w:ascii="Times New Roman" w:eastAsiaTheme="minorEastAsia" w:hAnsi="Times New Roman" w:cs="Times New Roman"/>
            <w:sz w:val="24"/>
            <w:szCs w:val="24"/>
          </w:rPr>
          <w:delText xml:space="preserve">of </w:delText>
        </w:r>
        <w:r w:rsidR="002A14E5" w:rsidDel="00FE7F08">
          <w:rPr>
            <w:rFonts w:ascii="Times New Roman" w:eastAsiaTheme="minorEastAsia" w:hAnsi="Times New Roman" w:cs="Times New Roman"/>
            <w:sz w:val="24"/>
            <w:szCs w:val="24"/>
          </w:rPr>
          <w:delText>OS</w:delText>
        </w:r>
        <w:r w:rsidR="000E10B0" w:rsidDel="00FE7F08">
          <w:rPr>
            <w:rFonts w:ascii="Times New Roman" w:eastAsiaTheme="minorEastAsia" w:hAnsi="Times New Roman" w:cs="Times New Roman"/>
            <w:sz w:val="24"/>
            <w:szCs w:val="24"/>
          </w:rPr>
          <w:delText xml:space="preserve"> males </w:delText>
        </w:r>
        <w:r w:rsidR="00840DCD" w:rsidDel="00FE7F08">
          <w:rPr>
            <w:rFonts w:ascii="Times New Roman" w:eastAsiaTheme="minorEastAsia" w:hAnsi="Times New Roman" w:cs="Times New Roman"/>
            <w:sz w:val="24"/>
            <w:szCs w:val="24"/>
          </w:rPr>
          <w:delText xml:space="preserve">(BBRKC, &gt;132 mm; </w:delText>
        </w:r>
      </w:del>
      <w:del w:id="584" w:author="Jon.Richar" w:date="2023-11-02T15:23:00Z">
        <w:r w:rsidR="00840DCD" w:rsidDel="00291C12">
          <w:rPr>
            <w:rFonts w:ascii="Times New Roman" w:eastAsiaTheme="minorEastAsia" w:hAnsi="Times New Roman" w:cs="Times New Roman"/>
            <w:sz w:val="24"/>
            <w:szCs w:val="24"/>
          </w:rPr>
          <w:delText>EBS CB</w:delText>
        </w:r>
      </w:del>
      <w:del w:id="585" w:author="Jon.Richar" w:date="2024-03-05T13:29:00Z">
        <w:r w:rsidR="00840DCD" w:rsidDel="00FE7F08">
          <w:rPr>
            <w:rFonts w:ascii="Times New Roman" w:eastAsiaTheme="minorEastAsia" w:hAnsi="Times New Roman" w:cs="Times New Roman"/>
            <w:sz w:val="24"/>
            <w:szCs w:val="24"/>
          </w:rPr>
          <w:delText xml:space="preserve">, &gt;106 mm; </w:delText>
        </w:r>
      </w:del>
      <w:del w:id="586" w:author="Jon.Richar" w:date="2023-11-02T15:22:00Z">
        <w:r w:rsidR="00840DCD" w:rsidDel="00291C12">
          <w:rPr>
            <w:rFonts w:ascii="Times New Roman" w:eastAsiaTheme="minorEastAsia" w:hAnsi="Times New Roman" w:cs="Times New Roman"/>
            <w:sz w:val="24"/>
            <w:szCs w:val="24"/>
          </w:rPr>
          <w:delText>EBS CO</w:delText>
        </w:r>
      </w:del>
      <w:del w:id="587" w:author="Jon.Richar" w:date="2024-03-05T13:29:00Z">
        <w:r w:rsidR="00840DCD" w:rsidDel="00FE7F08">
          <w:rPr>
            <w:rFonts w:ascii="Times New Roman" w:eastAsiaTheme="minorEastAsia" w:hAnsi="Times New Roman" w:cs="Times New Roman"/>
            <w:sz w:val="24"/>
            <w:szCs w:val="24"/>
          </w:rPr>
          <w:delText>, &gt; 76 mm).</w:delText>
        </w:r>
        <w:r w:rsidR="000E10B0" w:rsidDel="00FE7F08">
          <w:rPr>
            <w:rFonts w:ascii="Times New Roman" w:eastAsiaTheme="minorEastAsia" w:hAnsi="Times New Roman" w:cs="Times New Roman"/>
            <w:sz w:val="24"/>
            <w:szCs w:val="24"/>
          </w:rPr>
          <w:delText xml:space="preserve"> Old shell male data were also subset as per this last cutoff to maximize comparative equivalency.</w:delText>
        </w:r>
        <w:r w:rsidR="00C32884" w:rsidDel="00FE7F08">
          <w:rPr>
            <w:rFonts w:ascii="Times New Roman" w:eastAsiaTheme="minorEastAsia" w:hAnsi="Times New Roman" w:cs="Times New Roman"/>
            <w:sz w:val="24"/>
            <w:szCs w:val="24"/>
          </w:rPr>
          <w:delText xml:space="preserve"> These data were </w:delText>
        </w:r>
      </w:del>
      <w:del w:id="588" w:author="Jon.Richar" w:date="2023-11-27T12:03:00Z">
        <w:r w:rsidR="00C32884" w:rsidDel="003C0A77">
          <w:rPr>
            <w:rFonts w:ascii="Times New Roman" w:eastAsiaTheme="minorEastAsia" w:hAnsi="Times New Roman" w:cs="Times New Roman"/>
            <w:sz w:val="24"/>
            <w:szCs w:val="24"/>
          </w:rPr>
          <w:delText xml:space="preserve">only </w:delText>
        </w:r>
      </w:del>
      <w:del w:id="589" w:author="Jon.Richar" w:date="2024-03-05T13:29:00Z">
        <w:r w:rsidR="000E4750" w:rsidDel="00FE7F08">
          <w:rPr>
            <w:rFonts w:ascii="Times New Roman" w:eastAsiaTheme="minorEastAsia" w:hAnsi="Times New Roman" w:cs="Times New Roman"/>
            <w:sz w:val="24"/>
            <w:szCs w:val="24"/>
          </w:rPr>
          <w:delText xml:space="preserve">used to test </w:delText>
        </w:r>
      </w:del>
      <w:del w:id="590" w:author="Jon.Richar" w:date="2023-11-27T11:00:00Z">
        <w:r w:rsidR="000E4750" w:rsidDel="00EE1198">
          <w:rPr>
            <w:rFonts w:ascii="Times New Roman" w:eastAsiaTheme="minorEastAsia" w:hAnsi="Times New Roman" w:cs="Times New Roman"/>
            <w:sz w:val="24"/>
            <w:szCs w:val="24"/>
          </w:rPr>
          <w:delText xml:space="preserve">for differences in the </w:delText>
        </w:r>
      </w:del>
      <w:del w:id="591" w:author="Jon.Richar" w:date="2024-03-05T13:29:00Z">
        <w:r w:rsidR="000E4750" w:rsidDel="00FE7F08">
          <w:rPr>
            <w:rFonts w:ascii="Times New Roman" w:eastAsiaTheme="minorEastAsia" w:hAnsi="Times New Roman" w:cs="Times New Roman"/>
            <w:sz w:val="24"/>
            <w:szCs w:val="24"/>
          </w:rPr>
          <w:delText xml:space="preserve">model relationships </w:delText>
        </w:r>
      </w:del>
      <w:del w:id="592" w:author="Jon.Richar" w:date="2023-11-27T11:00:00Z">
        <w:r w:rsidR="000E4750" w:rsidDel="00EE1198">
          <w:rPr>
            <w:rFonts w:ascii="Times New Roman" w:eastAsiaTheme="minorEastAsia" w:hAnsi="Times New Roman" w:cs="Times New Roman"/>
            <w:sz w:val="24"/>
            <w:szCs w:val="24"/>
          </w:rPr>
          <w:delText>stemming from</w:delText>
        </w:r>
      </w:del>
      <w:del w:id="593" w:author="Jon.Richar" w:date="2024-03-05T13:29:00Z">
        <w:r w:rsidR="000E4750" w:rsidDel="00FE7F08">
          <w:rPr>
            <w:rFonts w:ascii="Times New Roman" w:eastAsiaTheme="minorEastAsia" w:hAnsi="Times New Roman" w:cs="Times New Roman"/>
            <w:sz w:val="24"/>
            <w:szCs w:val="24"/>
          </w:rPr>
          <w:delText xml:space="preserve"> size compositions</w:delText>
        </w:r>
        <w:r w:rsidR="00A45341" w:rsidDel="00FE7F08">
          <w:rPr>
            <w:rFonts w:ascii="Times New Roman" w:eastAsiaTheme="minorEastAsia" w:hAnsi="Times New Roman" w:cs="Times New Roman"/>
            <w:sz w:val="24"/>
            <w:szCs w:val="24"/>
          </w:rPr>
          <w:delText xml:space="preserve"> and parameters were not applied in further analyses (e.g. biomass estimation)</w:delText>
        </w:r>
        <w:r w:rsidR="00315D56" w:rsidDel="00FE7F08">
          <w:rPr>
            <w:rFonts w:ascii="Times New Roman" w:eastAsiaTheme="minorEastAsia" w:hAnsi="Times New Roman" w:cs="Times New Roman"/>
            <w:sz w:val="24"/>
            <w:szCs w:val="24"/>
          </w:rPr>
          <w:delText>.</w:delText>
        </w:r>
      </w:del>
    </w:p>
    <w:p w14:paraId="598A7C90" w14:textId="0995C005" w:rsidR="00F07DC3" w:rsidRDefault="001F5611" w:rsidP="000E10B0">
      <w:pPr>
        <w:spacing w:after="0" w:line="480" w:lineRule="auto"/>
        <w:ind w:firstLine="720"/>
        <w:rPr>
          <w:rFonts w:ascii="Times New Roman" w:hAnsi="Times New Roman" w:cs="Times New Roman"/>
          <w:sz w:val="24"/>
          <w:szCs w:val="24"/>
        </w:rPr>
      </w:pPr>
      <w:r>
        <w:rPr>
          <w:rFonts w:ascii="Times New Roman" w:eastAsiaTheme="minorEastAsia" w:hAnsi="Times New Roman" w:cs="Times New Roman"/>
          <w:sz w:val="24"/>
          <w:szCs w:val="24"/>
        </w:rPr>
        <w:t xml:space="preserve">To assess the </w:t>
      </w:r>
      <w:del w:id="594" w:author="Chris.Long" w:date="2023-07-05T12:00:00Z">
        <w:r w:rsidDel="006A14A2">
          <w:rPr>
            <w:rFonts w:ascii="Times New Roman" w:eastAsiaTheme="minorEastAsia" w:hAnsi="Times New Roman" w:cs="Times New Roman"/>
            <w:sz w:val="24"/>
            <w:szCs w:val="24"/>
          </w:rPr>
          <w:delText>impact</w:delText>
        </w:r>
        <w:r w:rsidR="00A6251C" w:rsidDel="006A14A2">
          <w:rPr>
            <w:rFonts w:ascii="Times New Roman" w:eastAsiaTheme="minorEastAsia" w:hAnsi="Times New Roman" w:cs="Times New Roman"/>
            <w:sz w:val="24"/>
            <w:szCs w:val="24"/>
          </w:rPr>
          <w:delText xml:space="preserve"> </w:delText>
        </w:r>
      </w:del>
      <w:ins w:id="595" w:author="Chris.Long" w:date="2023-07-05T12:00:00Z">
        <w:r w:rsidR="006A14A2">
          <w:rPr>
            <w:rFonts w:ascii="Times New Roman" w:eastAsiaTheme="minorEastAsia" w:hAnsi="Times New Roman" w:cs="Times New Roman"/>
            <w:sz w:val="24"/>
            <w:szCs w:val="24"/>
          </w:rPr>
          <w:t xml:space="preserve">effect </w:t>
        </w:r>
      </w:ins>
      <w:r w:rsidR="00A6251C">
        <w:rPr>
          <w:rFonts w:ascii="Times New Roman" w:eastAsiaTheme="minorEastAsia" w:hAnsi="Times New Roman" w:cs="Times New Roman"/>
          <w:sz w:val="24"/>
          <w:szCs w:val="24"/>
        </w:rPr>
        <w:t xml:space="preserve">of </w:t>
      </w:r>
      <w:r>
        <w:rPr>
          <w:rFonts w:ascii="Times New Roman" w:eastAsiaTheme="minorEastAsia" w:hAnsi="Times New Roman" w:cs="Times New Roman"/>
          <w:sz w:val="24"/>
          <w:szCs w:val="24"/>
        </w:rPr>
        <w:t xml:space="preserve">considering </w:t>
      </w:r>
      <w:r w:rsidR="00A6251C">
        <w:rPr>
          <w:rFonts w:ascii="Times New Roman" w:eastAsiaTheme="minorEastAsia" w:hAnsi="Times New Roman" w:cs="Times New Roman"/>
          <w:sz w:val="24"/>
          <w:szCs w:val="24"/>
        </w:rPr>
        <w:t xml:space="preserve">size-weight </w:t>
      </w:r>
      <w:r>
        <w:rPr>
          <w:rFonts w:ascii="Times New Roman" w:eastAsiaTheme="minorEastAsia" w:hAnsi="Times New Roman" w:cs="Times New Roman"/>
          <w:sz w:val="24"/>
          <w:szCs w:val="24"/>
        </w:rPr>
        <w:t xml:space="preserve">relationships </w:t>
      </w:r>
      <w:r w:rsidR="000973A8">
        <w:rPr>
          <w:rFonts w:ascii="Times New Roman" w:eastAsiaTheme="minorEastAsia" w:hAnsi="Times New Roman" w:cs="Times New Roman"/>
          <w:sz w:val="24"/>
          <w:szCs w:val="24"/>
        </w:rPr>
        <w:t xml:space="preserve">including covariates </w:t>
      </w:r>
      <w:r>
        <w:rPr>
          <w:rFonts w:ascii="Times New Roman" w:eastAsiaTheme="minorEastAsia" w:hAnsi="Times New Roman" w:cs="Times New Roman"/>
          <w:sz w:val="24"/>
          <w:szCs w:val="24"/>
        </w:rPr>
        <w:t>on</w:t>
      </w:r>
      <w:r w:rsidR="00885746">
        <w:rPr>
          <w:rFonts w:ascii="Times New Roman" w:eastAsiaTheme="minorEastAsia" w:hAnsi="Times New Roman" w:cs="Times New Roman"/>
          <w:sz w:val="24"/>
          <w:szCs w:val="24"/>
        </w:rPr>
        <w:t xml:space="preserve"> p</w:t>
      </w:r>
      <w:r>
        <w:rPr>
          <w:rFonts w:ascii="Times New Roman" w:eastAsiaTheme="minorEastAsia" w:hAnsi="Times New Roman" w:cs="Times New Roman"/>
          <w:sz w:val="24"/>
          <w:szCs w:val="24"/>
        </w:rPr>
        <w:t>opulation estimates</w:t>
      </w:r>
      <w:r w:rsidR="00A6251C">
        <w:rPr>
          <w:rFonts w:ascii="Times New Roman" w:eastAsiaTheme="minorEastAsia" w:hAnsi="Times New Roman" w:cs="Times New Roman"/>
          <w:sz w:val="24"/>
          <w:szCs w:val="24"/>
        </w:rPr>
        <w:t xml:space="preserve">, </w:t>
      </w:r>
      <w:r w:rsidR="003D7A6D">
        <w:rPr>
          <w:rFonts w:ascii="Times New Roman" w:eastAsiaTheme="minorEastAsia" w:hAnsi="Times New Roman" w:cs="Times New Roman"/>
          <w:sz w:val="24"/>
          <w:szCs w:val="24"/>
        </w:rPr>
        <w:t xml:space="preserve">SQL-based analysis codes presently employed to calculate area swept biomass estimates </w:t>
      </w:r>
      <w:r w:rsidR="00B6332A">
        <w:rPr>
          <w:rFonts w:ascii="Times New Roman" w:eastAsiaTheme="minorEastAsia" w:hAnsi="Times New Roman" w:cs="Times New Roman"/>
          <w:sz w:val="24"/>
          <w:szCs w:val="24"/>
        </w:rPr>
        <w:t xml:space="preserve">were amended to use the </w:t>
      </w:r>
      <w:del w:id="596" w:author="Jon.Richar" w:date="2024-02-09T16:05:00Z">
        <w:r w:rsidR="00C61D95" w:rsidDel="003D3130">
          <w:rPr>
            <w:rFonts w:ascii="Times New Roman" w:eastAsiaTheme="minorEastAsia" w:hAnsi="Times New Roman" w:cs="Times New Roman"/>
            <w:sz w:val="24"/>
            <w:szCs w:val="24"/>
          </w:rPr>
          <w:delText>SC</w:delText>
        </w:r>
      </w:del>
      <w:ins w:id="597" w:author="Jon.Richar" w:date="2024-02-09T16:05:00Z">
        <w:r w:rsidR="003D3130">
          <w:rPr>
            <w:rFonts w:ascii="Times New Roman" w:eastAsiaTheme="minorEastAsia" w:hAnsi="Times New Roman" w:cs="Times New Roman"/>
            <w:sz w:val="24"/>
            <w:szCs w:val="24"/>
          </w:rPr>
          <w:t>covariate</w:t>
        </w:r>
      </w:ins>
      <w:r w:rsidR="00B6332A">
        <w:rPr>
          <w:rFonts w:ascii="Times New Roman" w:eastAsiaTheme="minorEastAsia" w:hAnsi="Times New Roman" w:cs="Times New Roman"/>
          <w:sz w:val="24"/>
          <w:szCs w:val="24"/>
        </w:rPr>
        <w:t xml:space="preserve">-based </w:t>
      </w:r>
      <w:r w:rsidR="003D7A6D">
        <w:rPr>
          <w:rFonts w:ascii="Times New Roman" w:eastAsiaTheme="minorEastAsia" w:hAnsi="Times New Roman" w:cs="Times New Roman"/>
          <w:sz w:val="24"/>
          <w:szCs w:val="24"/>
        </w:rPr>
        <w:t>size-weight model</w:t>
      </w:r>
      <w:r w:rsidR="00750E3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 xml:space="preserve">in lieu of </w:t>
      </w:r>
      <w:r w:rsidR="00397CC1">
        <w:rPr>
          <w:rFonts w:ascii="Times New Roman" w:eastAsiaTheme="minorEastAsia" w:hAnsi="Times New Roman" w:cs="Times New Roman"/>
          <w:sz w:val="24"/>
          <w:szCs w:val="24"/>
        </w:rPr>
        <w:t xml:space="preserve">the </w:t>
      </w:r>
      <w:r w:rsidR="00B6332A">
        <w:rPr>
          <w:rFonts w:ascii="Times New Roman" w:eastAsiaTheme="minorEastAsia" w:hAnsi="Times New Roman" w:cs="Times New Roman"/>
          <w:sz w:val="24"/>
          <w:szCs w:val="24"/>
        </w:rPr>
        <w:t xml:space="preserve">standard </w:t>
      </w:r>
      <w:ins w:id="598" w:author="Jon.Richar" w:date="2023-11-27T11:03:00Z">
        <w:r w:rsidR="00EE1198">
          <w:rPr>
            <w:rFonts w:ascii="Times New Roman" w:eastAsiaTheme="minorEastAsia" w:hAnsi="Times New Roman" w:cs="Times New Roman"/>
            <w:sz w:val="24"/>
            <w:szCs w:val="24"/>
          </w:rPr>
          <w:t xml:space="preserve">model </w:t>
        </w:r>
      </w:ins>
      <w:r w:rsidR="00750E3A">
        <w:rPr>
          <w:rFonts w:ascii="Times New Roman" w:eastAsiaTheme="minorEastAsia" w:hAnsi="Times New Roman" w:cs="Times New Roman"/>
          <w:sz w:val="24"/>
          <w:szCs w:val="24"/>
        </w:rPr>
        <w:t>parameters</w:t>
      </w:r>
      <w:r>
        <w:rPr>
          <w:rFonts w:ascii="Times New Roman" w:eastAsiaTheme="minorEastAsia" w:hAnsi="Times New Roman" w:cs="Times New Roman"/>
          <w:sz w:val="24"/>
          <w:szCs w:val="24"/>
        </w:rPr>
        <w:t>. For these</w:t>
      </w:r>
      <w:r w:rsidR="00397CC1">
        <w:rPr>
          <w:rFonts w:ascii="Times New Roman" w:eastAsiaTheme="minorEastAsia" w:hAnsi="Times New Roman" w:cs="Times New Roman"/>
          <w:sz w:val="24"/>
          <w:szCs w:val="24"/>
        </w:rPr>
        <w:t xml:space="preserve"> models</w:t>
      </w:r>
      <w:r>
        <w:rPr>
          <w:rFonts w:ascii="Times New Roman" w:eastAsiaTheme="minorEastAsia" w:hAnsi="Times New Roman" w:cs="Times New Roman"/>
          <w:sz w:val="24"/>
          <w:szCs w:val="24"/>
        </w:rPr>
        <w:t xml:space="preserve">, </w:t>
      </w:r>
      <w:r w:rsidR="000973A8">
        <w:rPr>
          <w:rFonts w:ascii="Times New Roman" w:eastAsiaTheme="minorEastAsia" w:hAnsi="Times New Roman" w:cs="Times New Roman"/>
          <w:sz w:val="24"/>
          <w:szCs w:val="24"/>
        </w:rPr>
        <w:t>we only considered temperature and shell condition, as incorporating maturity status would require significant additional research focusing specifically on old shell crab to account for old shell immature crab, or “skip-molters</w:t>
      </w:r>
      <w:r w:rsidR="00926526">
        <w:rPr>
          <w:rFonts w:ascii="Times New Roman" w:eastAsiaTheme="minorEastAsia" w:hAnsi="Times New Roman" w:cs="Times New Roman"/>
          <w:sz w:val="24"/>
          <w:szCs w:val="24"/>
        </w:rPr>
        <w:t>”, which</w:t>
      </w:r>
      <w:r w:rsidR="00803135">
        <w:rPr>
          <w:rFonts w:ascii="Times New Roman" w:eastAsiaTheme="minorEastAsia" w:hAnsi="Times New Roman" w:cs="Times New Roman"/>
          <w:sz w:val="24"/>
          <w:szCs w:val="24"/>
        </w:rPr>
        <w:t xml:space="preserve"> w</w:t>
      </w:r>
      <w:r w:rsidR="00926526">
        <w:rPr>
          <w:rFonts w:ascii="Times New Roman" w:eastAsiaTheme="minorEastAsia" w:hAnsi="Times New Roman" w:cs="Times New Roman"/>
          <w:sz w:val="24"/>
          <w:szCs w:val="24"/>
        </w:rPr>
        <w:t>ould have been</w:t>
      </w:r>
      <w:r w:rsidR="00803135">
        <w:rPr>
          <w:rFonts w:ascii="Times New Roman" w:eastAsiaTheme="minorEastAsia" w:hAnsi="Times New Roman" w:cs="Times New Roman"/>
          <w:sz w:val="24"/>
          <w:szCs w:val="24"/>
        </w:rPr>
        <w:t xml:space="preserve"> beyond the scope of the work presented here. I</w:t>
      </w:r>
      <w:r>
        <w:rPr>
          <w:rFonts w:ascii="Times New Roman" w:eastAsiaTheme="minorEastAsia" w:hAnsi="Times New Roman" w:cs="Times New Roman"/>
          <w:sz w:val="24"/>
          <w:szCs w:val="24"/>
        </w:rPr>
        <w:t>ndividual c</w:t>
      </w:r>
      <w:r w:rsidR="00397CC1">
        <w:rPr>
          <w:rFonts w:ascii="Times New Roman" w:eastAsiaTheme="minorEastAsia" w:hAnsi="Times New Roman" w:cs="Times New Roman"/>
          <w:sz w:val="24"/>
          <w:szCs w:val="24"/>
        </w:rPr>
        <w:t>rab weight</w:t>
      </w:r>
      <w:r w:rsidR="00B6332A">
        <w:rPr>
          <w:rFonts w:ascii="Times New Roman" w:eastAsiaTheme="minorEastAsia" w:hAnsi="Times New Roman" w:cs="Times New Roman"/>
          <w:sz w:val="24"/>
          <w:szCs w:val="24"/>
        </w:rPr>
        <w:t>s</w:t>
      </w:r>
      <w:r w:rsidR="00397CC1">
        <w:rPr>
          <w:rFonts w:ascii="Times New Roman" w:eastAsiaTheme="minorEastAsia" w:hAnsi="Times New Roman" w:cs="Times New Roman"/>
          <w:sz w:val="24"/>
          <w:szCs w:val="24"/>
        </w:rPr>
        <w:t xml:space="preserve"> w</w:t>
      </w:r>
      <w:r w:rsidR="00B6332A">
        <w:rPr>
          <w:rFonts w:ascii="Times New Roman" w:eastAsiaTheme="minorEastAsia" w:hAnsi="Times New Roman" w:cs="Times New Roman"/>
          <w:sz w:val="24"/>
          <w:szCs w:val="24"/>
        </w:rPr>
        <w:t>ere</w:t>
      </w:r>
      <w:r w:rsidR="00F24B70">
        <w:rPr>
          <w:rFonts w:ascii="Times New Roman" w:eastAsiaTheme="minorEastAsia" w:hAnsi="Times New Roman" w:cs="Times New Roman"/>
          <w:sz w:val="24"/>
          <w:szCs w:val="24"/>
        </w:rPr>
        <w:t xml:space="preserve"> </w:t>
      </w:r>
      <w:r w:rsidR="001A65E4">
        <w:rPr>
          <w:rFonts w:ascii="Times New Roman" w:eastAsiaTheme="minorEastAsia" w:hAnsi="Times New Roman" w:cs="Times New Roman"/>
          <w:sz w:val="24"/>
          <w:szCs w:val="24"/>
        </w:rPr>
        <w:t xml:space="preserve">first </w:t>
      </w:r>
      <w:r w:rsidR="00F24B70">
        <w:rPr>
          <w:rFonts w:ascii="Times New Roman" w:eastAsiaTheme="minorEastAsia" w:hAnsi="Times New Roman" w:cs="Times New Roman"/>
          <w:sz w:val="24"/>
          <w:szCs w:val="24"/>
        </w:rPr>
        <w:t xml:space="preserve">calculated </w:t>
      </w:r>
      <w:r w:rsidR="00397CC1">
        <w:rPr>
          <w:rFonts w:ascii="Times New Roman" w:eastAsiaTheme="minorEastAsia" w:hAnsi="Times New Roman" w:cs="Times New Roman"/>
          <w:sz w:val="24"/>
          <w:szCs w:val="24"/>
        </w:rPr>
        <w:t>using the appropriate size-weight model</w:t>
      </w:r>
      <w:r w:rsidR="00750E3A">
        <w:rPr>
          <w:rFonts w:ascii="Times New Roman" w:eastAsiaTheme="minorEastAsia" w:hAnsi="Times New Roman" w:cs="Times New Roman"/>
          <w:sz w:val="24"/>
          <w:szCs w:val="24"/>
        </w:rPr>
        <w:t xml:space="preserve"> </w:t>
      </w:r>
      <w:r w:rsidR="00B6332A">
        <w:rPr>
          <w:rFonts w:ascii="Times New Roman" w:eastAsiaTheme="minorEastAsia" w:hAnsi="Times New Roman" w:cs="Times New Roman"/>
          <w:sz w:val="24"/>
          <w:szCs w:val="24"/>
        </w:rPr>
        <w:t>with</w:t>
      </w:r>
      <w:r w:rsidR="00750E3A">
        <w:rPr>
          <w:rFonts w:ascii="Times New Roman" w:eastAsiaTheme="minorEastAsia" w:hAnsi="Times New Roman" w:cs="Times New Roman"/>
          <w:sz w:val="24"/>
          <w:szCs w:val="24"/>
        </w:rPr>
        <w:t xml:space="preserve"> the new parameters</w:t>
      </w:r>
      <w:r w:rsidR="00397C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4B70">
        <w:rPr>
          <w:rFonts w:ascii="Times New Roman" w:eastAsiaTheme="minorEastAsia" w:hAnsi="Times New Roman" w:cs="Times New Roman"/>
          <w:sz w:val="24"/>
          <w:szCs w:val="24"/>
        </w:rPr>
        <w:t xml:space="preserve">Eq. </w:t>
      </w:r>
      <w:r>
        <w:rPr>
          <w:rFonts w:ascii="Times New Roman" w:eastAsiaTheme="minorEastAsia" w:hAnsi="Times New Roman" w:cs="Times New Roman"/>
          <w:sz w:val="24"/>
          <w:szCs w:val="24"/>
        </w:rPr>
        <w:t>1)</w:t>
      </w:r>
      <w:r w:rsidR="00F24B70">
        <w:rPr>
          <w:rFonts w:ascii="Times New Roman" w:hAnsi="Times New Roman" w:cs="Times New Roman"/>
          <w:sz w:val="24"/>
          <w:szCs w:val="24"/>
        </w:rPr>
        <w:t xml:space="preserve"> and converted to kilograms. </w:t>
      </w:r>
      <w:r w:rsidR="00533288">
        <w:rPr>
          <w:rFonts w:ascii="Times New Roman" w:hAnsi="Times New Roman" w:cs="Times New Roman"/>
          <w:sz w:val="24"/>
          <w:szCs w:val="24"/>
        </w:rPr>
        <w:t>For males, n</w:t>
      </w:r>
      <w:r w:rsidR="00216B04">
        <w:rPr>
          <w:rFonts w:ascii="Times New Roman" w:hAnsi="Times New Roman" w:cs="Times New Roman"/>
          <w:sz w:val="24"/>
          <w:szCs w:val="24"/>
        </w:rPr>
        <w:t xml:space="preserve">ew shell models were applied to SC 1 and 2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while </w:t>
      </w:r>
      <w:r w:rsidR="002A14E5">
        <w:rPr>
          <w:rFonts w:ascii="Times New Roman" w:hAnsi="Times New Roman" w:cs="Times New Roman"/>
          <w:sz w:val="24"/>
          <w:szCs w:val="24"/>
        </w:rPr>
        <w:t>OS</w:t>
      </w:r>
      <w:r w:rsidR="00216B04">
        <w:rPr>
          <w:rFonts w:ascii="Times New Roman" w:hAnsi="Times New Roman" w:cs="Times New Roman"/>
          <w:sz w:val="24"/>
          <w:szCs w:val="24"/>
        </w:rPr>
        <w:t xml:space="preserve"> models were applied to SC 0, 3, 4 and 5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t>
      </w:r>
    </w:p>
    <w:p w14:paraId="5D9A10CF" w14:textId="55633238" w:rsidR="001F5611" w:rsidRPr="001F5611" w:rsidRDefault="001F5611"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Ca</w:t>
      </w:r>
      <w:r w:rsidR="00397CC1">
        <w:rPr>
          <w:rFonts w:ascii="Times New Roman" w:hAnsi="Times New Roman" w:cs="Times New Roman"/>
          <w:sz w:val="24"/>
          <w:szCs w:val="24"/>
        </w:rPr>
        <w:t>tch-per-unit-effort by weight was</w:t>
      </w:r>
      <w:r>
        <w:rPr>
          <w:rFonts w:ascii="Times New Roman" w:hAnsi="Times New Roman" w:cs="Times New Roman"/>
          <w:sz w:val="24"/>
          <w:szCs w:val="24"/>
        </w:rPr>
        <w:t xml:space="preserve"> then calculated as</w:t>
      </w:r>
    </w:p>
    <w:p w14:paraId="7A83D061" w14:textId="5943C5B3" w:rsidR="001F5611" w:rsidRPr="00F24B70" w:rsidRDefault="00C61D95" w:rsidP="00C61D95">
      <w:pPr>
        <w:spacing w:after="100" w:afterAutospacing="1"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ins w:id="599" w:author="Jon.Richar" w:date="2024-02-08T19:16:00Z">
        <w:r w:rsidR="00F201DC">
          <w:rPr>
            <w:rFonts w:ascii="Times New Roman" w:eastAsiaTheme="minorEastAsia" w:hAnsi="Times New Roman" w:cs="Times New Roman"/>
            <w:sz w:val="24"/>
            <w:szCs w:val="24"/>
          </w:rPr>
          <w:t>6</w:t>
        </w:r>
      </w:ins>
      <w:del w:id="600" w:author="Jon.Richar" w:date="2024-02-08T19:16:00Z">
        <w:r w:rsidDel="00F201DC">
          <w:rPr>
            <w:rFonts w:ascii="Times New Roman" w:eastAsiaTheme="minorEastAsia" w:hAnsi="Times New Roman" w:cs="Times New Roman"/>
            <w:sz w:val="24"/>
            <w:szCs w:val="24"/>
          </w:rPr>
          <w:delText>3</w:delText>
        </w:r>
      </w:del>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b,j</m:t>
                </m:r>
              </m:sub>
            </m:sSub>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NW</m:t>
                        </m:r>
                      </m:e>
                      <m:sub>
                        <m:r>
                          <w:rPr>
                            <w:rFonts w:ascii="Cambria Math" w:hAnsi="Cambria Math" w:cs="Times New Roman"/>
                            <w:sz w:val="24"/>
                            <w:szCs w:val="24"/>
                          </w:rPr>
                          <m:t>j</m:t>
                        </m:r>
                      </m:sub>
                    </m:sSub>
                  </m:num>
                  <m:den>
                    <m:r>
                      <w:rPr>
                        <w:rFonts w:ascii="Cambria Math" w:hAnsi="Cambria Math" w:cs="Times New Roman"/>
                        <w:sz w:val="24"/>
                        <w:szCs w:val="24"/>
                      </w:rPr>
                      <m:t>1000</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d>
            <m:r>
              <w:rPr>
                <w:rFonts w:ascii="Cambria Math" w:hAnsi="Cambria Math" w:cs="Times New Roman"/>
                <w:sz w:val="24"/>
                <w:szCs w:val="24"/>
              </w:rPr>
              <m:t xml:space="preserve"> * k</m:t>
            </m:r>
          </m:den>
        </m:f>
      </m:oMath>
      <w:r w:rsidR="001F5611" w:rsidRPr="00F24B70">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t xml:space="preserve">    </w:t>
      </w:r>
    </w:p>
    <w:p w14:paraId="2DDE0AC2" w14:textId="35DF5564" w:rsidR="001F5611" w:rsidRDefault="001F5611" w:rsidP="001F5611">
      <w:pPr>
        <w:spacing w:line="480" w:lineRule="auto"/>
        <w:rPr>
          <w:rFonts w:ascii="Times New Roman" w:hAnsi="Times New Roman" w:cs="Times New Roman"/>
          <w:sz w:val="24"/>
          <w:szCs w:val="24"/>
        </w:rPr>
      </w:pPr>
      <w:r>
        <w:rPr>
          <w:rFonts w:ascii="Times New Roman" w:hAnsi="Times New Roman" w:cs="Times New Roman"/>
          <w:sz w:val="24"/>
          <w:szCs w:val="24"/>
        </w:rPr>
        <w:t>w</w:t>
      </w:r>
      <w:r w:rsidRPr="008E08B7">
        <w:rPr>
          <w:rFonts w:ascii="Times New Roman" w:hAnsi="Times New Roman" w:cs="Times New Roman"/>
          <w:sz w:val="24"/>
          <w:szCs w:val="24"/>
        </w:rPr>
        <w:t xml:space="preserve">here </w:t>
      </w:r>
      <w:r>
        <w:rPr>
          <w:rFonts w:ascii="Times New Roman" w:hAnsi="Times New Roman" w:cs="Times New Roman"/>
          <w:sz w:val="24"/>
          <w:szCs w:val="24"/>
        </w:rPr>
        <w:t>C</w:t>
      </w:r>
      <w:r w:rsidR="00F24B70">
        <w:rPr>
          <w:rFonts w:ascii="Times New Roman" w:hAnsi="Times New Roman" w:cs="Times New Roman"/>
          <w:sz w:val="24"/>
          <w:szCs w:val="24"/>
        </w:rPr>
        <w:t>PUE</w:t>
      </w:r>
      <w:r>
        <w:rPr>
          <w:rFonts w:ascii="Times New Roman" w:hAnsi="Times New Roman" w:cs="Times New Roman"/>
          <w:sz w:val="24"/>
          <w:szCs w:val="24"/>
        </w:rPr>
        <w:t>W</w:t>
      </w:r>
      <w:r w:rsidRPr="004D6E1B">
        <w:rPr>
          <w:rFonts w:ascii="Times New Roman" w:hAnsi="Times New Roman" w:cs="Times New Roman"/>
          <w:sz w:val="24"/>
          <w:szCs w:val="24"/>
          <w:vertAlign w:val="subscript"/>
        </w:rPr>
        <w:t>bji</w:t>
      </w:r>
      <w:r>
        <w:rPr>
          <w:rFonts w:ascii="Times New Roman" w:hAnsi="Times New Roman" w:cs="Times New Roman"/>
          <w:sz w:val="24"/>
          <w:szCs w:val="24"/>
        </w:rPr>
        <w:t xml:space="preserve"> is the CPUE by weight in kilograms/nmi</w:t>
      </w:r>
      <w:r w:rsidRPr="004D6E1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8E08B7">
        <w:rPr>
          <w:rFonts w:ascii="Times New Roman" w:hAnsi="Times New Roman" w:cs="Times New Roman"/>
          <w:sz w:val="24"/>
          <w:szCs w:val="24"/>
        </w:rPr>
        <w:t xml:space="preserve">in </w:t>
      </w:r>
      <w:r w:rsidR="00F24B70">
        <w:rPr>
          <w:rFonts w:ascii="Times New Roman" w:hAnsi="Times New Roman" w:cs="Times New Roman"/>
          <w:sz w:val="24"/>
          <w:szCs w:val="24"/>
        </w:rPr>
        <w:t xml:space="preserve">size </w:t>
      </w:r>
      <w:r w:rsidRPr="008E08B7">
        <w:rPr>
          <w:rFonts w:ascii="Times New Roman" w:hAnsi="Times New Roman" w:cs="Times New Roman"/>
          <w:sz w:val="24"/>
          <w:szCs w:val="24"/>
        </w:rPr>
        <w:t xml:space="preserve">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w:t>
      </w:r>
      <w:r>
        <w:rPr>
          <w:rFonts w:ascii="Times New Roman" w:hAnsi="Times New Roman" w:cs="Times New Roman"/>
          <w:sz w:val="24"/>
          <w:szCs w:val="24"/>
        </w:rPr>
        <w:t>at</w:t>
      </w:r>
      <w:r w:rsidRPr="008E08B7">
        <w:rPr>
          <w:rFonts w:ascii="Times New Roman" w:hAnsi="Times New Roman" w:cs="Times New Roman"/>
          <w:sz w:val="24"/>
          <w:szCs w:val="24"/>
        </w:rPr>
        <w:t xml:space="preserve"> station </w:t>
      </w:r>
      <w:r w:rsidRPr="008E08B7">
        <w:rPr>
          <w:rFonts w:ascii="Times New Roman" w:hAnsi="Times New Roman" w:cs="Times New Roman"/>
          <w:i/>
          <w:sz w:val="24"/>
          <w:szCs w:val="24"/>
        </w:rPr>
        <w:t>j</w:t>
      </w:r>
      <w:r>
        <w:rPr>
          <w:rFonts w:ascii="Times New Roman" w:hAnsi="Times New Roman" w:cs="Times New Roman"/>
          <w:i/>
          <w:sz w:val="24"/>
          <w:szCs w:val="24"/>
        </w:rPr>
        <w:t xml:space="preserve"> </w:t>
      </w:r>
      <w:r w:rsidRPr="004D6E1B">
        <w:rPr>
          <w:rFonts w:ascii="Times New Roman" w:hAnsi="Times New Roman" w:cs="Times New Roman"/>
          <w:sz w:val="24"/>
          <w:szCs w:val="24"/>
        </w:rPr>
        <w:t>in year</w:t>
      </w:r>
      <w:r>
        <w:rPr>
          <w:rFonts w:ascii="Times New Roman" w:hAnsi="Times New Roman" w:cs="Times New Roman"/>
          <w:i/>
          <w:sz w:val="24"/>
          <w:szCs w:val="24"/>
        </w:rPr>
        <w:t xml:space="preserve"> i</w:t>
      </w:r>
      <w:r w:rsidRPr="008E08B7">
        <w:rPr>
          <w:rFonts w:ascii="Times New Roman" w:hAnsi="Times New Roman" w:cs="Times New Roman"/>
          <w:sz w:val="24"/>
          <w:szCs w:val="24"/>
        </w:rPr>
        <w:t xml:space="preserve">, </w:t>
      </w:r>
      <w:r>
        <w:rPr>
          <w:rFonts w:ascii="Times New Roman" w:hAnsi="Times New Roman" w:cs="Times New Roman"/>
          <w:i/>
          <w:sz w:val="24"/>
          <w:szCs w:val="24"/>
        </w:rPr>
        <w:t>W</w:t>
      </w:r>
      <w:r w:rsidRPr="008E08B7">
        <w:rPr>
          <w:rFonts w:ascii="Times New Roman" w:hAnsi="Times New Roman" w:cs="Times New Roman"/>
          <w:i/>
          <w:sz w:val="24"/>
          <w:szCs w:val="24"/>
          <w:vertAlign w:val="subscript"/>
        </w:rPr>
        <w:t>b,j</w:t>
      </w:r>
      <w:r w:rsidRPr="008E08B7">
        <w:rPr>
          <w:rFonts w:ascii="Times New Roman" w:hAnsi="Times New Roman" w:cs="Times New Roman"/>
          <w:sz w:val="24"/>
          <w:szCs w:val="24"/>
        </w:rPr>
        <w:t xml:space="preserve"> is the </w:t>
      </w:r>
      <w:r>
        <w:rPr>
          <w:rFonts w:ascii="Times New Roman" w:hAnsi="Times New Roman" w:cs="Times New Roman"/>
          <w:sz w:val="24"/>
          <w:szCs w:val="24"/>
        </w:rPr>
        <w:t>total weight, in kg,</w:t>
      </w:r>
      <w:r w:rsidRPr="008E08B7">
        <w:rPr>
          <w:rFonts w:ascii="Times New Roman" w:hAnsi="Times New Roman" w:cs="Times New Roman"/>
          <w:sz w:val="24"/>
          <w:szCs w:val="24"/>
        </w:rPr>
        <w:t xml:space="preserve"> of crab </w:t>
      </w:r>
      <w:r w:rsidRPr="008E08B7">
        <w:rPr>
          <w:rFonts w:ascii="Times New Roman" w:hAnsi="Times New Roman" w:cs="Times New Roman"/>
          <w:i/>
          <w:sz w:val="24"/>
          <w:szCs w:val="24"/>
        </w:rPr>
        <w:t xml:space="preserve">N </w:t>
      </w:r>
      <w:r w:rsidRPr="008E08B7">
        <w:rPr>
          <w:rFonts w:ascii="Times New Roman" w:hAnsi="Times New Roman" w:cs="Times New Roman"/>
          <w:sz w:val="24"/>
          <w:szCs w:val="24"/>
        </w:rPr>
        <w:t xml:space="preserve">in 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in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NW</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average net width </w:t>
      </w:r>
      <w:r>
        <w:rPr>
          <w:rFonts w:ascii="Times New Roman" w:hAnsi="Times New Roman" w:cs="Times New Roman"/>
          <w:sz w:val="24"/>
          <w:szCs w:val="24"/>
        </w:rPr>
        <w:t xml:space="preserve">in meters </w:t>
      </w:r>
      <w:r w:rsidRPr="008E08B7">
        <w:rPr>
          <w:rFonts w:ascii="Times New Roman" w:hAnsi="Times New Roman" w:cs="Times New Roman"/>
          <w:sz w:val="24"/>
          <w:szCs w:val="24"/>
        </w:rPr>
        <w:t xml:space="preserve">at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D</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distance fished</w:t>
      </w:r>
      <w:r>
        <w:rPr>
          <w:rFonts w:ascii="Times New Roman" w:hAnsi="Times New Roman" w:cs="Times New Roman"/>
          <w:sz w:val="24"/>
          <w:szCs w:val="24"/>
        </w:rPr>
        <w:t>, in km,</w:t>
      </w:r>
      <w:r w:rsidRPr="008E08B7">
        <w:rPr>
          <w:rFonts w:ascii="Times New Roman" w:hAnsi="Times New Roman" w:cs="Times New Roman"/>
          <w:sz w:val="24"/>
          <w:szCs w:val="24"/>
        </w:rPr>
        <w:t xml:space="preserve"> at station </w:t>
      </w:r>
      <w:r w:rsidRPr="008E08B7">
        <w:rPr>
          <w:rFonts w:ascii="Times New Roman" w:hAnsi="Times New Roman" w:cs="Times New Roman"/>
          <w:i/>
          <w:sz w:val="24"/>
          <w:szCs w:val="24"/>
        </w:rPr>
        <w:t xml:space="preserve">j </w:t>
      </w:r>
      <w:r w:rsidRPr="008E08B7">
        <w:rPr>
          <w:rFonts w:ascii="Times New Roman" w:hAnsi="Times New Roman" w:cs="Times New Roman"/>
          <w:sz w:val="24"/>
          <w:szCs w:val="24"/>
        </w:rPr>
        <w:t xml:space="preserve">and </w:t>
      </w:r>
      <w:r w:rsidR="001A65E4" w:rsidRPr="001A65E4">
        <w:rPr>
          <w:rFonts w:ascii="Times New Roman" w:hAnsi="Times New Roman" w:cs="Times New Roman"/>
          <w:i/>
          <w:sz w:val="24"/>
          <w:szCs w:val="24"/>
        </w:rPr>
        <w:t>k</w:t>
      </w:r>
      <w:r w:rsidR="001A65E4">
        <w:rPr>
          <w:rFonts w:ascii="Times New Roman" w:hAnsi="Times New Roman" w:cs="Times New Roman"/>
          <w:sz w:val="24"/>
          <w:szCs w:val="24"/>
        </w:rPr>
        <w:t xml:space="preserve"> is a constant (</w:t>
      </w:r>
      <w:r w:rsidRPr="008E08B7">
        <w:rPr>
          <w:rFonts w:ascii="Times New Roman" w:hAnsi="Times New Roman" w:cs="Times New Roman"/>
          <w:sz w:val="24"/>
          <w:szCs w:val="24"/>
        </w:rPr>
        <w:t>0.29155335</w:t>
      </w:r>
      <w:r w:rsidR="001A65E4">
        <w:rPr>
          <w:rFonts w:ascii="Times New Roman" w:hAnsi="Times New Roman" w:cs="Times New Roman"/>
          <w:sz w:val="24"/>
          <w:szCs w:val="24"/>
        </w:rPr>
        <w:t>) converting km</w:t>
      </w:r>
      <w:r w:rsidR="001A65E4" w:rsidRPr="001A65E4">
        <w:rPr>
          <w:rFonts w:ascii="Times New Roman" w:hAnsi="Times New Roman" w:cs="Times New Roman"/>
          <w:sz w:val="24"/>
          <w:szCs w:val="24"/>
          <w:vertAlign w:val="superscript"/>
        </w:rPr>
        <w:t>2</w:t>
      </w:r>
      <w:r w:rsidR="001A65E4">
        <w:rPr>
          <w:rFonts w:ascii="Times New Roman" w:hAnsi="Times New Roman" w:cs="Times New Roman"/>
          <w:sz w:val="24"/>
          <w:szCs w:val="24"/>
        </w:rPr>
        <w:t xml:space="preserve"> to nmi</w:t>
      </w:r>
      <w:r w:rsidR="001A65E4" w:rsidRPr="001A65E4">
        <w:rPr>
          <w:rFonts w:ascii="Times New Roman" w:hAnsi="Times New Roman" w:cs="Times New Roman"/>
          <w:sz w:val="24"/>
          <w:szCs w:val="24"/>
          <w:vertAlign w:val="superscript"/>
        </w:rPr>
        <w:t>2</w:t>
      </w:r>
      <w:r w:rsidRPr="008E08B7">
        <w:rPr>
          <w:rFonts w:ascii="Times New Roman" w:hAnsi="Times New Roman" w:cs="Times New Roman"/>
          <w:sz w:val="24"/>
          <w:szCs w:val="24"/>
        </w:rPr>
        <w:t>.</w:t>
      </w:r>
      <w:r w:rsidR="00397CC1">
        <w:rPr>
          <w:rFonts w:ascii="Times New Roman" w:hAnsi="Times New Roman" w:cs="Times New Roman"/>
          <w:sz w:val="24"/>
          <w:szCs w:val="24"/>
        </w:rPr>
        <w:t xml:space="preserve"> Stock</w:t>
      </w:r>
      <w:r w:rsidRPr="00935A5E">
        <w:rPr>
          <w:rFonts w:ascii="Times New Roman" w:hAnsi="Times New Roman" w:cs="Times New Roman"/>
          <w:sz w:val="24"/>
          <w:szCs w:val="24"/>
        </w:rPr>
        <w:t xml:space="preserve"> </w:t>
      </w:r>
      <w:r w:rsidR="00397CC1">
        <w:rPr>
          <w:rFonts w:ascii="Times New Roman" w:hAnsi="Times New Roman" w:cs="Times New Roman"/>
          <w:sz w:val="24"/>
          <w:szCs w:val="24"/>
        </w:rPr>
        <w:t xml:space="preserve">biomass </w:t>
      </w:r>
      <w:r>
        <w:rPr>
          <w:rFonts w:ascii="Times New Roman" w:hAnsi="Times New Roman" w:cs="Times New Roman"/>
          <w:sz w:val="24"/>
          <w:szCs w:val="24"/>
        </w:rPr>
        <w:t xml:space="preserve">may then be calculated as </w:t>
      </w:r>
    </w:p>
    <w:p w14:paraId="3A4F6F25" w14:textId="5688A084" w:rsidR="001F5611" w:rsidRPr="00946BCA" w:rsidRDefault="00C61D95" w:rsidP="00C61D9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w:t>
      </w:r>
      <w:ins w:id="601" w:author="Jon.Richar" w:date="2024-02-08T19:16:00Z">
        <w:r w:rsidR="00F201DC">
          <w:rPr>
            <w:rFonts w:ascii="Times New Roman" w:hAnsi="Times New Roman" w:cs="Times New Roman"/>
            <w:sz w:val="24"/>
            <w:szCs w:val="24"/>
          </w:rPr>
          <w:t>7</w:t>
        </w:r>
      </w:ins>
      <w:del w:id="602" w:author="Jon.Richar" w:date="2024-02-08T19:16:00Z">
        <w:r w:rsidDel="00F201DC">
          <w:rPr>
            <w:rFonts w:ascii="Times New Roman" w:hAnsi="Times New Roman" w:cs="Times New Roman"/>
            <w:sz w:val="24"/>
            <w:szCs w:val="24"/>
          </w:rPr>
          <w:delText>4</w:delText>
        </w:r>
      </w:del>
      <w:r>
        <w:rPr>
          <w:rFonts w:ascii="Times New Roman" w:hAnsi="Times New Roman" w:cs="Times New Roman"/>
          <w:sz w:val="24"/>
          <w:szCs w:val="24"/>
        </w:rPr>
        <w:t>]</w:t>
      </w:r>
      <w:r>
        <w:rPr>
          <w:rFonts w:ascii="Times New Roman" w:hAnsi="Times New Roman" w:cs="Times New Roman"/>
          <w:sz w:val="24"/>
          <w:szCs w:val="24"/>
        </w:rPr>
        <w:tab/>
      </w:r>
      <w:r w:rsidR="001F5611" w:rsidRPr="00946B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bi</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si</m:t>
                    </m:r>
                  </m:sub>
                  <m:sup/>
                  <m:e>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bjis</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si</m:t>
            </m:r>
          </m:sub>
        </m:sSub>
      </m:oMath>
      <w:r w:rsidR="001F5611" w:rsidRPr="00946BCA">
        <w:rPr>
          <w:rFonts w:ascii="Times New Roman" w:eastAsiaTheme="minorEastAsia" w:hAnsi="Times New Roman" w:cs="Times New Roman"/>
          <w:sz w:val="24"/>
          <w:szCs w:val="24"/>
        </w:rPr>
        <w:t xml:space="preserve"> ,</w:t>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 xml:space="preserve">    </w:t>
      </w:r>
      <w:r w:rsidR="00F146E7">
        <w:rPr>
          <w:rFonts w:ascii="Times New Roman" w:eastAsiaTheme="minorEastAsia" w:hAnsi="Times New Roman" w:cs="Times New Roman"/>
          <w:sz w:val="24"/>
          <w:szCs w:val="24"/>
        </w:rPr>
        <w:t xml:space="preserve">  </w:t>
      </w:r>
    </w:p>
    <w:p w14:paraId="6A551882" w14:textId="5C7698B5" w:rsidR="001F5611" w:rsidRDefault="001F5611" w:rsidP="001A65E4">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where</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C</w:t>
      </w:r>
      <w:r w:rsidR="00F24B70">
        <w:rPr>
          <w:rFonts w:ascii="Times New Roman" w:eastAsiaTheme="minorEastAsia" w:hAnsi="Times New Roman" w:cs="Times New Roman"/>
          <w:i/>
          <w:sz w:val="24"/>
          <w:szCs w:val="24"/>
        </w:rPr>
        <w:t>PUE</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jis</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is CPUE (weight) for</w:t>
      </w:r>
      <w:r w:rsidR="00F24B70">
        <w:rPr>
          <w:rFonts w:ascii="Times New Roman" w:eastAsiaTheme="minorEastAsia" w:hAnsi="Times New Roman" w:cs="Times New Roman"/>
          <w:sz w:val="24"/>
          <w:szCs w:val="24"/>
        </w:rPr>
        <w:t xml:space="preserve"> size</w:t>
      </w:r>
      <w:r>
        <w:rPr>
          <w:rFonts w:ascii="Times New Roman" w:eastAsiaTheme="minorEastAsia" w:hAnsi="Times New Roman" w:cs="Times New Roman"/>
          <w:sz w:val="24"/>
          <w:szCs w:val="24"/>
        </w:rPr>
        <w:t xml:space="preserve"> bin </w:t>
      </w:r>
      <w:r w:rsidRPr="00557998">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at station</w:t>
      </w:r>
      <w:r w:rsidRPr="00935A5E">
        <w:rPr>
          <w:rFonts w:ascii="Times New Roman" w:eastAsiaTheme="minorEastAsia" w:hAnsi="Times New Roman" w:cs="Times New Roman"/>
          <w:i/>
          <w:sz w:val="24"/>
          <w:szCs w:val="24"/>
        </w:rPr>
        <w:t xml:space="preserve"> j</w:t>
      </w:r>
      <w:r w:rsidR="00F24B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and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n</w:t>
      </w:r>
      <w:r w:rsidRPr="00935A5E">
        <w:rPr>
          <w:rFonts w:ascii="Times New Roman" w:eastAsiaTheme="minorEastAsia" w:hAnsi="Times New Roman" w:cs="Times New Roman"/>
          <w:i/>
          <w:sz w:val="24"/>
          <w:szCs w:val="24"/>
          <w:vertAlign w:val="subscript"/>
        </w:rPr>
        <w:t>si</w:t>
      </w:r>
      <w:r w:rsidRPr="00935A5E">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is the number of stations sampled 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and </w:t>
      </w:r>
      <w:r w:rsidRPr="00935A5E">
        <w:rPr>
          <w:rFonts w:ascii="Times New Roman" w:eastAsiaTheme="minorEastAsia" w:hAnsi="Times New Roman" w:cs="Times New Roman"/>
          <w:i/>
          <w:sz w:val="24"/>
          <w:szCs w:val="24"/>
        </w:rPr>
        <w:t>A</w:t>
      </w:r>
      <w:r w:rsidRPr="00935A5E">
        <w:rPr>
          <w:rFonts w:ascii="Times New Roman" w:eastAsiaTheme="minorEastAsia" w:hAnsi="Times New Roman" w:cs="Times New Roman"/>
          <w:i/>
          <w:sz w:val="24"/>
          <w:szCs w:val="24"/>
          <w:vertAlign w:val="subscript"/>
        </w:rPr>
        <w:t>si</w:t>
      </w:r>
      <w:r>
        <w:rPr>
          <w:rFonts w:ascii="Times New Roman" w:eastAsiaTheme="minorEastAsia" w:hAnsi="Times New Roman" w:cs="Times New Roman"/>
          <w:sz w:val="24"/>
          <w:szCs w:val="24"/>
        </w:rPr>
        <w:t xml:space="preserve"> is the area of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 xml:space="preserve"> Finally, percent differences were calculated as</w:t>
      </w:r>
    </w:p>
    <w:p w14:paraId="407D9B23" w14:textId="3F76F500" w:rsidR="00477928" w:rsidRDefault="00C61D95" w:rsidP="00C61D9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ins w:id="603" w:author="Jon.Richar" w:date="2024-02-08T19:16:00Z">
        <w:r w:rsidR="00F201DC">
          <w:rPr>
            <w:rFonts w:ascii="Times New Roman" w:eastAsiaTheme="minorEastAsia" w:hAnsi="Times New Roman" w:cs="Times New Roman"/>
            <w:sz w:val="24"/>
            <w:szCs w:val="24"/>
          </w:rPr>
          <w:t>8</w:t>
        </w:r>
      </w:ins>
      <w:del w:id="604" w:author="Jon.Richar" w:date="2024-02-08T19:16:00Z">
        <w:r w:rsidDel="00F201DC">
          <w:rPr>
            <w:rFonts w:ascii="Times New Roman" w:eastAsiaTheme="minorEastAsia" w:hAnsi="Times New Roman" w:cs="Times New Roman"/>
            <w:sz w:val="24"/>
            <w:szCs w:val="24"/>
          </w:rPr>
          <w:delText>5</w:delText>
        </w:r>
      </w:del>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PD</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Bn</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den>
        </m:f>
        <m:r>
          <w:rPr>
            <w:rFonts w:ascii="Cambria Math" w:eastAsiaTheme="minorEastAsia" w:hAnsi="Cambria Math" w:cs="Times New Roman"/>
            <w:sz w:val="24"/>
            <w:szCs w:val="24"/>
          </w:rPr>
          <m:t>*100</m:t>
        </m:r>
      </m:oMath>
      <w:ins w:id="605" w:author="Jon.Richar" w:date="2023-11-27T12:25:00Z">
        <w:r w:rsidR="00DD3804">
          <w:rPr>
            <w:rFonts w:ascii="Times New Roman" w:eastAsiaTheme="minorEastAsia" w:hAnsi="Times New Roman" w:cs="Times New Roman"/>
            <w:sz w:val="24"/>
            <w:szCs w:val="24"/>
          </w:rPr>
          <w:t>,</w:t>
        </w:r>
      </w:ins>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ab/>
        <w:t xml:space="preserve">      </w:t>
      </w:r>
    </w:p>
    <w:p w14:paraId="2D08CB0F" w14:textId="7EE771F4" w:rsidR="00477928" w:rsidRPr="00477928" w:rsidRDefault="00DD3804" w:rsidP="00477928">
      <w:pPr>
        <w:spacing w:line="480" w:lineRule="auto"/>
        <w:rPr>
          <w:rFonts w:ascii="Times New Roman" w:hAnsi="Times New Roman" w:cs="Times New Roman"/>
          <w:sz w:val="24"/>
          <w:szCs w:val="24"/>
        </w:rPr>
      </w:pPr>
      <w:ins w:id="606" w:author="Jon.Richar" w:date="2023-11-27T12:25:00Z">
        <w:r>
          <w:rPr>
            <w:rFonts w:ascii="Times New Roman" w:hAnsi="Times New Roman" w:cs="Times New Roman"/>
            <w:sz w:val="24"/>
            <w:szCs w:val="24"/>
          </w:rPr>
          <w:lastRenderedPageBreak/>
          <w:t>w</w:t>
        </w:r>
      </w:ins>
      <w:del w:id="607" w:author="Jon.Richar" w:date="2023-11-27T12:25:00Z">
        <w:r w:rsidR="00477928" w:rsidDel="00DD3804">
          <w:rPr>
            <w:rFonts w:ascii="Times New Roman" w:hAnsi="Times New Roman" w:cs="Times New Roman"/>
            <w:sz w:val="24"/>
            <w:szCs w:val="24"/>
          </w:rPr>
          <w:delText>W</w:delText>
        </w:r>
      </w:del>
      <w:r w:rsidR="00477928">
        <w:rPr>
          <w:rFonts w:ascii="Times New Roman" w:hAnsi="Times New Roman" w:cs="Times New Roman"/>
          <w:sz w:val="24"/>
          <w:szCs w:val="24"/>
        </w:rPr>
        <w:t xml:space="preserve">here </w:t>
      </w:r>
      <w:r w:rsidR="00477928" w:rsidRPr="00477928">
        <w:rPr>
          <w:rFonts w:ascii="Times New Roman" w:hAnsi="Times New Roman" w:cs="Times New Roman"/>
          <w:i/>
          <w:sz w:val="24"/>
          <w:szCs w:val="24"/>
        </w:rPr>
        <w:t xml:space="preserve">Bn </w:t>
      </w:r>
      <w:r w:rsidR="00477928" w:rsidRPr="00477928">
        <w:rPr>
          <w:rFonts w:ascii="Times New Roman" w:hAnsi="Times New Roman" w:cs="Times New Roman"/>
          <w:sz w:val="24"/>
          <w:szCs w:val="24"/>
        </w:rPr>
        <w:t xml:space="preserve">is the </w:t>
      </w:r>
      <w:r w:rsidR="00477928">
        <w:rPr>
          <w:rFonts w:ascii="Times New Roman" w:hAnsi="Times New Roman" w:cs="Times New Roman"/>
          <w:sz w:val="24"/>
          <w:szCs w:val="24"/>
        </w:rPr>
        <w:t xml:space="preserve">biomass estimate for stock </w:t>
      </w:r>
      <w:r w:rsidR="00477928" w:rsidRPr="00477928">
        <w:rPr>
          <w:rFonts w:ascii="Times New Roman" w:hAnsi="Times New Roman" w:cs="Times New Roman"/>
          <w:i/>
          <w:sz w:val="24"/>
          <w:szCs w:val="24"/>
        </w:rPr>
        <w:t>s</w:t>
      </w:r>
      <w:r w:rsidR="00477928">
        <w:rPr>
          <w:rFonts w:ascii="Times New Roman" w:hAnsi="Times New Roman" w:cs="Times New Roman"/>
          <w:sz w:val="24"/>
          <w:szCs w:val="24"/>
        </w:rPr>
        <w:t xml:space="preserve"> in year </w:t>
      </w:r>
      <w:r w:rsidR="00477928" w:rsidRPr="00477928">
        <w:rPr>
          <w:rFonts w:ascii="Times New Roman" w:hAnsi="Times New Roman" w:cs="Times New Roman"/>
          <w:i/>
          <w:sz w:val="24"/>
          <w:szCs w:val="24"/>
        </w:rPr>
        <w:t>i</w:t>
      </w:r>
      <w:r w:rsidR="00477928">
        <w:rPr>
          <w:rFonts w:ascii="Times New Roman" w:hAnsi="Times New Roman" w:cs="Times New Roman"/>
          <w:sz w:val="24"/>
          <w:szCs w:val="24"/>
        </w:rPr>
        <w:t xml:space="preserve"> calculated using the new parameters, and </w:t>
      </w:r>
      <w:r w:rsidR="00477928" w:rsidRPr="00477928">
        <w:rPr>
          <w:rFonts w:ascii="Times New Roman" w:hAnsi="Times New Roman" w:cs="Times New Roman"/>
          <w:i/>
          <w:sz w:val="24"/>
          <w:szCs w:val="24"/>
        </w:rPr>
        <w:t>Bo</w:t>
      </w:r>
      <w:r w:rsidR="00477928">
        <w:rPr>
          <w:rFonts w:ascii="Times New Roman" w:hAnsi="Times New Roman" w:cs="Times New Roman"/>
          <w:sz w:val="24"/>
          <w:szCs w:val="24"/>
        </w:rPr>
        <w:t xml:space="preserve"> is the corresponding estimate</w:t>
      </w:r>
      <w:r w:rsidR="006517F0">
        <w:rPr>
          <w:rFonts w:ascii="Times New Roman" w:hAnsi="Times New Roman" w:cs="Times New Roman"/>
          <w:sz w:val="24"/>
          <w:szCs w:val="24"/>
        </w:rPr>
        <w:t xml:space="preserve"> for stock </w:t>
      </w:r>
      <w:r w:rsidR="006517F0" w:rsidRPr="00477928">
        <w:rPr>
          <w:rFonts w:ascii="Times New Roman" w:hAnsi="Times New Roman" w:cs="Times New Roman"/>
          <w:i/>
          <w:sz w:val="24"/>
          <w:szCs w:val="24"/>
        </w:rPr>
        <w:t>s</w:t>
      </w:r>
      <w:r w:rsidR="006517F0">
        <w:rPr>
          <w:rFonts w:ascii="Times New Roman" w:hAnsi="Times New Roman" w:cs="Times New Roman"/>
          <w:sz w:val="24"/>
          <w:szCs w:val="24"/>
        </w:rPr>
        <w:t xml:space="preserve"> in year </w:t>
      </w:r>
      <w:r w:rsidR="006517F0" w:rsidRPr="00477928">
        <w:rPr>
          <w:rFonts w:ascii="Times New Roman" w:hAnsi="Times New Roman" w:cs="Times New Roman"/>
          <w:i/>
          <w:sz w:val="24"/>
          <w:szCs w:val="24"/>
        </w:rPr>
        <w:t>i</w:t>
      </w:r>
      <w:r w:rsidR="00477928">
        <w:rPr>
          <w:rFonts w:ascii="Times New Roman" w:hAnsi="Times New Roman" w:cs="Times New Roman"/>
          <w:sz w:val="24"/>
          <w:szCs w:val="24"/>
        </w:rPr>
        <w:t xml:space="preserve"> calculated using the current parameter set.</w:t>
      </w:r>
      <w:r w:rsidR="0082787A">
        <w:rPr>
          <w:rFonts w:ascii="Times New Roman" w:hAnsi="Times New Roman" w:cs="Times New Roman"/>
          <w:sz w:val="24"/>
          <w:szCs w:val="24"/>
        </w:rPr>
        <w:t xml:space="preserve"> </w:t>
      </w:r>
      <w:del w:id="608" w:author="Jon.Richar" w:date="2024-02-08T19:26:00Z">
        <w:r w:rsidR="0082787A" w:rsidDel="002C284D">
          <w:rPr>
            <w:rFonts w:ascii="Times New Roman" w:hAnsi="Times New Roman" w:cs="Times New Roman"/>
            <w:sz w:val="24"/>
            <w:szCs w:val="24"/>
          </w:rPr>
          <w:delText>Given the limited time series available with temperature classifications using this study’s classification criteria, similar population estimation procedures were not conducted using thermal-regime model parameters</w:delText>
        </w:r>
      </w:del>
      <w:ins w:id="609" w:author="Jon.Richar" w:date="2024-02-09T16:03:00Z">
        <w:r w:rsidR="003D3130">
          <w:rPr>
            <w:rFonts w:ascii="Times New Roman" w:hAnsi="Times New Roman" w:cs="Times New Roman"/>
            <w:sz w:val="24"/>
            <w:szCs w:val="24"/>
          </w:rPr>
          <w:t>W</w:t>
        </w:r>
      </w:ins>
      <w:ins w:id="610" w:author="Jon.Richar" w:date="2024-02-08T19:26:00Z">
        <w:r w:rsidR="002C284D">
          <w:rPr>
            <w:rFonts w:ascii="Times New Roman" w:hAnsi="Times New Roman" w:cs="Times New Roman"/>
            <w:sz w:val="24"/>
            <w:szCs w:val="24"/>
          </w:rPr>
          <w:t>e did not attempt population estimates using size-weight models incorporating temperature data</w:t>
        </w:r>
      </w:ins>
      <w:ins w:id="611" w:author="Jon.Richar" w:date="2024-02-09T16:03:00Z">
        <w:r w:rsidR="003D3130">
          <w:rPr>
            <w:rFonts w:ascii="Times New Roman" w:hAnsi="Times New Roman" w:cs="Times New Roman"/>
            <w:sz w:val="24"/>
            <w:szCs w:val="24"/>
          </w:rPr>
          <w:t>,</w:t>
        </w:r>
      </w:ins>
      <w:ins w:id="612" w:author="Jon.Richar" w:date="2024-02-08T19:27:00Z">
        <w:r w:rsidR="002C284D">
          <w:rPr>
            <w:rFonts w:ascii="Times New Roman" w:hAnsi="Times New Roman" w:cs="Times New Roman"/>
            <w:sz w:val="24"/>
            <w:szCs w:val="24"/>
          </w:rPr>
          <w:t xml:space="preserve"> while</w:t>
        </w:r>
      </w:ins>
      <w:del w:id="613" w:author="Jon.Richar" w:date="2024-02-08T19:27:00Z">
        <w:r w:rsidR="0082787A" w:rsidDel="002C284D">
          <w:rPr>
            <w:rFonts w:ascii="Times New Roman" w:hAnsi="Times New Roman" w:cs="Times New Roman"/>
            <w:sz w:val="24"/>
            <w:szCs w:val="24"/>
          </w:rPr>
          <w:delText>.</w:delText>
        </w:r>
      </w:del>
      <w:r w:rsidR="0082787A">
        <w:rPr>
          <w:rFonts w:ascii="Times New Roman" w:hAnsi="Times New Roman" w:cs="Times New Roman"/>
          <w:sz w:val="24"/>
          <w:szCs w:val="24"/>
        </w:rPr>
        <w:t xml:space="preserve"> </w:t>
      </w:r>
      <w:ins w:id="614" w:author="Jon.Richar" w:date="2024-02-08T19:27:00Z">
        <w:r w:rsidR="002C284D">
          <w:rPr>
            <w:rFonts w:ascii="Times New Roman" w:hAnsi="Times New Roman" w:cs="Times New Roman"/>
            <w:sz w:val="24"/>
            <w:szCs w:val="24"/>
          </w:rPr>
          <w:t>d</w:t>
        </w:r>
      </w:ins>
      <w:del w:id="615" w:author="Jon.Richar" w:date="2024-02-08T15:26:00Z">
        <w:r w:rsidR="0082787A" w:rsidDel="007814DB">
          <w:rPr>
            <w:rFonts w:ascii="Times New Roman" w:hAnsi="Times New Roman" w:cs="Times New Roman"/>
            <w:sz w:val="24"/>
            <w:szCs w:val="24"/>
          </w:rPr>
          <w:delText>Concerns about confounding of</w:delText>
        </w:r>
      </w:del>
      <w:ins w:id="616" w:author="Jon.Richar" w:date="2024-02-08T15:26:00Z">
        <w:r w:rsidR="007814DB">
          <w:rPr>
            <w:rFonts w:ascii="Times New Roman" w:hAnsi="Times New Roman" w:cs="Times New Roman"/>
            <w:sz w:val="24"/>
            <w:szCs w:val="24"/>
          </w:rPr>
          <w:t>ifficulties experienced separating</w:t>
        </w:r>
      </w:ins>
      <w:r w:rsidR="0082787A">
        <w:rPr>
          <w:rFonts w:ascii="Times New Roman" w:hAnsi="Times New Roman" w:cs="Times New Roman"/>
          <w:sz w:val="24"/>
          <w:szCs w:val="24"/>
        </w:rPr>
        <w:t xml:space="preserve"> effect</w:t>
      </w:r>
      <w:ins w:id="617" w:author="Jon.Richar" w:date="2024-02-08T15:26:00Z">
        <w:r w:rsidR="007814DB">
          <w:rPr>
            <w:rFonts w:ascii="Times New Roman" w:hAnsi="Times New Roman" w:cs="Times New Roman"/>
            <w:sz w:val="24"/>
            <w:szCs w:val="24"/>
          </w:rPr>
          <w:t>s</w:t>
        </w:r>
      </w:ins>
      <w:r w:rsidR="0082787A">
        <w:rPr>
          <w:rFonts w:ascii="Times New Roman" w:hAnsi="Times New Roman" w:cs="Times New Roman"/>
          <w:sz w:val="24"/>
          <w:szCs w:val="24"/>
        </w:rPr>
        <w:t xml:space="preserve"> </w:t>
      </w:r>
      <w:del w:id="618" w:author="Jon.Richar" w:date="2024-02-08T15:26:00Z">
        <w:r w:rsidR="0082787A" w:rsidDel="007814DB">
          <w:rPr>
            <w:rFonts w:ascii="Times New Roman" w:hAnsi="Times New Roman" w:cs="Times New Roman"/>
            <w:sz w:val="24"/>
            <w:szCs w:val="24"/>
          </w:rPr>
          <w:delText xml:space="preserve">between </w:delText>
        </w:r>
      </w:del>
      <w:ins w:id="619" w:author="Jon.Richar" w:date="2024-02-08T15:26:00Z">
        <w:r w:rsidR="007814DB">
          <w:rPr>
            <w:rFonts w:ascii="Times New Roman" w:hAnsi="Times New Roman" w:cs="Times New Roman"/>
            <w:sz w:val="24"/>
            <w:szCs w:val="24"/>
          </w:rPr>
          <w:t xml:space="preserve">of </w:t>
        </w:r>
      </w:ins>
      <w:r w:rsidR="0082787A">
        <w:rPr>
          <w:rFonts w:ascii="Times New Roman" w:hAnsi="Times New Roman" w:cs="Times New Roman"/>
          <w:sz w:val="24"/>
          <w:szCs w:val="24"/>
        </w:rPr>
        <w:t>clutch-size, and shell condition in females</w:t>
      </w:r>
      <w:ins w:id="620" w:author="Jon.Richar" w:date="2024-02-08T15:26:00Z">
        <w:r w:rsidR="007814DB">
          <w:rPr>
            <w:rFonts w:ascii="Times New Roman" w:hAnsi="Times New Roman" w:cs="Times New Roman"/>
            <w:sz w:val="24"/>
            <w:szCs w:val="24"/>
          </w:rPr>
          <w:t xml:space="preserve"> </w:t>
        </w:r>
      </w:ins>
      <w:del w:id="621" w:author="Jon.Richar" w:date="2024-02-08T15:26:00Z">
        <w:r w:rsidR="0082787A" w:rsidDel="007814DB">
          <w:rPr>
            <w:rFonts w:ascii="Times New Roman" w:hAnsi="Times New Roman" w:cs="Times New Roman"/>
            <w:sz w:val="24"/>
            <w:szCs w:val="24"/>
          </w:rPr>
          <w:delText xml:space="preserve">, and the need for further research to separate these effects </w:delText>
        </w:r>
      </w:del>
      <w:r w:rsidR="0082787A">
        <w:rPr>
          <w:rFonts w:ascii="Times New Roman" w:hAnsi="Times New Roman" w:cs="Times New Roman"/>
          <w:sz w:val="24"/>
          <w:szCs w:val="24"/>
        </w:rPr>
        <w:t xml:space="preserve">meant that population </w:t>
      </w:r>
      <w:ins w:id="622" w:author="Jon.Richar" w:date="2024-02-09T16:04:00Z">
        <w:r w:rsidR="003D3130">
          <w:rPr>
            <w:rFonts w:ascii="Times New Roman" w:hAnsi="Times New Roman" w:cs="Times New Roman"/>
            <w:sz w:val="24"/>
            <w:szCs w:val="24"/>
          </w:rPr>
          <w:t xml:space="preserve">biomass </w:t>
        </w:r>
      </w:ins>
      <w:r w:rsidR="0082787A">
        <w:rPr>
          <w:rFonts w:ascii="Times New Roman" w:hAnsi="Times New Roman" w:cs="Times New Roman"/>
          <w:sz w:val="24"/>
          <w:szCs w:val="24"/>
        </w:rPr>
        <w:t>estimates were not attempted for females.</w:t>
      </w:r>
    </w:p>
    <w:p w14:paraId="50507A76" w14:textId="6858AD9A" w:rsidR="00A93682" w:rsidRPr="00477928" w:rsidRDefault="00A93682" w:rsidP="006517F0">
      <w:pPr>
        <w:spacing w:line="480" w:lineRule="auto"/>
        <w:rPr>
          <w:rFonts w:ascii="Times New Roman" w:eastAsiaTheme="minorEastAsia" w:hAnsi="Times New Roman" w:cs="Times New Roman"/>
          <w:sz w:val="24"/>
          <w:szCs w:val="24"/>
        </w:rPr>
      </w:pPr>
      <w:r w:rsidRPr="005D1B81">
        <w:rPr>
          <w:rFonts w:ascii="Times New Roman" w:hAnsi="Times New Roman" w:cs="Times New Roman"/>
          <w:b/>
          <w:sz w:val="24"/>
          <w:szCs w:val="24"/>
        </w:rPr>
        <w:t>Results</w:t>
      </w:r>
      <w:r w:rsidR="00A31E68">
        <w:rPr>
          <w:rFonts w:ascii="Times New Roman" w:hAnsi="Times New Roman" w:cs="Times New Roman"/>
          <w:b/>
          <w:sz w:val="24"/>
          <w:szCs w:val="24"/>
        </w:rPr>
        <w:t xml:space="preserve"> </w:t>
      </w:r>
    </w:p>
    <w:p w14:paraId="508AA46B" w14:textId="0AA539A1" w:rsidR="00DE4ED9" w:rsidRDefault="00DE4ED9"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Least squares </w:t>
      </w:r>
      <w:r w:rsidR="00F146E7">
        <w:rPr>
          <w:rFonts w:ascii="Times New Roman" w:hAnsi="Times New Roman" w:cs="Times New Roman"/>
          <w:sz w:val="24"/>
          <w:szCs w:val="24"/>
        </w:rPr>
        <w:t xml:space="preserve">model </w:t>
      </w:r>
      <w:r>
        <w:rPr>
          <w:rFonts w:ascii="Times New Roman" w:hAnsi="Times New Roman" w:cs="Times New Roman"/>
          <w:sz w:val="24"/>
          <w:szCs w:val="24"/>
        </w:rPr>
        <w:t>estimated parameters</w:t>
      </w:r>
      <w:r w:rsidR="00C064E7">
        <w:rPr>
          <w:rFonts w:ascii="Times New Roman" w:hAnsi="Times New Roman" w:cs="Times New Roman"/>
          <w:sz w:val="24"/>
          <w:szCs w:val="24"/>
        </w:rPr>
        <w:t xml:space="preserve"> may be found in Tables (4, 5)</w:t>
      </w:r>
      <w:r w:rsidR="00F146E7">
        <w:rPr>
          <w:rFonts w:ascii="Times New Roman" w:hAnsi="Times New Roman" w:cs="Times New Roman"/>
          <w:sz w:val="24"/>
          <w:szCs w:val="24"/>
        </w:rPr>
        <w:t xml:space="preserve">. </w:t>
      </w:r>
      <w:r w:rsidR="00CD359D">
        <w:rPr>
          <w:rFonts w:ascii="Times New Roman" w:hAnsi="Times New Roman" w:cs="Times New Roman"/>
          <w:sz w:val="24"/>
          <w:szCs w:val="24"/>
        </w:rPr>
        <w:t xml:space="preserve">ANCOVA results may be found in Tables (6, 7). </w:t>
      </w:r>
      <w:r>
        <w:rPr>
          <w:rFonts w:ascii="Times New Roman" w:hAnsi="Times New Roman" w:cs="Times New Roman"/>
          <w:sz w:val="24"/>
          <w:szCs w:val="24"/>
        </w:rPr>
        <w:t xml:space="preserve">Maximum </w:t>
      </w:r>
      <w:r w:rsidR="000251CE">
        <w:rPr>
          <w:rFonts w:ascii="Times New Roman" w:hAnsi="Times New Roman" w:cs="Times New Roman"/>
          <w:sz w:val="24"/>
          <w:szCs w:val="24"/>
        </w:rPr>
        <w:t>likelihood</w:t>
      </w:r>
      <w:r>
        <w:rPr>
          <w:rFonts w:ascii="Times New Roman" w:hAnsi="Times New Roman" w:cs="Times New Roman"/>
          <w:sz w:val="24"/>
          <w:szCs w:val="24"/>
        </w:rPr>
        <w:t xml:space="preserve"> model estimated parameters may be found in Tables (</w:t>
      </w:r>
      <w:r w:rsidR="00CD359D">
        <w:rPr>
          <w:rFonts w:ascii="Times New Roman" w:hAnsi="Times New Roman" w:cs="Times New Roman"/>
          <w:sz w:val="24"/>
          <w:szCs w:val="24"/>
        </w:rPr>
        <w:t>8</w:t>
      </w:r>
      <w:r>
        <w:rPr>
          <w:rFonts w:ascii="Times New Roman" w:hAnsi="Times New Roman" w:cs="Times New Roman"/>
          <w:sz w:val="24"/>
          <w:szCs w:val="24"/>
        </w:rPr>
        <w:t xml:space="preserve">, </w:t>
      </w:r>
      <w:r w:rsidR="00CD359D">
        <w:rPr>
          <w:rFonts w:ascii="Times New Roman" w:hAnsi="Times New Roman" w:cs="Times New Roman"/>
          <w:sz w:val="24"/>
          <w:szCs w:val="24"/>
        </w:rPr>
        <w:t>9</w:t>
      </w:r>
      <w:r w:rsidR="005C6097">
        <w:rPr>
          <w:rFonts w:ascii="Times New Roman" w:hAnsi="Times New Roman" w:cs="Times New Roman"/>
          <w:sz w:val="24"/>
          <w:szCs w:val="24"/>
        </w:rPr>
        <w:t>,</w:t>
      </w:r>
      <w:r w:rsidR="0058786A">
        <w:rPr>
          <w:rFonts w:ascii="Times New Roman" w:hAnsi="Times New Roman" w:cs="Times New Roman"/>
          <w:sz w:val="24"/>
          <w:szCs w:val="24"/>
        </w:rPr>
        <w:t xml:space="preserve"> </w:t>
      </w:r>
      <w:r w:rsidR="00CD359D">
        <w:rPr>
          <w:rFonts w:ascii="Times New Roman" w:hAnsi="Times New Roman" w:cs="Times New Roman"/>
          <w:sz w:val="24"/>
          <w:szCs w:val="24"/>
        </w:rPr>
        <w:t>10</w:t>
      </w:r>
      <w:r>
        <w:rPr>
          <w:rFonts w:ascii="Times New Roman" w:hAnsi="Times New Roman" w:cs="Times New Roman"/>
          <w:sz w:val="24"/>
          <w:szCs w:val="24"/>
        </w:rPr>
        <w:t xml:space="preserve">). </w:t>
      </w:r>
    </w:p>
    <w:p w14:paraId="3EACCAED" w14:textId="34917C1F" w:rsidR="00926526" w:rsidRDefault="00926526" w:rsidP="0092652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Although model parameters differed between LSS and ML models (Tables 4, 5, 9, 10)</w:t>
      </w:r>
      <w:r w:rsidR="0058786A">
        <w:rPr>
          <w:rFonts w:ascii="Times New Roman" w:hAnsi="Times New Roman" w:cs="Times New Roman"/>
          <w:sz w:val="24"/>
          <w:szCs w:val="24"/>
        </w:rPr>
        <w:t>, likely due to inherent procedural differences, mode</w:t>
      </w:r>
      <w:r>
        <w:rPr>
          <w:rFonts w:ascii="Times New Roman" w:hAnsi="Times New Roman" w:cs="Times New Roman"/>
          <w:sz w:val="24"/>
          <w:szCs w:val="24"/>
        </w:rPr>
        <w:t xml:space="preserve">l </w:t>
      </w:r>
      <w:r w:rsidR="0058786A">
        <w:rPr>
          <w:rFonts w:ascii="Times New Roman" w:hAnsi="Times New Roman" w:cs="Times New Roman"/>
          <w:sz w:val="24"/>
          <w:szCs w:val="24"/>
        </w:rPr>
        <w:t>findings</w:t>
      </w:r>
      <w:r>
        <w:rPr>
          <w:rFonts w:ascii="Times New Roman" w:hAnsi="Times New Roman" w:cs="Times New Roman"/>
          <w:sz w:val="24"/>
          <w:szCs w:val="24"/>
        </w:rPr>
        <w:t xml:space="preserve"> </w:t>
      </w:r>
      <w:r w:rsidR="0058786A">
        <w:rPr>
          <w:rFonts w:ascii="Times New Roman" w:hAnsi="Times New Roman" w:cs="Times New Roman"/>
          <w:sz w:val="24"/>
          <w:szCs w:val="24"/>
        </w:rPr>
        <w:t>did not. Consequently, for brevity we focus on the maximum likelihood model findings unless explicitly stated otherwise.</w:t>
      </w:r>
    </w:p>
    <w:p w14:paraId="07C77931" w14:textId="59D01813" w:rsidR="003F657D" w:rsidRDefault="00F146E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Plotted data points and fitted model regression lines may be examined in Figs (1, 2</w:t>
      </w:r>
      <w:r w:rsidR="00844459">
        <w:rPr>
          <w:rFonts w:ascii="Times New Roman" w:hAnsi="Times New Roman" w:cs="Times New Roman"/>
          <w:sz w:val="24"/>
          <w:szCs w:val="24"/>
        </w:rPr>
        <w:t>, 3</w:t>
      </w:r>
      <w:r w:rsidR="000251CE">
        <w:rPr>
          <w:rFonts w:ascii="Times New Roman" w:hAnsi="Times New Roman" w:cs="Times New Roman"/>
          <w:sz w:val="24"/>
          <w:szCs w:val="24"/>
        </w:rPr>
        <w:t>, 4</w:t>
      </w:r>
      <w:r>
        <w:rPr>
          <w:rFonts w:ascii="Times New Roman" w:hAnsi="Times New Roman" w:cs="Times New Roman"/>
          <w:sz w:val="24"/>
          <w:szCs w:val="24"/>
        </w:rPr>
        <w:t xml:space="preserve">). </w:t>
      </w:r>
      <w:ins w:id="623" w:author="Jon.Richar" w:date="2023-11-06T13:53:00Z">
        <w:r w:rsidR="009F0494">
          <w:rPr>
            <w:rFonts w:ascii="Times New Roman" w:hAnsi="Times New Roman" w:cs="Times New Roman"/>
            <w:sz w:val="24"/>
            <w:szCs w:val="24"/>
          </w:rPr>
          <w:t>New shell</w:t>
        </w:r>
      </w:ins>
      <w:ins w:id="624" w:author="Jon.Richar" w:date="2023-11-06T13:51:00Z">
        <w:r w:rsidR="009F0494">
          <w:rPr>
            <w:rFonts w:ascii="Times New Roman" w:hAnsi="Times New Roman" w:cs="Times New Roman"/>
            <w:sz w:val="24"/>
            <w:szCs w:val="24"/>
          </w:rPr>
          <w:t xml:space="preserve"> crabs weighed less than </w:t>
        </w:r>
      </w:ins>
      <w:ins w:id="625" w:author="Jon.Richar" w:date="2023-11-06T13:53:00Z">
        <w:r w:rsidR="009F0494">
          <w:rPr>
            <w:rFonts w:ascii="Times New Roman" w:hAnsi="Times New Roman" w:cs="Times New Roman"/>
            <w:sz w:val="24"/>
            <w:szCs w:val="24"/>
          </w:rPr>
          <w:t>old shell</w:t>
        </w:r>
      </w:ins>
      <w:ins w:id="626" w:author="Jon.Richar" w:date="2023-11-06T13:52:00Z">
        <w:r w:rsidR="009F0494">
          <w:rPr>
            <w:rFonts w:ascii="Times New Roman" w:hAnsi="Times New Roman" w:cs="Times New Roman"/>
            <w:sz w:val="24"/>
            <w:szCs w:val="24"/>
          </w:rPr>
          <w:t xml:space="preserve"> crabs at all sizes (ANCOVA, Tables 6, 7</w:t>
        </w:r>
      </w:ins>
      <w:ins w:id="627" w:author="Jon.Richar" w:date="2023-11-06T14:49:00Z">
        <w:r w:rsidR="00446298">
          <w:rPr>
            <w:rFonts w:ascii="Times New Roman" w:hAnsi="Times New Roman" w:cs="Times New Roman"/>
            <w:sz w:val="24"/>
            <w:szCs w:val="24"/>
          </w:rPr>
          <w:t xml:space="preserve">, Figs 1, 2, 3, </w:t>
        </w:r>
      </w:ins>
      <w:r w:rsidR="000323E5">
        <w:rPr>
          <w:rFonts w:ascii="Times New Roman" w:hAnsi="Times New Roman" w:cs="Times New Roman"/>
          <w:sz w:val="24"/>
          <w:szCs w:val="24"/>
        </w:rPr>
        <w:t>4</w:t>
      </w:r>
      <w:ins w:id="628" w:author="Jon.Richar" w:date="2023-11-06T13:52:00Z">
        <w:r w:rsidR="009F0494">
          <w:rPr>
            <w:rFonts w:ascii="Times New Roman" w:hAnsi="Times New Roman" w:cs="Times New Roman"/>
            <w:sz w:val="24"/>
            <w:szCs w:val="24"/>
          </w:rPr>
          <w:t>)</w:t>
        </w:r>
      </w:ins>
      <w:del w:id="629" w:author="Jon.Richar" w:date="2023-11-06T14:50:00Z">
        <w:r w:rsidR="003F657D" w:rsidDel="00446298">
          <w:rPr>
            <w:rFonts w:ascii="Times New Roman" w:hAnsi="Times New Roman" w:cs="Times New Roman"/>
            <w:sz w:val="24"/>
            <w:szCs w:val="24"/>
          </w:rPr>
          <w:delText xml:space="preserve">For </w:delText>
        </w:r>
        <w:r w:rsidR="009225F7" w:rsidDel="00446298">
          <w:rPr>
            <w:rFonts w:ascii="Times New Roman" w:hAnsi="Times New Roman" w:cs="Times New Roman"/>
            <w:sz w:val="24"/>
            <w:szCs w:val="24"/>
          </w:rPr>
          <w:delText>SC-based models</w:delText>
        </w:r>
        <w:r w:rsidR="003417B0" w:rsidDel="00446298">
          <w:rPr>
            <w:rFonts w:ascii="Times New Roman" w:hAnsi="Times New Roman" w:cs="Times New Roman"/>
            <w:sz w:val="24"/>
            <w:szCs w:val="24"/>
          </w:rPr>
          <w:delText xml:space="preserve">, </w:delText>
        </w:r>
        <w:commentRangeStart w:id="630"/>
        <w:r w:rsidR="003F657D" w:rsidDel="00446298">
          <w:rPr>
            <w:rFonts w:ascii="Times New Roman" w:hAnsi="Times New Roman" w:cs="Times New Roman"/>
            <w:sz w:val="24"/>
            <w:szCs w:val="24"/>
          </w:rPr>
          <w:delText xml:space="preserve">ANCOVA </w:delText>
        </w:r>
        <w:r w:rsidDel="00446298">
          <w:rPr>
            <w:rFonts w:ascii="Times New Roman" w:hAnsi="Times New Roman" w:cs="Times New Roman"/>
            <w:sz w:val="24"/>
            <w:szCs w:val="24"/>
          </w:rPr>
          <w:delText xml:space="preserve">analyses </w:delText>
        </w:r>
        <w:r w:rsidR="00604B83" w:rsidDel="00446298">
          <w:rPr>
            <w:rFonts w:ascii="Times New Roman" w:hAnsi="Times New Roman" w:cs="Times New Roman"/>
            <w:sz w:val="24"/>
            <w:szCs w:val="24"/>
          </w:rPr>
          <w:delText>indicated</w:delText>
        </w:r>
        <w:commentRangeEnd w:id="630"/>
        <w:r w:rsidR="00E66F2F" w:rsidDel="00446298">
          <w:rPr>
            <w:rStyle w:val="CommentReference"/>
          </w:rPr>
          <w:commentReference w:id="630"/>
        </w:r>
        <w:r w:rsidR="00604B83" w:rsidDel="00446298">
          <w:rPr>
            <w:rFonts w:ascii="Times New Roman" w:hAnsi="Times New Roman" w:cs="Times New Roman"/>
            <w:sz w:val="24"/>
            <w:szCs w:val="24"/>
          </w:rPr>
          <w:delText xml:space="preserve"> that intercepts significantly differed between gr</w:delText>
        </w:r>
        <w:r w:rsidR="00E87134" w:rsidDel="00446298">
          <w:rPr>
            <w:rFonts w:ascii="Times New Roman" w:hAnsi="Times New Roman" w:cs="Times New Roman"/>
            <w:sz w:val="24"/>
            <w:szCs w:val="24"/>
          </w:rPr>
          <w:delText>oups in all comparisons (Table</w:delText>
        </w:r>
        <w:r w:rsidR="00C064E7" w:rsidDel="00446298">
          <w:rPr>
            <w:rFonts w:ascii="Times New Roman" w:hAnsi="Times New Roman" w:cs="Times New Roman"/>
            <w:sz w:val="24"/>
            <w:szCs w:val="24"/>
          </w:rPr>
          <w:delText>s 6, 7</w:delText>
        </w:r>
        <w:r w:rsidR="00604B83" w:rsidDel="00446298">
          <w:rPr>
            <w:rFonts w:ascii="Times New Roman" w:hAnsi="Times New Roman" w:cs="Times New Roman"/>
            <w:sz w:val="24"/>
            <w:szCs w:val="24"/>
          </w:rPr>
          <w:delText>), suggesting that for a given species</w:delText>
        </w:r>
        <w:r w:rsidR="003417B0" w:rsidDel="00446298">
          <w:rPr>
            <w:rFonts w:ascii="Times New Roman" w:hAnsi="Times New Roman" w:cs="Times New Roman"/>
            <w:sz w:val="24"/>
            <w:szCs w:val="24"/>
          </w:rPr>
          <w:delText>,</w:delText>
        </w:r>
        <w:r w:rsidR="00604B83" w:rsidDel="00446298">
          <w:rPr>
            <w:rFonts w:ascii="Times New Roman" w:hAnsi="Times New Roman" w:cs="Times New Roman"/>
            <w:sz w:val="24"/>
            <w:szCs w:val="24"/>
          </w:rPr>
          <w:delText xml:space="preserve"> </w:delText>
        </w:r>
        <w:r w:rsidR="003417B0" w:rsidDel="00446298">
          <w:rPr>
            <w:rFonts w:ascii="Times New Roman" w:hAnsi="Times New Roman" w:cs="Times New Roman"/>
            <w:sz w:val="24"/>
            <w:szCs w:val="24"/>
          </w:rPr>
          <w:delText xml:space="preserve">study groups </w:delText>
        </w:r>
        <w:r w:rsidR="00604B83" w:rsidDel="00446298">
          <w:rPr>
            <w:rFonts w:ascii="Times New Roman" w:hAnsi="Times New Roman" w:cs="Times New Roman"/>
            <w:sz w:val="24"/>
            <w:szCs w:val="24"/>
          </w:rPr>
          <w:delText xml:space="preserve">differed in weight </w:delText>
        </w:r>
        <w:r w:rsidR="003417B0" w:rsidDel="00446298">
          <w:rPr>
            <w:rFonts w:ascii="Times New Roman" w:hAnsi="Times New Roman" w:cs="Times New Roman"/>
            <w:sz w:val="24"/>
            <w:szCs w:val="24"/>
          </w:rPr>
          <w:delText>for a given</w:delText>
        </w:r>
        <w:r w:rsidR="00604B83" w:rsidDel="00446298">
          <w:rPr>
            <w:rFonts w:ascii="Times New Roman" w:hAnsi="Times New Roman" w:cs="Times New Roman"/>
            <w:sz w:val="24"/>
            <w:szCs w:val="24"/>
          </w:rPr>
          <w:delText xml:space="preserve"> size. Intercept estimates further suggest that for BBRKC</w:delText>
        </w:r>
        <w:r w:rsidR="00EB55AA" w:rsidDel="00446298">
          <w:rPr>
            <w:rFonts w:ascii="Times New Roman" w:hAnsi="Times New Roman" w:cs="Times New Roman"/>
            <w:sz w:val="24"/>
            <w:szCs w:val="24"/>
          </w:rPr>
          <w:delText>, SMBKC</w:delText>
        </w:r>
        <w:r w:rsidR="00604B83" w:rsidDel="00446298">
          <w:rPr>
            <w:rFonts w:ascii="Times New Roman" w:hAnsi="Times New Roman" w:cs="Times New Roman"/>
            <w:sz w:val="24"/>
            <w:szCs w:val="24"/>
          </w:rPr>
          <w:delText xml:space="preserve"> and </w:delText>
        </w:r>
      </w:del>
      <w:del w:id="631" w:author="Jon.Richar" w:date="2023-11-02T15:22:00Z">
        <w:r w:rsidR="00604B83" w:rsidDel="00291C12">
          <w:rPr>
            <w:rFonts w:ascii="Times New Roman" w:hAnsi="Times New Roman" w:cs="Times New Roman"/>
            <w:sz w:val="24"/>
            <w:szCs w:val="24"/>
          </w:rPr>
          <w:delText>EBS CO</w:delText>
        </w:r>
      </w:del>
      <w:del w:id="632" w:author="Jon.Richar" w:date="2023-11-06T14:50:00Z">
        <w:r w:rsidR="00604B83" w:rsidDel="00446298">
          <w:rPr>
            <w:rFonts w:ascii="Times New Roman" w:hAnsi="Times New Roman" w:cs="Times New Roman"/>
            <w:sz w:val="24"/>
            <w:szCs w:val="24"/>
          </w:rPr>
          <w:delText xml:space="preserve">, </w:delText>
        </w:r>
        <w:r w:rsidR="005B4272" w:rsidDel="00446298">
          <w:rPr>
            <w:rFonts w:ascii="Times New Roman" w:hAnsi="Times New Roman" w:cs="Times New Roman"/>
            <w:sz w:val="24"/>
            <w:szCs w:val="24"/>
          </w:rPr>
          <w:delText>OS</w:delText>
        </w:r>
        <w:r w:rsidR="00604B83" w:rsidDel="00446298">
          <w:rPr>
            <w:rFonts w:ascii="Times New Roman" w:hAnsi="Times New Roman" w:cs="Times New Roman"/>
            <w:sz w:val="24"/>
            <w:szCs w:val="24"/>
          </w:rPr>
          <w:delText xml:space="preserve"> </w:delText>
        </w:r>
        <w:r w:rsidR="00632A79" w:rsidDel="00446298">
          <w:rPr>
            <w:rFonts w:ascii="Times New Roman" w:hAnsi="Times New Roman" w:cs="Times New Roman"/>
            <w:sz w:val="24"/>
            <w:szCs w:val="24"/>
          </w:rPr>
          <w:delText>crab</w:delText>
        </w:r>
        <w:r w:rsidR="00604B83" w:rsidDel="00446298">
          <w:rPr>
            <w:rFonts w:ascii="Times New Roman" w:hAnsi="Times New Roman" w:cs="Times New Roman"/>
            <w:sz w:val="24"/>
            <w:szCs w:val="24"/>
          </w:rPr>
          <w:delText xml:space="preserve"> are heavier at a given size</w:delText>
        </w:r>
        <w:r w:rsidR="009225F7" w:rsidDel="00446298">
          <w:rPr>
            <w:rFonts w:ascii="Times New Roman" w:hAnsi="Times New Roman" w:cs="Times New Roman"/>
            <w:sz w:val="24"/>
            <w:szCs w:val="24"/>
          </w:rPr>
          <w:delText xml:space="preserve">. </w:delText>
        </w:r>
        <w:commentRangeStart w:id="633"/>
        <w:r w:rsidR="003417B0" w:rsidDel="00446298">
          <w:rPr>
            <w:rFonts w:ascii="Times New Roman" w:hAnsi="Times New Roman" w:cs="Times New Roman"/>
            <w:sz w:val="24"/>
            <w:szCs w:val="24"/>
          </w:rPr>
          <w:delText>Conversely</w:delText>
        </w:r>
        <w:r w:rsidR="00604B83" w:rsidDel="00446298">
          <w:rPr>
            <w:rFonts w:ascii="Times New Roman" w:hAnsi="Times New Roman" w:cs="Times New Roman"/>
            <w:sz w:val="24"/>
            <w:szCs w:val="24"/>
          </w:rPr>
          <w:delText xml:space="preserve">, the intercept </w:delText>
        </w:r>
        <w:commentRangeEnd w:id="633"/>
        <w:r w:rsidR="006E59EC" w:rsidDel="00446298">
          <w:rPr>
            <w:rStyle w:val="CommentReference"/>
          </w:rPr>
          <w:commentReference w:id="633"/>
        </w:r>
        <w:r w:rsidR="00604B83" w:rsidDel="00446298">
          <w:rPr>
            <w:rFonts w:ascii="Times New Roman" w:hAnsi="Times New Roman" w:cs="Times New Roman"/>
            <w:sz w:val="24"/>
            <w:szCs w:val="24"/>
          </w:rPr>
          <w:delText xml:space="preserve">estimates for </w:delText>
        </w:r>
      </w:del>
      <w:del w:id="634" w:author="Jon.Richar" w:date="2023-11-02T15:23:00Z">
        <w:r w:rsidR="00604B83" w:rsidDel="00291C12">
          <w:rPr>
            <w:rFonts w:ascii="Times New Roman" w:hAnsi="Times New Roman" w:cs="Times New Roman"/>
            <w:sz w:val="24"/>
            <w:szCs w:val="24"/>
          </w:rPr>
          <w:delText>EBS CB</w:delText>
        </w:r>
      </w:del>
      <w:del w:id="635" w:author="Jon.Richar" w:date="2023-11-06T14:50:00Z">
        <w:r w:rsidR="00604B83" w:rsidDel="00446298">
          <w:rPr>
            <w:rFonts w:ascii="Times New Roman" w:hAnsi="Times New Roman" w:cs="Times New Roman"/>
            <w:sz w:val="24"/>
            <w:szCs w:val="24"/>
          </w:rPr>
          <w:delText xml:space="preserve"> suggest that </w:delText>
        </w:r>
        <w:r w:rsidR="005B4272" w:rsidDel="00446298">
          <w:rPr>
            <w:rFonts w:ascii="Times New Roman" w:hAnsi="Times New Roman" w:cs="Times New Roman"/>
            <w:sz w:val="24"/>
            <w:szCs w:val="24"/>
          </w:rPr>
          <w:delText>OS</w:delText>
        </w:r>
        <w:r w:rsidR="00604B83" w:rsidDel="00446298">
          <w:rPr>
            <w:rFonts w:ascii="Times New Roman" w:hAnsi="Times New Roman" w:cs="Times New Roman"/>
            <w:sz w:val="24"/>
            <w:szCs w:val="24"/>
          </w:rPr>
          <w:delText xml:space="preserve"> </w:delText>
        </w:r>
        <w:r w:rsidR="00632A79" w:rsidDel="00446298">
          <w:rPr>
            <w:rFonts w:ascii="Times New Roman" w:hAnsi="Times New Roman" w:cs="Times New Roman"/>
            <w:sz w:val="24"/>
            <w:szCs w:val="24"/>
          </w:rPr>
          <w:delText>crab</w:delText>
        </w:r>
        <w:r w:rsidR="00604B83" w:rsidDel="00446298">
          <w:rPr>
            <w:rFonts w:ascii="Times New Roman" w:hAnsi="Times New Roman" w:cs="Times New Roman"/>
            <w:sz w:val="24"/>
            <w:szCs w:val="24"/>
          </w:rPr>
          <w:delText xml:space="preserve"> may be lighter at a given size than </w:delText>
        </w:r>
        <w:r w:rsidR="005B4272" w:rsidDel="00446298">
          <w:rPr>
            <w:rFonts w:ascii="Times New Roman" w:hAnsi="Times New Roman" w:cs="Times New Roman"/>
            <w:sz w:val="24"/>
            <w:szCs w:val="24"/>
          </w:rPr>
          <w:delText>are NS males</w:delText>
        </w:r>
        <w:r w:rsidR="002A14E5" w:rsidDel="00446298">
          <w:rPr>
            <w:rFonts w:ascii="Times New Roman" w:hAnsi="Times New Roman" w:cs="Times New Roman"/>
            <w:sz w:val="24"/>
            <w:szCs w:val="24"/>
          </w:rPr>
          <w:delText xml:space="preserve">, however graphical analysis </w:delText>
        </w:r>
        <w:r w:rsidR="00604B83" w:rsidDel="00446298">
          <w:rPr>
            <w:rFonts w:ascii="Times New Roman" w:hAnsi="Times New Roman" w:cs="Times New Roman"/>
            <w:sz w:val="24"/>
            <w:szCs w:val="24"/>
          </w:rPr>
          <w:delText>Fig</w:delText>
        </w:r>
        <w:r w:rsidR="002A14E5" w:rsidDel="00446298">
          <w:rPr>
            <w:rFonts w:ascii="Times New Roman" w:hAnsi="Times New Roman" w:cs="Times New Roman"/>
            <w:sz w:val="24"/>
            <w:szCs w:val="24"/>
          </w:rPr>
          <w:delText>s</w:delText>
        </w:r>
        <w:r w:rsidR="00C064E7" w:rsidDel="00446298">
          <w:rPr>
            <w:rFonts w:ascii="Times New Roman" w:hAnsi="Times New Roman" w:cs="Times New Roman"/>
            <w:sz w:val="24"/>
            <w:szCs w:val="24"/>
          </w:rPr>
          <w:delText xml:space="preserve"> </w:delText>
        </w:r>
        <w:r w:rsidR="002A14E5" w:rsidDel="00446298">
          <w:rPr>
            <w:rFonts w:ascii="Times New Roman" w:hAnsi="Times New Roman" w:cs="Times New Roman"/>
            <w:sz w:val="24"/>
            <w:szCs w:val="24"/>
          </w:rPr>
          <w:delText>(</w:delText>
        </w:r>
        <w:r w:rsidR="00EB55AA" w:rsidDel="00446298">
          <w:rPr>
            <w:rFonts w:ascii="Times New Roman" w:hAnsi="Times New Roman" w:cs="Times New Roman"/>
            <w:sz w:val="24"/>
            <w:szCs w:val="24"/>
          </w:rPr>
          <w:delText>3</w:delText>
        </w:r>
        <w:r w:rsidR="00D508F2" w:rsidDel="00446298">
          <w:rPr>
            <w:rFonts w:ascii="Times New Roman" w:hAnsi="Times New Roman" w:cs="Times New Roman"/>
            <w:sz w:val="24"/>
            <w:szCs w:val="24"/>
          </w:rPr>
          <w:delText xml:space="preserve">a, </w:delText>
        </w:r>
        <w:r w:rsidR="00EB55AA" w:rsidDel="00446298">
          <w:rPr>
            <w:rFonts w:ascii="Times New Roman" w:hAnsi="Times New Roman" w:cs="Times New Roman"/>
            <w:sz w:val="24"/>
            <w:szCs w:val="24"/>
          </w:rPr>
          <w:delText>3</w:delText>
        </w:r>
        <w:r w:rsidR="00D508F2" w:rsidDel="00446298">
          <w:rPr>
            <w:rFonts w:ascii="Times New Roman" w:hAnsi="Times New Roman" w:cs="Times New Roman"/>
            <w:sz w:val="24"/>
            <w:szCs w:val="24"/>
          </w:rPr>
          <w:delText>b</w:delText>
        </w:r>
        <w:r w:rsidR="003417B0" w:rsidDel="00446298">
          <w:rPr>
            <w:rFonts w:ascii="Times New Roman" w:hAnsi="Times New Roman" w:cs="Times New Roman"/>
            <w:sz w:val="24"/>
            <w:szCs w:val="24"/>
          </w:rPr>
          <w:delText>) suggest that this is an</w:delText>
        </w:r>
        <w:r w:rsidR="00604B83" w:rsidDel="00446298">
          <w:rPr>
            <w:rFonts w:ascii="Times New Roman" w:hAnsi="Times New Roman" w:cs="Times New Roman"/>
            <w:sz w:val="24"/>
            <w:szCs w:val="24"/>
          </w:rPr>
          <w:delText xml:space="preserve"> artifact of </w:delText>
        </w:r>
        <w:r w:rsidR="002A14E5" w:rsidDel="00446298">
          <w:rPr>
            <w:rFonts w:ascii="Times New Roman" w:hAnsi="Times New Roman" w:cs="Times New Roman"/>
            <w:sz w:val="24"/>
            <w:szCs w:val="24"/>
          </w:rPr>
          <w:delText>OS</w:delText>
        </w:r>
        <w:r w:rsidR="00604B83" w:rsidDel="00446298">
          <w:rPr>
            <w:rFonts w:ascii="Times New Roman" w:hAnsi="Times New Roman" w:cs="Times New Roman"/>
            <w:sz w:val="24"/>
            <w:szCs w:val="24"/>
          </w:rPr>
          <w:delText xml:space="preserve"> measurements being weighted tow</w:delText>
        </w:r>
        <w:r w:rsidR="003417B0" w:rsidDel="00446298">
          <w:rPr>
            <w:rFonts w:ascii="Times New Roman" w:hAnsi="Times New Roman" w:cs="Times New Roman"/>
            <w:sz w:val="24"/>
            <w:szCs w:val="24"/>
          </w:rPr>
          <w:delText xml:space="preserve">ards larger </w:delText>
        </w:r>
        <w:r w:rsidR="00632A79" w:rsidDel="00446298">
          <w:rPr>
            <w:rFonts w:ascii="Times New Roman" w:hAnsi="Times New Roman" w:cs="Times New Roman"/>
            <w:sz w:val="24"/>
            <w:szCs w:val="24"/>
          </w:rPr>
          <w:delText>crab</w:delText>
        </w:r>
        <w:r w:rsidR="003417B0" w:rsidDel="00446298">
          <w:rPr>
            <w:rFonts w:ascii="Times New Roman" w:hAnsi="Times New Roman" w:cs="Times New Roman"/>
            <w:sz w:val="24"/>
            <w:szCs w:val="24"/>
          </w:rPr>
          <w:delText>, in combination with</w:delText>
        </w:r>
        <w:r w:rsidR="00604B83" w:rsidDel="00446298">
          <w:rPr>
            <w:rFonts w:ascii="Times New Roman" w:hAnsi="Times New Roman" w:cs="Times New Roman"/>
            <w:sz w:val="24"/>
            <w:szCs w:val="24"/>
          </w:rPr>
          <w:delText xml:space="preserve"> residual non-linearity </w:delText>
        </w:r>
        <w:r w:rsidR="000E10B0" w:rsidDel="00446298">
          <w:rPr>
            <w:rFonts w:ascii="Times New Roman" w:hAnsi="Times New Roman" w:cs="Times New Roman"/>
            <w:sz w:val="24"/>
            <w:szCs w:val="24"/>
          </w:rPr>
          <w:delText xml:space="preserve">which was </w:delText>
        </w:r>
        <w:r w:rsidR="00604B83" w:rsidDel="00446298">
          <w:rPr>
            <w:rFonts w:ascii="Times New Roman" w:hAnsi="Times New Roman" w:cs="Times New Roman"/>
            <w:sz w:val="24"/>
            <w:szCs w:val="24"/>
          </w:rPr>
          <w:delText>not resolved by log-transformation</w:delText>
        </w:r>
        <w:r w:rsidR="000E10B0" w:rsidDel="00446298">
          <w:rPr>
            <w:rFonts w:ascii="Times New Roman" w:hAnsi="Times New Roman" w:cs="Times New Roman"/>
            <w:sz w:val="24"/>
            <w:szCs w:val="24"/>
          </w:rPr>
          <w:delText>, and</w:delText>
        </w:r>
        <w:r w:rsidR="00652EBE" w:rsidDel="00446298">
          <w:rPr>
            <w:rFonts w:ascii="Times New Roman" w:hAnsi="Times New Roman" w:cs="Times New Roman"/>
            <w:sz w:val="24"/>
            <w:szCs w:val="24"/>
          </w:rPr>
          <w:delText xml:space="preserve"> </w:delText>
        </w:r>
        <w:r w:rsidR="005B4272" w:rsidDel="00446298">
          <w:rPr>
            <w:rFonts w:ascii="Times New Roman" w:hAnsi="Times New Roman" w:cs="Times New Roman"/>
            <w:sz w:val="24"/>
            <w:szCs w:val="24"/>
          </w:rPr>
          <w:delText>OS</w:delText>
        </w:r>
        <w:r w:rsidR="00652EBE" w:rsidDel="00446298">
          <w:rPr>
            <w:rFonts w:ascii="Times New Roman" w:hAnsi="Times New Roman" w:cs="Times New Roman"/>
            <w:sz w:val="24"/>
            <w:szCs w:val="24"/>
          </w:rPr>
          <w:delText xml:space="preserve"> males </w:delText>
        </w:r>
        <w:r w:rsidR="000E10B0" w:rsidDel="00446298">
          <w:rPr>
            <w:rFonts w:ascii="Times New Roman" w:hAnsi="Times New Roman" w:cs="Times New Roman"/>
            <w:sz w:val="24"/>
            <w:szCs w:val="24"/>
          </w:rPr>
          <w:delText xml:space="preserve">in fact </w:delText>
        </w:r>
        <w:r w:rsidR="00652EBE" w:rsidDel="00446298">
          <w:rPr>
            <w:rFonts w:ascii="Times New Roman" w:hAnsi="Times New Roman" w:cs="Times New Roman"/>
            <w:sz w:val="24"/>
            <w:szCs w:val="24"/>
          </w:rPr>
          <w:delText xml:space="preserve">outweigh </w:delText>
        </w:r>
        <w:r w:rsidR="005B4272" w:rsidDel="00446298">
          <w:rPr>
            <w:rFonts w:ascii="Times New Roman" w:hAnsi="Times New Roman" w:cs="Times New Roman"/>
            <w:sz w:val="24"/>
            <w:szCs w:val="24"/>
          </w:rPr>
          <w:delText>NS males</w:delText>
        </w:r>
      </w:del>
      <w:r w:rsidR="00652EBE">
        <w:rPr>
          <w:rFonts w:ascii="Times New Roman" w:hAnsi="Times New Roman" w:cs="Times New Roman"/>
          <w:sz w:val="24"/>
          <w:szCs w:val="24"/>
        </w:rPr>
        <w:t xml:space="preserve">. </w:t>
      </w:r>
      <w:r w:rsidR="009C3E4A">
        <w:rPr>
          <w:rFonts w:ascii="Times New Roman" w:hAnsi="Times New Roman" w:cs="Times New Roman"/>
          <w:sz w:val="24"/>
          <w:szCs w:val="24"/>
        </w:rPr>
        <w:t xml:space="preserve">Temperature related effects were seen across all crab stocks, and were most apparent in BBRKC and EBS TC (Figs 1, 2, 3, 4), with crab generally being heavier in warmer years. </w:t>
      </w:r>
      <w:r w:rsidR="0058786A">
        <w:rPr>
          <w:rFonts w:ascii="Times New Roman" w:hAnsi="Times New Roman" w:cs="Times New Roman"/>
          <w:sz w:val="24"/>
          <w:szCs w:val="24"/>
        </w:rPr>
        <w:t xml:space="preserve">For male EBS TC and EBS SNC, maturity status was found to significantly affect the size weight relationship. </w:t>
      </w:r>
      <w:r w:rsidR="00A951C6">
        <w:rPr>
          <w:rFonts w:ascii="Times New Roman" w:hAnsi="Times New Roman" w:cs="Times New Roman"/>
          <w:sz w:val="24"/>
          <w:szCs w:val="24"/>
        </w:rPr>
        <w:t>For</w:t>
      </w:r>
      <w:r w:rsidR="00065D7D">
        <w:rPr>
          <w:rFonts w:ascii="Times New Roman" w:hAnsi="Times New Roman" w:cs="Times New Roman"/>
          <w:sz w:val="24"/>
          <w:szCs w:val="24"/>
        </w:rPr>
        <w:t xml:space="preserve"> female models incorporating shell condition and clutch size, </w:t>
      </w:r>
      <w:r w:rsidR="002A14E5">
        <w:rPr>
          <w:rFonts w:ascii="Times New Roman" w:hAnsi="Times New Roman" w:cs="Times New Roman"/>
          <w:sz w:val="24"/>
          <w:szCs w:val="24"/>
        </w:rPr>
        <w:t>OS</w:t>
      </w:r>
      <w:r w:rsidR="00065D7D">
        <w:rPr>
          <w:rFonts w:ascii="Times New Roman" w:hAnsi="Times New Roman" w:cs="Times New Roman"/>
          <w:sz w:val="24"/>
          <w:szCs w:val="24"/>
        </w:rPr>
        <w:t xml:space="preserve"> females and those with larger clutches were found to weigh more at a given size </w:t>
      </w:r>
      <w:ins w:id="636" w:author="Jon.Richar" w:date="2023-11-21T12:52:00Z">
        <w:r w:rsidR="00EC62A5">
          <w:rPr>
            <w:rFonts w:ascii="Times New Roman" w:hAnsi="Times New Roman" w:cs="Times New Roman"/>
            <w:sz w:val="24"/>
            <w:szCs w:val="24"/>
          </w:rPr>
          <w:t xml:space="preserve">than </w:t>
        </w:r>
      </w:ins>
      <w:r w:rsidR="0058786A">
        <w:rPr>
          <w:rFonts w:ascii="Times New Roman" w:hAnsi="Times New Roman" w:cs="Times New Roman"/>
          <w:sz w:val="24"/>
          <w:szCs w:val="24"/>
        </w:rPr>
        <w:t>NS</w:t>
      </w:r>
      <w:ins w:id="637" w:author="Jon.Richar" w:date="2023-11-21T12:52:00Z">
        <w:r w:rsidR="00EC62A5">
          <w:rPr>
            <w:rFonts w:ascii="Times New Roman" w:hAnsi="Times New Roman" w:cs="Times New Roman"/>
            <w:sz w:val="24"/>
            <w:szCs w:val="24"/>
          </w:rPr>
          <w:t xml:space="preserve"> and smaller </w:t>
        </w:r>
      </w:ins>
      <w:r w:rsidR="0058786A">
        <w:rPr>
          <w:rFonts w:ascii="Times New Roman" w:hAnsi="Times New Roman" w:cs="Times New Roman"/>
          <w:sz w:val="24"/>
          <w:szCs w:val="24"/>
        </w:rPr>
        <w:t xml:space="preserve">CS </w:t>
      </w:r>
      <w:ins w:id="638" w:author="Jon.Richar" w:date="2023-11-21T12:52:00Z">
        <w:r w:rsidR="00EC62A5">
          <w:rPr>
            <w:rFonts w:ascii="Times New Roman" w:hAnsi="Times New Roman" w:cs="Times New Roman"/>
            <w:sz w:val="24"/>
            <w:szCs w:val="24"/>
          </w:rPr>
          <w:t>females</w:t>
        </w:r>
      </w:ins>
      <w:ins w:id="639" w:author="Jon.Richar" w:date="2023-11-21T12:53:00Z">
        <w:r w:rsidR="00EC62A5">
          <w:rPr>
            <w:rFonts w:ascii="Times New Roman" w:hAnsi="Times New Roman" w:cs="Times New Roman"/>
            <w:sz w:val="24"/>
            <w:szCs w:val="24"/>
          </w:rPr>
          <w:t xml:space="preserve"> </w:t>
        </w:r>
      </w:ins>
      <w:r w:rsidR="00065D7D">
        <w:rPr>
          <w:rFonts w:ascii="Times New Roman" w:hAnsi="Times New Roman" w:cs="Times New Roman"/>
          <w:sz w:val="24"/>
          <w:szCs w:val="24"/>
        </w:rPr>
        <w:t xml:space="preserve">(Table </w:t>
      </w:r>
      <w:r w:rsidR="00C064E7">
        <w:rPr>
          <w:rFonts w:ascii="Times New Roman" w:hAnsi="Times New Roman" w:cs="Times New Roman"/>
          <w:sz w:val="24"/>
          <w:szCs w:val="24"/>
        </w:rPr>
        <w:t>7</w:t>
      </w:r>
      <w:r w:rsidR="00065D7D">
        <w:rPr>
          <w:rFonts w:ascii="Times New Roman" w:hAnsi="Times New Roman" w:cs="Times New Roman"/>
          <w:sz w:val="24"/>
          <w:szCs w:val="24"/>
        </w:rPr>
        <w:t xml:space="preserve">). </w:t>
      </w:r>
      <w:r w:rsidR="00652EBE">
        <w:rPr>
          <w:rFonts w:ascii="Times New Roman" w:hAnsi="Times New Roman" w:cs="Times New Roman"/>
          <w:sz w:val="24"/>
          <w:szCs w:val="24"/>
        </w:rPr>
        <w:t xml:space="preserve">ANCOVA results suggest that in all </w:t>
      </w:r>
      <w:r w:rsidR="005C6097">
        <w:rPr>
          <w:rFonts w:ascii="Times New Roman" w:hAnsi="Times New Roman" w:cs="Times New Roman"/>
          <w:sz w:val="24"/>
          <w:szCs w:val="24"/>
        </w:rPr>
        <w:t>LSS SC-effect</w:t>
      </w:r>
      <w:r w:rsidR="00513C40">
        <w:rPr>
          <w:rFonts w:ascii="Times New Roman" w:hAnsi="Times New Roman" w:cs="Times New Roman"/>
          <w:sz w:val="24"/>
          <w:szCs w:val="24"/>
        </w:rPr>
        <w:t xml:space="preserve"> model </w:t>
      </w:r>
      <w:r w:rsidR="00652EBE">
        <w:rPr>
          <w:rFonts w:ascii="Times New Roman" w:hAnsi="Times New Roman" w:cs="Times New Roman"/>
          <w:sz w:val="24"/>
          <w:szCs w:val="24"/>
        </w:rPr>
        <w:t>comparisons</w:t>
      </w:r>
      <w:r w:rsidR="00513C40">
        <w:rPr>
          <w:rFonts w:ascii="Times New Roman" w:hAnsi="Times New Roman" w:cs="Times New Roman"/>
          <w:sz w:val="24"/>
          <w:szCs w:val="24"/>
        </w:rPr>
        <w:t>,</w:t>
      </w:r>
      <w:r w:rsidR="00652EBE">
        <w:rPr>
          <w:rFonts w:ascii="Times New Roman" w:hAnsi="Times New Roman" w:cs="Times New Roman"/>
          <w:sz w:val="24"/>
          <w:szCs w:val="24"/>
        </w:rPr>
        <w:t xml:space="preserve"> excepting </w:t>
      </w:r>
      <w:r w:rsidR="001021C5">
        <w:rPr>
          <w:rFonts w:ascii="Times New Roman" w:hAnsi="Times New Roman" w:cs="Times New Roman"/>
          <w:sz w:val="24"/>
          <w:szCs w:val="24"/>
        </w:rPr>
        <w:t xml:space="preserve">those for </w:t>
      </w:r>
      <w:r w:rsidR="00652EBE">
        <w:rPr>
          <w:rFonts w:ascii="Times New Roman" w:hAnsi="Times New Roman" w:cs="Times New Roman"/>
          <w:sz w:val="24"/>
          <w:szCs w:val="24"/>
        </w:rPr>
        <w:t xml:space="preserve">BBRKC </w:t>
      </w:r>
      <w:r w:rsidR="00CA446D">
        <w:rPr>
          <w:rFonts w:ascii="Times New Roman" w:hAnsi="Times New Roman" w:cs="Times New Roman"/>
          <w:sz w:val="24"/>
          <w:szCs w:val="24"/>
        </w:rPr>
        <w:t>SC</w:t>
      </w:r>
      <w:r w:rsidR="00652EBE">
        <w:rPr>
          <w:rFonts w:ascii="Times New Roman" w:hAnsi="Times New Roman" w:cs="Times New Roman"/>
          <w:sz w:val="24"/>
          <w:szCs w:val="24"/>
        </w:rPr>
        <w:t xml:space="preserve">, </w:t>
      </w:r>
      <w:r w:rsidR="009C3E4A">
        <w:rPr>
          <w:rFonts w:ascii="Times New Roman" w:hAnsi="Times New Roman" w:cs="Times New Roman"/>
          <w:sz w:val="24"/>
          <w:szCs w:val="24"/>
        </w:rPr>
        <w:t xml:space="preserve">LSS model </w:t>
      </w:r>
      <w:r w:rsidR="00AA58EC">
        <w:rPr>
          <w:rFonts w:ascii="Times New Roman" w:hAnsi="Times New Roman" w:cs="Times New Roman"/>
          <w:sz w:val="24"/>
          <w:szCs w:val="24"/>
        </w:rPr>
        <w:t>slopes</w:t>
      </w:r>
      <w:r w:rsidR="00652EBE">
        <w:rPr>
          <w:rFonts w:ascii="Times New Roman" w:hAnsi="Times New Roman" w:cs="Times New Roman"/>
          <w:sz w:val="24"/>
          <w:szCs w:val="24"/>
        </w:rPr>
        <w:t xml:space="preserve"> were significantly</w:t>
      </w:r>
      <w:r w:rsidR="00E87134">
        <w:rPr>
          <w:rFonts w:ascii="Times New Roman" w:hAnsi="Times New Roman" w:cs="Times New Roman"/>
          <w:sz w:val="24"/>
          <w:szCs w:val="24"/>
        </w:rPr>
        <w:t xml:space="preserve"> different (Table </w:t>
      </w:r>
      <w:r w:rsidR="00C064E7">
        <w:rPr>
          <w:rFonts w:ascii="Times New Roman" w:hAnsi="Times New Roman" w:cs="Times New Roman"/>
          <w:sz w:val="24"/>
          <w:szCs w:val="24"/>
        </w:rPr>
        <w:t>7</w:t>
      </w:r>
      <w:r w:rsidR="00AA58EC">
        <w:rPr>
          <w:rFonts w:ascii="Times New Roman" w:hAnsi="Times New Roman" w:cs="Times New Roman"/>
          <w:sz w:val="24"/>
          <w:szCs w:val="24"/>
        </w:rPr>
        <w:t>). These findings suggest</w:t>
      </w:r>
      <w:r w:rsidR="00652EBE">
        <w:rPr>
          <w:rFonts w:ascii="Times New Roman" w:hAnsi="Times New Roman" w:cs="Times New Roman"/>
          <w:sz w:val="24"/>
          <w:szCs w:val="24"/>
        </w:rPr>
        <w:t xml:space="preserve"> that the relationship between size and weight differs based on </w:t>
      </w:r>
      <w:r w:rsidR="00CA446D">
        <w:rPr>
          <w:rFonts w:ascii="Times New Roman" w:hAnsi="Times New Roman" w:cs="Times New Roman"/>
          <w:sz w:val="24"/>
          <w:szCs w:val="24"/>
        </w:rPr>
        <w:t>SC</w:t>
      </w:r>
      <w:r w:rsidR="0058786A">
        <w:rPr>
          <w:rFonts w:ascii="Times New Roman" w:hAnsi="Times New Roman" w:cs="Times New Roman"/>
          <w:sz w:val="24"/>
          <w:szCs w:val="24"/>
        </w:rPr>
        <w:t>, temperature</w:t>
      </w:r>
      <w:r w:rsidR="00652EBE">
        <w:rPr>
          <w:rFonts w:ascii="Times New Roman" w:hAnsi="Times New Roman" w:cs="Times New Roman"/>
          <w:sz w:val="24"/>
          <w:szCs w:val="24"/>
        </w:rPr>
        <w:t>.</w:t>
      </w:r>
    </w:p>
    <w:p w14:paraId="7831B288" w14:textId="4D049E95" w:rsidR="002F4B85" w:rsidRDefault="00BA0984"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L</w:t>
      </w:r>
      <w:r w:rsidR="002F4B85">
        <w:rPr>
          <w:rFonts w:ascii="Times New Roman" w:hAnsi="Times New Roman" w:cs="Times New Roman"/>
          <w:sz w:val="24"/>
          <w:szCs w:val="24"/>
        </w:rPr>
        <w:t xml:space="preserve">imiting </w:t>
      </w:r>
      <w:r w:rsidR="005B4272">
        <w:rPr>
          <w:rFonts w:ascii="Times New Roman" w:hAnsi="Times New Roman" w:cs="Times New Roman"/>
          <w:sz w:val="24"/>
          <w:szCs w:val="24"/>
        </w:rPr>
        <w:t>NS</w:t>
      </w:r>
      <w:r w:rsidR="002F4B85">
        <w:rPr>
          <w:rFonts w:ascii="Times New Roman" w:hAnsi="Times New Roman" w:cs="Times New Roman"/>
          <w:sz w:val="24"/>
          <w:szCs w:val="24"/>
        </w:rPr>
        <w:t xml:space="preserve"> male data to the same size ranges as </w:t>
      </w:r>
      <w:r w:rsidR="0056114C">
        <w:rPr>
          <w:rFonts w:ascii="Times New Roman" w:hAnsi="Times New Roman" w:cs="Times New Roman"/>
          <w:sz w:val="24"/>
          <w:szCs w:val="24"/>
        </w:rPr>
        <w:t>OS</w:t>
      </w:r>
      <w:r w:rsidR="002F4B85">
        <w:rPr>
          <w:rFonts w:ascii="Times New Roman" w:hAnsi="Times New Roman" w:cs="Times New Roman"/>
          <w:sz w:val="24"/>
          <w:szCs w:val="24"/>
        </w:rPr>
        <w:t xml:space="preserve"> males</w:t>
      </w:r>
      <w:r>
        <w:rPr>
          <w:rFonts w:ascii="Times New Roman" w:hAnsi="Times New Roman" w:cs="Times New Roman"/>
          <w:sz w:val="24"/>
          <w:szCs w:val="24"/>
        </w:rPr>
        <w:t xml:space="preserve"> affected </w:t>
      </w:r>
      <w:r w:rsidR="0058786A">
        <w:rPr>
          <w:rFonts w:ascii="Times New Roman" w:hAnsi="Times New Roman" w:cs="Times New Roman"/>
          <w:sz w:val="24"/>
          <w:szCs w:val="24"/>
        </w:rPr>
        <w:t xml:space="preserve">LSS </w:t>
      </w:r>
      <w:r>
        <w:rPr>
          <w:rFonts w:ascii="Times New Roman" w:hAnsi="Times New Roman" w:cs="Times New Roman"/>
          <w:sz w:val="24"/>
          <w:szCs w:val="24"/>
        </w:rPr>
        <w:t xml:space="preserve">model parameters, but did not fundamentally alter the </w:t>
      </w:r>
      <w:r w:rsidR="00CA446D">
        <w:rPr>
          <w:rFonts w:ascii="Times New Roman" w:hAnsi="Times New Roman" w:cs="Times New Roman"/>
          <w:sz w:val="24"/>
          <w:szCs w:val="24"/>
        </w:rPr>
        <w:t>SC</w:t>
      </w:r>
      <w:r w:rsidR="00B720B0">
        <w:rPr>
          <w:rFonts w:ascii="Times New Roman" w:hAnsi="Times New Roman" w:cs="Times New Roman"/>
          <w:sz w:val="24"/>
          <w:szCs w:val="24"/>
        </w:rPr>
        <w:t xml:space="preserve"> based size-weight relationships</w:t>
      </w:r>
      <w:r>
        <w:rPr>
          <w:rFonts w:ascii="Times New Roman" w:hAnsi="Times New Roman" w:cs="Times New Roman"/>
          <w:sz w:val="24"/>
          <w:szCs w:val="24"/>
        </w:rPr>
        <w:t xml:space="preserve">: </w:t>
      </w:r>
      <w:r w:rsidR="00C451B4">
        <w:rPr>
          <w:rFonts w:ascii="Times New Roman" w:hAnsi="Times New Roman" w:cs="Times New Roman"/>
          <w:sz w:val="24"/>
          <w:szCs w:val="24"/>
        </w:rPr>
        <w:t xml:space="preserve">in all cases </w:t>
      </w:r>
      <w:r>
        <w:rPr>
          <w:rFonts w:ascii="Times New Roman" w:hAnsi="Times New Roman" w:cs="Times New Roman"/>
          <w:sz w:val="24"/>
          <w:szCs w:val="24"/>
        </w:rPr>
        <w:t xml:space="preserve">models still </w:t>
      </w:r>
      <w:del w:id="640" w:author="Chris.Long" w:date="2023-07-05T15:48:00Z">
        <w:r w:rsidDel="00437A4F">
          <w:rPr>
            <w:rFonts w:ascii="Times New Roman" w:hAnsi="Times New Roman" w:cs="Times New Roman"/>
            <w:sz w:val="24"/>
            <w:szCs w:val="24"/>
          </w:rPr>
          <w:delText xml:space="preserve">suggest </w:delText>
        </w:r>
      </w:del>
      <w:r w:rsidR="00926526">
        <w:rPr>
          <w:rFonts w:ascii="Times New Roman" w:hAnsi="Times New Roman" w:cs="Times New Roman"/>
          <w:sz w:val="24"/>
          <w:szCs w:val="24"/>
        </w:rPr>
        <w:t>indicate</w:t>
      </w:r>
      <w:ins w:id="641" w:author="Chris.Long" w:date="2023-07-05T15:48:00Z">
        <w:r w:rsidR="00437A4F">
          <w:rPr>
            <w:rFonts w:ascii="Times New Roman" w:hAnsi="Times New Roman" w:cs="Times New Roman"/>
            <w:sz w:val="24"/>
            <w:szCs w:val="24"/>
          </w:rPr>
          <w:t xml:space="preserve"> </w:t>
        </w:r>
      </w:ins>
      <w:r>
        <w:rPr>
          <w:rFonts w:ascii="Times New Roman" w:hAnsi="Times New Roman" w:cs="Times New Roman"/>
          <w:sz w:val="24"/>
          <w:szCs w:val="24"/>
        </w:rPr>
        <w:t xml:space="preserve">that </w:t>
      </w:r>
      <w:r w:rsidR="002A14E5">
        <w:rPr>
          <w:rFonts w:ascii="Times New Roman" w:hAnsi="Times New Roman" w:cs="Times New Roman"/>
          <w:sz w:val="24"/>
          <w:szCs w:val="24"/>
        </w:rPr>
        <w:t>OS</w:t>
      </w:r>
      <w:r>
        <w:rPr>
          <w:rFonts w:ascii="Times New Roman" w:hAnsi="Times New Roman" w:cs="Times New Roman"/>
          <w:sz w:val="24"/>
          <w:szCs w:val="24"/>
        </w:rPr>
        <w:t xml:space="preserve"> males are heavier </w:t>
      </w:r>
      <w:r w:rsidR="00C451B4">
        <w:rPr>
          <w:rFonts w:ascii="Times New Roman" w:hAnsi="Times New Roman" w:cs="Times New Roman"/>
          <w:sz w:val="24"/>
          <w:szCs w:val="24"/>
        </w:rPr>
        <w:t>for</w:t>
      </w:r>
      <w:r>
        <w:rPr>
          <w:rFonts w:ascii="Times New Roman" w:hAnsi="Times New Roman" w:cs="Times New Roman"/>
          <w:sz w:val="24"/>
          <w:szCs w:val="24"/>
        </w:rPr>
        <w:t xml:space="preserve"> a given size t</w:t>
      </w:r>
      <w:r w:rsidR="005B4272">
        <w:rPr>
          <w:rFonts w:ascii="Times New Roman" w:hAnsi="Times New Roman" w:cs="Times New Roman"/>
          <w:sz w:val="24"/>
          <w:szCs w:val="24"/>
        </w:rPr>
        <w:t>han</w:t>
      </w:r>
      <w:r w:rsidR="00C451B4">
        <w:rPr>
          <w:rFonts w:ascii="Times New Roman" w:hAnsi="Times New Roman" w:cs="Times New Roman"/>
          <w:sz w:val="24"/>
          <w:szCs w:val="24"/>
        </w:rPr>
        <w:t xml:space="preserve"> are</w:t>
      </w:r>
      <w:r w:rsidR="005B4272">
        <w:rPr>
          <w:rFonts w:ascii="Times New Roman" w:hAnsi="Times New Roman" w:cs="Times New Roman"/>
          <w:sz w:val="24"/>
          <w:szCs w:val="24"/>
        </w:rPr>
        <w:t xml:space="preserve"> new shell males. </w:t>
      </w:r>
      <w:r w:rsidR="0096238C">
        <w:rPr>
          <w:rFonts w:ascii="Times New Roman" w:hAnsi="Times New Roman" w:cs="Times New Roman"/>
          <w:sz w:val="24"/>
          <w:szCs w:val="24"/>
        </w:rPr>
        <w:t xml:space="preserve">Because of this, models developed using concatenated data were not adapted for further use in the calculation of biomass estimates. </w:t>
      </w:r>
      <w:r w:rsidR="005B4272">
        <w:rPr>
          <w:rFonts w:ascii="Times New Roman" w:hAnsi="Times New Roman" w:cs="Times New Roman"/>
          <w:sz w:val="24"/>
          <w:szCs w:val="24"/>
        </w:rPr>
        <w:t>For BBRKC</w:t>
      </w:r>
      <w:r w:rsidR="00C21F46">
        <w:rPr>
          <w:rFonts w:ascii="Times New Roman" w:hAnsi="Times New Roman" w:cs="Times New Roman"/>
          <w:sz w:val="24"/>
          <w:szCs w:val="24"/>
        </w:rPr>
        <w:t>, models using the 79 mm cutoff (giving a NS size range matching the size range observed in baseline OS data) did not differ significant</w:t>
      </w:r>
      <w:r w:rsidR="00E87134">
        <w:rPr>
          <w:rFonts w:ascii="Times New Roman" w:hAnsi="Times New Roman" w:cs="Times New Roman"/>
          <w:sz w:val="24"/>
          <w:szCs w:val="24"/>
        </w:rPr>
        <w:t>ly from baseline models (Table 4</w:t>
      </w:r>
      <w:r w:rsidR="00C21F46">
        <w:rPr>
          <w:rFonts w:ascii="Times New Roman" w:hAnsi="Times New Roman" w:cs="Times New Roman"/>
          <w:sz w:val="24"/>
          <w:szCs w:val="24"/>
        </w:rPr>
        <w:t xml:space="preserve">). Increasing the cutoff to 132 mm </w:t>
      </w:r>
      <w:r w:rsidR="00E8493E">
        <w:rPr>
          <w:rFonts w:ascii="Times New Roman" w:hAnsi="Times New Roman" w:cs="Times New Roman"/>
          <w:sz w:val="24"/>
          <w:szCs w:val="24"/>
        </w:rPr>
        <w:t xml:space="preserve">for NS males changed the slope, but did not significantly alter the intercept relative to the NS baseline, while </w:t>
      </w:r>
      <w:r w:rsidR="00B720B0">
        <w:rPr>
          <w:rFonts w:ascii="Times New Roman" w:hAnsi="Times New Roman" w:cs="Times New Roman"/>
          <w:sz w:val="24"/>
          <w:szCs w:val="24"/>
        </w:rPr>
        <w:t xml:space="preserve">the same cutoff increased the difference between the NS and OS models, such that slopes significantly differed (Table </w:t>
      </w:r>
      <w:r w:rsidR="00E87134">
        <w:rPr>
          <w:rFonts w:ascii="Times New Roman" w:hAnsi="Times New Roman" w:cs="Times New Roman"/>
          <w:sz w:val="24"/>
          <w:szCs w:val="24"/>
        </w:rPr>
        <w:t>4</w:t>
      </w:r>
      <w:r w:rsidR="00EA262A">
        <w:rPr>
          <w:rFonts w:ascii="Times New Roman" w:hAnsi="Times New Roman" w:cs="Times New Roman"/>
          <w:sz w:val="24"/>
          <w:szCs w:val="24"/>
        </w:rPr>
        <w:t xml:space="preserve">). </w:t>
      </w:r>
      <w:r w:rsidR="0096238C">
        <w:rPr>
          <w:rFonts w:ascii="Times New Roman" w:hAnsi="Times New Roman" w:cs="Times New Roman"/>
          <w:sz w:val="24"/>
          <w:szCs w:val="24"/>
        </w:rPr>
        <w:t>U</w:t>
      </w:r>
      <w:r w:rsidR="00B720B0">
        <w:rPr>
          <w:rFonts w:ascii="Times New Roman" w:hAnsi="Times New Roman" w:cs="Times New Roman"/>
          <w:sz w:val="24"/>
          <w:szCs w:val="24"/>
        </w:rPr>
        <w:t xml:space="preserve">se of minimum size cutoffs for the NS males did not notably alter conclusions </w:t>
      </w:r>
      <w:r w:rsidR="0096238C">
        <w:rPr>
          <w:rFonts w:ascii="Times New Roman" w:hAnsi="Times New Roman" w:cs="Times New Roman"/>
          <w:sz w:val="24"/>
          <w:szCs w:val="24"/>
        </w:rPr>
        <w:t xml:space="preserve">for either </w:t>
      </w:r>
      <w:r w:rsidR="0096238C" w:rsidRPr="00823E30">
        <w:rPr>
          <w:rFonts w:ascii="Times New Roman" w:hAnsi="Times New Roman" w:cs="Times New Roman"/>
          <w:i/>
          <w:sz w:val="24"/>
          <w:szCs w:val="24"/>
        </w:rPr>
        <w:t xml:space="preserve">Chionoecetes spp. </w:t>
      </w:r>
      <w:r w:rsidR="00B720B0">
        <w:rPr>
          <w:rFonts w:ascii="Times New Roman" w:hAnsi="Times New Roman" w:cs="Times New Roman"/>
          <w:sz w:val="24"/>
          <w:szCs w:val="24"/>
        </w:rPr>
        <w:t xml:space="preserve">when comparing between </w:t>
      </w:r>
      <w:r w:rsidR="00C61D95">
        <w:rPr>
          <w:rFonts w:ascii="Times New Roman" w:hAnsi="Times New Roman" w:cs="Times New Roman"/>
          <w:sz w:val="24"/>
          <w:szCs w:val="24"/>
        </w:rPr>
        <w:t>SC</w:t>
      </w:r>
      <w:r w:rsidR="00B720B0">
        <w:rPr>
          <w:rFonts w:ascii="Times New Roman" w:hAnsi="Times New Roman" w:cs="Times New Roman"/>
          <w:sz w:val="24"/>
          <w:szCs w:val="24"/>
        </w:rPr>
        <w:t xml:space="preserve"> groups</w:t>
      </w:r>
      <w:r w:rsidR="00AA58EC">
        <w:rPr>
          <w:rFonts w:ascii="Times New Roman" w:hAnsi="Times New Roman" w:cs="Times New Roman"/>
          <w:sz w:val="24"/>
          <w:szCs w:val="24"/>
        </w:rPr>
        <w:t xml:space="preserve">. </w:t>
      </w:r>
      <w:r w:rsidR="00823E30">
        <w:rPr>
          <w:rFonts w:ascii="Times New Roman" w:hAnsi="Times New Roman" w:cs="Times New Roman"/>
          <w:sz w:val="24"/>
          <w:szCs w:val="24"/>
        </w:rPr>
        <w:t>I</w:t>
      </w:r>
      <w:r w:rsidR="00AA58EC">
        <w:rPr>
          <w:rFonts w:ascii="Times New Roman" w:hAnsi="Times New Roman" w:cs="Times New Roman"/>
          <w:sz w:val="24"/>
          <w:szCs w:val="24"/>
        </w:rPr>
        <w:t xml:space="preserve">ntercepts for NS models employing data delimited using either cutoff </w:t>
      </w:r>
      <w:r w:rsidR="00375F64">
        <w:rPr>
          <w:rFonts w:ascii="Times New Roman" w:hAnsi="Times New Roman" w:cs="Times New Roman"/>
          <w:sz w:val="24"/>
          <w:szCs w:val="24"/>
        </w:rPr>
        <w:t>were statistically</w:t>
      </w:r>
      <w:r w:rsidR="00AA58EC">
        <w:rPr>
          <w:rFonts w:ascii="Times New Roman" w:hAnsi="Times New Roman" w:cs="Times New Roman"/>
          <w:sz w:val="24"/>
          <w:szCs w:val="24"/>
        </w:rPr>
        <w:t xml:space="preserve"> </w:t>
      </w:r>
      <w:r w:rsidR="0096238C">
        <w:rPr>
          <w:rFonts w:ascii="Times New Roman" w:hAnsi="Times New Roman" w:cs="Times New Roman"/>
          <w:sz w:val="24"/>
          <w:szCs w:val="24"/>
        </w:rPr>
        <w:t xml:space="preserve">different </w:t>
      </w:r>
      <w:r w:rsidR="00AA58EC">
        <w:rPr>
          <w:rFonts w:ascii="Times New Roman" w:hAnsi="Times New Roman" w:cs="Times New Roman"/>
          <w:sz w:val="24"/>
          <w:szCs w:val="24"/>
        </w:rPr>
        <w:t>from baseline model intercepts; s</w:t>
      </w:r>
      <w:r w:rsidR="00375F64">
        <w:rPr>
          <w:rFonts w:ascii="Times New Roman" w:hAnsi="Times New Roman" w:cs="Times New Roman"/>
          <w:sz w:val="24"/>
          <w:szCs w:val="24"/>
        </w:rPr>
        <w:t xml:space="preserve">lopes however only differed </w:t>
      </w:r>
      <w:r w:rsidR="00E87134">
        <w:rPr>
          <w:rFonts w:ascii="Times New Roman" w:hAnsi="Times New Roman" w:cs="Times New Roman"/>
          <w:sz w:val="24"/>
          <w:szCs w:val="24"/>
        </w:rPr>
        <w:t xml:space="preserve">in </w:t>
      </w:r>
      <w:del w:id="642" w:author="Jon.Richar" w:date="2023-11-02T15:22:00Z">
        <w:r w:rsidR="008E092D" w:rsidDel="00291C12">
          <w:rPr>
            <w:rFonts w:ascii="Times New Roman" w:hAnsi="Times New Roman" w:cs="Times New Roman"/>
            <w:sz w:val="24"/>
            <w:szCs w:val="24"/>
          </w:rPr>
          <w:delText>EBS CO</w:delText>
        </w:r>
      </w:del>
      <w:ins w:id="643" w:author="Jon.Richar" w:date="2023-11-02T15:22:00Z">
        <w:r w:rsidR="009F293B">
          <w:rPr>
            <w:rFonts w:ascii="Times New Roman" w:hAnsi="Times New Roman" w:cs="Times New Roman"/>
            <w:sz w:val="24"/>
            <w:szCs w:val="24"/>
          </w:rPr>
          <w:t>EBS SNC</w:t>
        </w:r>
      </w:ins>
      <w:r w:rsidR="00E87134">
        <w:rPr>
          <w:rFonts w:ascii="Times New Roman" w:hAnsi="Times New Roman" w:cs="Times New Roman"/>
          <w:sz w:val="24"/>
          <w:szCs w:val="24"/>
        </w:rPr>
        <w:t xml:space="preserve"> models (Table </w:t>
      </w:r>
      <w:r w:rsidR="00C064E7">
        <w:rPr>
          <w:rFonts w:ascii="Times New Roman" w:hAnsi="Times New Roman" w:cs="Times New Roman"/>
          <w:sz w:val="24"/>
          <w:szCs w:val="24"/>
        </w:rPr>
        <w:t>6</w:t>
      </w:r>
      <w:r w:rsidR="00AA58EC">
        <w:rPr>
          <w:rFonts w:ascii="Times New Roman" w:hAnsi="Times New Roman" w:cs="Times New Roman"/>
          <w:sz w:val="24"/>
          <w:szCs w:val="24"/>
        </w:rPr>
        <w:t>).</w:t>
      </w:r>
    </w:p>
    <w:p w14:paraId="45BFBF53" w14:textId="723CEA9D" w:rsidR="00E03E0E" w:rsidRDefault="005B1908" w:rsidP="00E03E0E">
      <w:pPr>
        <w:spacing w:after="0" w:line="480" w:lineRule="auto"/>
        <w:ind w:firstLine="720"/>
        <w:rPr>
          <w:rFonts w:ascii="Times New Roman" w:hAnsi="Times New Roman" w:cs="Times New Roman"/>
          <w:sz w:val="24"/>
          <w:szCs w:val="24"/>
        </w:rPr>
      </w:pPr>
      <w:ins w:id="644" w:author="Jon.Richar" w:date="2023-11-06T14:55:00Z">
        <w:r>
          <w:rPr>
            <w:rFonts w:ascii="Times New Roman" w:hAnsi="Times New Roman" w:cs="Times New Roman"/>
            <w:sz w:val="24"/>
            <w:szCs w:val="24"/>
          </w:rPr>
          <w:t xml:space="preserve">Shell condition, </w:t>
        </w:r>
      </w:ins>
      <w:r w:rsidR="0058786A">
        <w:rPr>
          <w:rFonts w:ascii="Times New Roman" w:hAnsi="Times New Roman" w:cs="Times New Roman"/>
          <w:sz w:val="24"/>
          <w:szCs w:val="24"/>
        </w:rPr>
        <w:t xml:space="preserve">maturity, </w:t>
      </w:r>
      <w:ins w:id="645" w:author="Jon.Richar" w:date="2023-11-06T14:55:00Z">
        <w:r>
          <w:rPr>
            <w:rFonts w:ascii="Times New Roman" w:hAnsi="Times New Roman" w:cs="Times New Roman"/>
            <w:sz w:val="24"/>
            <w:szCs w:val="24"/>
          </w:rPr>
          <w:t xml:space="preserve">clutch-size and </w:t>
        </w:r>
      </w:ins>
      <w:ins w:id="646" w:author="Jon.Richar" w:date="2023-11-06T14:56:00Z">
        <w:r>
          <w:rPr>
            <w:rFonts w:ascii="Times New Roman" w:hAnsi="Times New Roman" w:cs="Times New Roman"/>
            <w:sz w:val="24"/>
            <w:szCs w:val="24"/>
          </w:rPr>
          <w:t>temperature</w:t>
        </w:r>
      </w:ins>
      <w:ins w:id="647" w:author="Jon.Richar" w:date="2023-11-06T14:55:00Z">
        <w:r>
          <w:rPr>
            <w:rFonts w:ascii="Times New Roman" w:hAnsi="Times New Roman" w:cs="Times New Roman"/>
            <w:sz w:val="24"/>
            <w:szCs w:val="24"/>
          </w:rPr>
          <w:t xml:space="preserve"> </w:t>
        </w:r>
      </w:ins>
      <w:r w:rsidR="0058786A">
        <w:rPr>
          <w:rFonts w:ascii="Times New Roman" w:hAnsi="Times New Roman" w:cs="Times New Roman"/>
          <w:sz w:val="24"/>
          <w:szCs w:val="24"/>
        </w:rPr>
        <w:t>all</w:t>
      </w:r>
      <w:ins w:id="648" w:author="Jon.Richar" w:date="2023-11-06T14:56:00Z">
        <w:r>
          <w:rPr>
            <w:rFonts w:ascii="Times New Roman" w:hAnsi="Times New Roman" w:cs="Times New Roman"/>
            <w:sz w:val="24"/>
            <w:szCs w:val="24"/>
          </w:rPr>
          <w:t xml:space="preserve"> affect </w:t>
        </w:r>
      </w:ins>
      <w:r w:rsidR="0058786A">
        <w:rPr>
          <w:rFonts w:ascii="Times New Roman" w:hAnsi="Times New Roman" w:cs="Times New Roman"/>
          <w:sz w:val="24"/>
          <w:szCs w:val="24"/>
        </w:rPr>
        <w:t xml:space="preserve">the </w:t>
      </w:r>
      <w:ins w:id="649" w:author="Jon.Richar" w:date="2023-11-06T14:56:00Z">
        <w:r>
          <w:rPr>
            <w:rFonts w:ascii="Times New Roman" w:hAnsi="Times New Roman" w:cs="Times New Roman"/>
            <w:sz w:val="24"/>
            <w:szCs w:val="24"/>
          </w:rPr>
          <w:t xml:space="preserve">weight-at-size relationship </w:t>
        </w:r>
      </w:ins>
      <w:del w:id="650" w:author="Jon.Richar" w:date="2023-11-06T14:56:00Z">
        <w:r w:rsidR="00375F64" w:rsidDel="005B1908">
          <w:rPr>
            <w:rFonts w:ascii="Times New Roman" w:hAnsi="Times New Roman" w:cs="Times New Roman"/>
            <w:sz w:val="24"/>
            <w:szCs w:val="24"/>
          </w:rPr>
          <w:delText xml:space="preserve">Relative to standard weight-at-size estimates, those derived using the </w:delText>
        </w:r>
        <w:r w:rsidR="00891537" w:rsidDel="005B1908">
          <w:rPr>
            <w:rFonts w:ascii="Times New Roman" w:hAnsi="Times New Roman" w:cs="Times New Roman"/>
            <w:sz w:val="24"/>
            <w:szCs w:val="24"/>
          </w:rPr>
          <w:delText>covariate</w:delText>
        </w:r>
        <w:r w:rsidR="00375F64" w:rsidDel="005B1908">
          <w:rPr>
            <w:rFonts w:ascii="Times New Roman" w:hAnsi="Times New Roman" w:cs="Times New Roman"/>
            <w:sz w:val="24"/>
            <w:szCs w:val="24"/>
          </w:rPr>
          <w:delText xml:space="preserve">-based models </w:delText>
        </w:r>
        <w:r w:rsidR="00437413" w:rsidDel="005B1908">
          <w:rPr>
            <w:rFonts w:ascii="Times New Roman" w:hAnsi="Times New Roman" w:cs="Times New Roman"/>
            <w:sz w:val="24"/>
            <w:szCs w:val="24"/>
          </w:rPr>
          <w:delText xml:space="preserve">exhibited size-based variance, with the relationship differing based on the </w:delText>
        </w:r>
        <w:r w:rsidR="00C61D95" w:rsidDel="005B1908">
          <w:rPr>
            <w:rFonts w:ascii="Times New Roman" w:hAnsi="Times New Roman" w:cs="Times New Roman"/>
            <w:sz w:val="24"/>
            <w:szCs w:val="24"/>
          </w:rPr>
          <w:delText>SC</w:delText>
        </w:r>
        <w:r w:rsidR="00891537" w:rsidDel="005B1908">
          <w:rPr>
            <w:rFonts w:ascii="Times New Roman" w:hAnsi="Times New Roman" w:cs="Times New Roman"/>
            <w:sz w:val="24"/>
            <w:szCs w:val="24"/>
          </w:rPr>
          <w:delText>/CS/thermal regime</w:delText>
        </w:r>
        <w:r w:rsidR="002A14E5" w:rsidDel="005B1908">
          <w:rPr>
            <w:rFonts w:ascii="Times New Roman" w:hAnsi="Times New Roman" w:cs="Times New Roman"/>
            <w:sz w:val="24"/>
            <w:szCs w:val="24"/>
          </w:rPr>
          <w:delText xml:space="preserve"> </w:delText>
        </w:r>
      </w:del>
      <w:r w:rsidR="002A14E5">
        <w:rPr>
          <w:rFonts w:ascii="Times New Roman" w:hAnsi="Times New Roman" w:cs="Times New Roman"/>
          <w:sz w:val="24"/>
          <w:szCs w:val="24"/>
        </w:rPr>
        <w:t>(</w:t>
      </w:r>
      <w:r w:rsidR="00B31617">
        <w:rPr>
          <w:rFonts w:ascii="Times New Roman" w:hAnsi="Times New Roman" w:cs="Times New Roman"/>
          <w:sz w:val="24"/>
          <w:szCs w:val="24"/>
        </w:rPr>
        <w:t>Figs</w:t>
      </w:r>
      <w:r w:rsidR="00DD36E4">
        <w:rPr>
          <w:rFonts w:ascii="Times New Roman" w:hAnsi="Times New Roman" w:cs="Times New Roman"/>
          <w:sz w:val="24"/>
          <w:szCs w:val="24"/>
        </w:rPr>
        <w:t xml:space="preserve"> </w:t>
      </w:r>
      <w:r w:rsidR="00EB55AA">
        <w:rPr>
          <w:rFonts w:ascii="Times New Roman" w:hAnsi="Times New Roman" w:cs="Times New Roman"/>
          <w:sz w:val="24"/>
          <w:szCs w:val="24"/>
        </w:rPr>
        <w:t>4</w:t>
      </w:r>
      <w:r w:rsidR="00891537">
        <w:rPr>
          <w:rFonts w:ascii="Times New Roman" w:hAnsi="Times New Roman" w:cs="Times New Roman"/>
          <w:sz w:val="24"/>
          <w:szCs w:val="24"/>
        </w:rPr>
        <w:t xml:space="preserve">, 5, 6, </w:t>
      </w:r>
      <w:r w:rsidR="00897D5D">
        <w:rPr>
          <w:rFonts w:ascii="Times New Roman" w:hAnsi="Times New Roman" w:cs="Times New Roman"/>
          <w:sz w:val="24"/>
          <w:szCs w:val="24"/>
        </w:rPr>
        <w:t>7</w:t>
      </w:r>
      <w:r w:rsidR="00B31617">
        <w:rPr>
          <w:rFonts w:ascii="Times New Roman" w:hAnsi="Times New Roman" w:cs="Times New Roman"/>
          <w:sz w:val="24"/>
          <w:szCs w:val="24"/>
        </w:rPr>
        <w:t>, 8, 9</w:t>
      </w:r>
      <w:r w:rsidR="00DD36E4">
        <w:rPr>
          <w:rFonts w:ascii="Times New Roman" w:hAnsi="Times New Roman" w:cs="Times New Roman"/>
          <w:sz w:val="24"/>
          <w:szCs w:val="24"/>
        </w:rPr>
        <w:t xml:space="preserve">). </w:t>
      </w:r>
      <w:r w:rsidR="00E03E0E">
        <w:rPr>
          <w:rFonts w:ascii="Times New Roman" w:hAnsi="Times New Roman" w:cs="Times New Roman"/>
          <w:sz w:val="24"/>
          <w:szCs w:val="24"/>
        </w:rPr>
        <w:t>Before proceeding, an important caveat when interpreting size-at-weight output is that due to crab biology</w:t>
      </w:r>
      <w:r w:rsidR="00A02BE6">
        <w:rPr>
          <w:rFonts w:ascii="Times New Roman" w:hAnsi="Times New Roman" w:cs="Times New Roman"/>
          <w:sz w:val="24"/>
          <w:szCs w:val="24"/>
        </w:rPr>
        <w:t xml:space="preserve">, specifically molt intervals and for </w:t>
      </w:r>
      <w:r w:rsidR="00A02BE6" w:rsidRPr="00A02BE6">
        <w:rPr>
          <w:rFonts w:ascii="Times New Roman" w:hAnsi="Times New Roman" w:cs="Times New Roman"/>
          <w:i/>
          <w:sz w:val="24"/>
          <w:szCs w:val="24"/>
        </w:rPr>
        <w:t xml:space="preserve">Chionoecetes spp, </w:t>
      </w:r>
      <w:r w:rsidR="00A02BE6">
        <w:rPr>
          <w:rFonts w:ascii="Times New Roman" w:hAnsi="Times New Roman" w:cs="Times New Roman"/>
          <w:sz w:val="24"/>
          <w:szCs w:val="24"/>
        </w:rPr>
        <w:t xml:space="preserve">size at maturity and the associated terminal molt, </w:t>
      </w:r>
      <w:r w:rsidR="00E03E0E">
        <w:rPr>
          <w:rFonts w:ascii="Times New Roman" w:hAnsi="Times New Roman" w:cs="Times New Roman"/>
          <w:sz w:val="24"/>
          <w:szCs w:val="24"/>
        </w:rPr>
        <w:t>OS crab only occur at or above certain sizes (RKC, 60 mm CL; BKC, 50 mm CL; CO/CB, 20 mm CW)</w:t>
      </w:r>
      <w:r w:rsidR="00A02BE6">
        <w:rPr>
          <w:rFonts w:ascii="Times New Roman" w:hAnsi="Times New Roman" w:cs="Times New Roman"/>
          <w:sz w:val="24"/>
          <w:szCs w:val="24"/>
        </w:rPr>
        <w:t>, thus model divergences below these cutoffs are biologically meaningless</w:t>
      </w:r>
      <w:ins w:id="651" w:author="Jon.Richar" w:date="2023-11-13T08:50:00Z">
        <w:r w:rsidR="00D97C95">
          <w:rPr>
            <w:rFonts w:ascii="Times New Roman" w:hAnsi="Times New Roman" w:cs="Times New Roman"/>
            <w:sz w:val="24"/>
            <w:szCs w:val="24"/>
          </w:rPr>
          <w:t xml:space="preserve"> and are </w:t>
        </w:r>
      </w:ins>
      <w:ins w:id="652" w:author="Jon.Richar" w:date="2023-11-13T08:51:00Z">
        <w:r w:rsidR="00D97C95">
          <w:rPr>
            <w:rFonts w:ascii="Times New Roman" w:hAnsi="Times New Roman" w:cs="Times New Roman"/>
            <w:sz w:val="24"/>
            <w:szCs w:val="24"/>
          </w:rPr>
          <w:t>not depicted</w:t>
        </w:r>
      </w:ins>
      <w:r w:rsidR="00A02BE6">
        <w:rPr>
          <w:rFonts w:ascii="Times New Roman" w:hAnsi="Times New Roman" w:cs="Times New Roman"/>
          <w:sz w:val="24"/>
          <w:szCs w:val="24"/>
        </w:rPr>
        <w:t>.</w:t>
      </w:r>
    </w:p>
    <w:p w14:paraId="7D36C087" w14:textId="46F00678" w:rsidR="00C67766" w:rsidRDefault="008D790E"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437413">
        <w:rPr>
          <w:rFonts w:ascii="Times New Roman" w:hAnsi="Times New Roman" w:cs="Times New Roman"/>
          <w:sz w:val="24"/>
          <w:szCs w:val="24"/>
        </w:rPr>
        <w:t xml:space="preserve">or </w:t>
      </w:r>
      <w:r w:rsidR="00C61D95">
        <w:rPr>
          <w:rFonts w:ascii="Times New Roman" w:hAnsi="Times New Roman" w:cs="Times New Roman"/>
          <w:sz w:val="24"/>
          <w:szCs w:val="24"/>
        </w:rPr>
        <w:t>BBRKC</w:t>
      </w:r>
      <w:r>
        <w:rPr>
          <w:rFonts w:ascii="Times New Roman" w:hAnsi="Times New Roman" w:cs="Times New Roman"/>
          <w:sz w:val="24"/>
          <w:szCs w:val="24"/>
        </w:rPr>
        <w:t xml:space="preserve"> comparisons of weight-at-size between model groups gave results that were nearly constant across sizes and conformed with expectations (Fig.5a). Conversely, for male</w:t>
      </w:r>
      <w:r w:rsidR="00EB55AA">
        <w:rPr>
          <w:rFonts w:ascii="Times New Roman" w:hAnsi="Times New Roman" w:cs="Times New Roman"/>
          <w:sz w:val="24"/>
          <w:szCs w:val="24"/>
        </w:rPr>
        <w:t xml:space="preserve"> SMBKC</w:t>
      </w:r>
      <w:r w:rsidR="00437413">
        <w:rPr>
          <w:rFonts w:ascii="Times New Roman" w:hAnsi="Times New Roman" w:cs="Times New Roman"/>
          <w:sz w:val="24"/>
          <w:szCs w:val="24"/>
        </w:rPr>
        <w:t xml:space="preserve"> </w:t>
      </w:r>
      <w:r>
        <w:rPr>
          <w:rFonts w:ascii="Times New Roman" w:hAnsi="Times New Roman" w:cs="Times New Roman"/>
          <w:sz w:val="24"/>
          <w:szCs w:val="24"/>
        </w:rPr>
        <w:t>distinct differences between weight-at-size estimates</w:t>
      </w:r>
      <w:r w:rsidR="00896178">
        <w:rPr>
          <w:rFonts w:ascii="Times New Roman" w:hAnsi="Times New Roman" w:cs="Times New Roman"/>
          <w:sz w:val="24"/>
          <w:szCs w:val="24"/>
        </w:rPr>
        <w:t xml:space="preserve"> were observed</w:t>
      </w:r>
      <w:r>
        <w:rPr>
          <w:rFonts w:ascii="Times New Roman" w:hAnsi="Times New Roman" w:cs="Times New Roman"/>
          <w:sz w:val="24"/>
          <w:szCs w:val="24"/>
        </w:rPr>
        <w:t xml:space="preserve"> based on the model comparison in question</w:t>
      </w:r>
      <w:r w:rsidR="00CD359D">
        <w:rPr>
          <w:rFonts w:ascii="Times New Roman" w:hAnsi="Times New Roman" w:cs="Times New Roman"/>
          <w:sz w:val="24"/>
          <w:szCs w:val="24"/>
        </w:rPr>
        <w:t xml:space="preserve"> (Fig. 5b)</w:t>
      </w:r>
      <w:r w:rsidR="00896178">
        <w:rPr>
          <w:rFonts w:ascii="Times New Roman" w:hAnsi="Times New Roman" w:cs="Times New Roman"/>
          <w:sz w:val="24"/>
          <w:szCs w:val="24"/>
        </w:rPr>
        <w:t xml:space="preserve">. </w:t>
      </w:r>
      <w:del w:id="653" w:author="Jon.Richar" w:date="2023-11-02T15:22:00Z">
        <w:r w:rsidR="00C61D95" w:rsidDel="00291C12">
          <w:rPr>
            <w:rFonts w:ascii="Times New Roman" w:hAnsi="Times New Roman" w:cs="Times New Roman"/>
            <w:sz w:val="24"/>
            <w:szCs w:val="24"/>
          </w:rPr>
          <w:delText>EBS CO</w:delText>
        </w:r>
      </w:del>
      <w:ins w:id="654" w:author="Jon.Richar" w:date="2023-11-02T15:22:00Z">
        <w:r w:rsidR="009F293B">
          <w:rPr>
            <w:rFonts w:ascii="Times New Roman" w:hAnsi="Times New Roman" w:cs="Times New Roman"/>
            <w:sz w:val="24"/>
            <w:szCs w:val="24"/>
          </w:rPr>
          <w:t>EBS SNC</w:t>
        </w:r>
      </w:ins>
      <w:r w:rsidR="00437413">
        <w:rPr>
          <w:rFonts w:ascii="Times New Roman" w:hAnsi="Times New Roman" w:cs="Times New Roman"/>
          <w:sz w:val="24"/>
          <w:szCs w:val="24"/>
        </w:rPr>
        <w:t xml:space="preserve"> most closely agreed with the standard estimates at </w:t>
      </w:r>
      <w:r w:rsidR="00437413">
        <w:rPr>
          <w:rFonts w:ascii="Times New Roman" w:hAnsi="Times New Roman" w:cs="Times New Roman"/>
          <w:sz w:val="24"/>
          <w:szCs w:val="24"/>
        </w:rPr>
        <w:lastRenderedPageBreak/>
        <w:t xml:space="preserve">larger sizes, while the reverse was true for </w:t>
      </w:r>
      <w:del w:id="655" w:author="Jon.Richar" w:date="2023-11-02T15:23:00Z">
        <w:r w:rsidR="00C61D95" w:rsidDel="00291C12">
          <w:rPr>
            <w:rFonts w:ascii="Times New Roman" w:hAnsi="Times New Roman" w:cs="Times New Roman"/>
            <w:sz w:val="24"/>
            <w:szCs w:val="24"/>
          </w:rPr>
          <w:delText>EBS CB</w:delText>
        </w:r>
      </w:del>
      <w:ins w:id="656" w:author="Jon.Richar" w:date="2023-11-02T15:23:00Z">
        <w:r w:rsidR="00291C12">
          <w:rPr>
            <w:rFonts w:ascii="Times New Roman" w:hAnsi="Times New Roman" w:cs="Times New Roman"/>
            <w:sz w:val="24"/>
            <w:szCs w:val="24"/>
          </w:rPr>
          <w:t>EBS TC</w:t>
        </w:r>
      </w:ins>
      <w:r w:rsidR="00C61D95">
        <w:rPr>
          <w:rFonts w:ascii="Times New Roman" w:hAnsi="Times New Roman" w:cs="Times New Roman"/>
          <w:sz w:val="24"/>
          <w:szCs w:val="24"/>
        </w:rPr>
        <w:t xml:space="preserve"> </w:t>
      </w:r>
      <w:r w:rsidR="00437413">
        <w:rPr>
          <w:rFonts w:ascii="Times New Roman" w:hAnsi="Times New Roman" w:cs="Times New Roman"/>
          <w:sz w:val="24"/>
          <w:szCs w:val="24"/>
        </w:rPr>
        <w:t xml:space="preserve">(Figure </w:t>
      </w:r>
      <w:r w:rsidR="00CD359D">
        <w:rPr>
          <w:rFonts w:ascii="Times New Roman" w:hAnsi="Times New Roman" w:cs="Times New Roman"/>
          <w:sz w:val="24"/>
          <w:szCs w:val="24"/>
        </w:rPr>
        <w:t>6</w:t>
      </w:r>
      <w:r w:rsidR="00437413">
        <w:rPr>
          <w:rFonts w:ascii="Times New Roman" w:hAnsi="Times New Roman" w:cs="Times New Roman"/>
          <w:sz w:val="24"/>
          <w:szCs w:val="24"/>
        </w:rPr>
        <w:t>)</w:t>
      </w:r>
      <w:r w:rsidR="00B45270">
        <w:rPr>
          <w:rFonts w:ascii="Times New Roman" w:hAnsi="Times New Roman" w:cs="Times New Roman"/>
          <w:sz w:val="24"/>
          <w:szCs w:val="24"/>
        </w:rPr>
        <w:t>, with this being most pronounced for OS males (F</w:t>
      </w:r>
      <w:r w:rsidR="00D647AD">
        <w:rPr>
          <w:rFonts w:ascii="Times New Roman" w:hAnsi="Times New Roman" w:cs="Times New Roman"/>
          <w:sz w:val="24"/>
          <w:szCs w:val="24"/>
        </w:rPr>
        <w:t>i</w:t>
      </w:r>
      <w:r w:rsidR="00CD359D">
        <w:rPr>
          <w:rFonts w:ascii="Times New Roman" w:hAnsi="Times New Roman" w:cs="Times New Roman"/>
          <w:sz w:val="24"/>
          <w:szCs w:val="24"/>
        </w:rPr>
        <w:t>gure 6</w:t>
      </w:r>
      <w:r w:rsidR="00B45270">
        <w:rPr>
          <w:rFonts w:ascii="Times New Roman" w:hAnsi="Times New Roman" w:cs="Times New Roman"/>
          <w:sz w:val="24"/>
          <w:szCs w:val="24"/>
        </w:rPr>
        <w:t>)</w:t>
      </w:r>
      <w:r w:rsidR="00437413">
        <w:rPr>
          <w:rFonts w:ascii="Times New Roman" w:hAnsi="Times New Roman" w:cs="Times New Roman"/>
          <w:sz w:val="24"/>
          <w:szCs w:val="24"/>
        </w:rPr>
        <w:t xml:space="preserve">. </w:t>
      </w:r>
      <w:r w:rsidR="00BC6DF0">
        <w:rPr>
          <w:rFonts w:ascii="Times New Roman" w:hAnsi="Times New Roman" w:cs="Times New Roman"/>
          <w:sz w:val="24"/>
          <w:szCs w:val="24"/>
        </w:rPr>
        <w:t>For male EBS TC comparisons b</w:t>
      </w:r>
      <w:r w:rsidR="00342956">
        <w:rPr>
          <w:rFonts w:ascii="Times New Roman" w:hAnsi="Times New Roman" w:cs="Times New Roman"/>
          <w:sz w:val="24"/>
          <w:szCs w:val="24"/>
        </w:rPr>
        <w:t>y</w:t>
      </w:r>
      <w:r w:rsidR="00BC6DF0">
        <w:rPr>
          <w:rFonts w:ascii="Times New Roman" w:hAnsi="Times New Roman" w:cs="Times New Roman"/>
          <w:sz w:val="24"/>
          <w:szCs w:val="24"/>
        </w:rPr>
        <w:t xml:space="preserve"> shell condition within temperature groups yielded a marked trend of old shell crab being heavier at larger sizes, with the difference increasing with size (Figs 6a, 6b). Differences were much less pronounced when temperatures were compared within shell condition groups, with trend lines being much flatter (Figs 6a, 6b). Lower magnitude differences were observed in EBS SNC, relative to EBS CB, with nearly identical trends between temperature by shell condition models, and shell condition by temperature models</w:t>
      </w:r>
      <w:r w:rsidR="00342956">
        <w:rPr>
          <w:rFonts w:ascii="Times New Roman" w:hAnsi="Times New Roman" w:cs="Times New Roman"/>
          <w:sz w:val="24"/>
          <w:szCs w:val="24"/>
        </w:rPr>
        <w:t>, suggesting a comparatively limited effect by temperature</w:t>
      </w:r>
      <w:r w:rsidR="00BC6DF0">
        <w:rPr>
          <w:rFonts w:ascii="Times New Roman" w:hAnsi="Times New Roman" w:cs="Times New Roman"/>
          <w:sz w:val="24"/>
          <w:szCs w:val="24"/>
        </w:rPr>
        <w:t xml:space="preserve"> ( Figs 6c, 6d).</w:t>
      </w:r>
      <w:del w:id="657" w:author="Jon.Richar" w:date="2023-11-13T08:53:00Z">
        <w:r w:rsidR="00891537" w:rsidDel="00D97C95">
          <w:rPr>
            <w:rFonts w:ascii="Times New Roman" w:hAnsi="Times New Roman" w:cs="Times New Roman"/>
            <w:sz w:val="24"/>
            <w:szCs w:val="24"/>
          </w:rPr>
          <w:delText xml:space="preserve">Thermal-regime based models </w:delText>
        </w:r>
        <w:r w:rsidR="00452730" w:rsidDel="00D97C95">
          <w:rPr>
            <w:rFonts w:ascii="Times New Roman" w:hAnsi="Times New Roman" w:cs="Times New Roman"/>
            <w:sz w:val="24"/>
            <w:szCs w:val="24"/>
          </w:rPr>
          <w:delText xml:space="preserve">also exhibited size-based </w:delText>
        </w:r>
        <w:commentRangeStart w:id="658"/>
        <w:commentRangeStart w:id="659"/>
        <w:r w:rsidR="00452730" w:rsidDel="00D97C95">
          <w:rPr>
            <w:rFonts w:ascii="Times New Roman" w:hAnsi="Times New Roman" w:cs="Times New Roman"/>
            <w:sz w:val="24"/>
            <w:szCs w:val="24"/>
          </w:rPr>
          <w:delText xml:space="preserve">divergences </w:delText>
        </w:r>
        <w:commentRangeEnd w:id="658"/>
        <w:r w:rsidR="007D40BA" w:rsidDel="00D97C95">
          <w:rPr>
            <w:rStyle w:val="CommentReference"/>
          </w:rPr>
          <w:commentReference w:id="658"/>
        </w:r>
      </w:del>
      <w:commentRangeEnd w:id="659"/>
      <w:r w:rsidR="00D97C95">
        <w:rPr>
          <w:rStyle w:val="CommentReference"/>
        </w:rPr>
        <w:commentReference w:id="659"/>
      </w:r>
      <w:del w:id="660" w:author="Jon.Richar" w:date="2023-11-13T08:53:00Z">
        <w:r w:rsidR="00452730" w:rsidDel="00D97C95">
          <w:rPr>
            <w:rFonts w:ascii="Times New Roman" w:hAnsi="Times New Roman" w:cs="Times New Roman"/>
            <w:sz w:val="24"/>
            <w:szCs w:val="24"/>
          </w:rPr>
          <w:delText>that differed between species</w:delText>
        </w:r>
        <w:r w:rsidR="00897D5D" w:rsidDel="00D97C95">
          <w:rPr>
            <w:rFonts w:ascii="Times New Roman" w:hAnsi="Times New Roman" w:cs="Times New Roman"/>
            <w:sz w:val="24"/>
            <w:szCs w:val="24"/>
          </w:rPr>
          <w:delText xml:space="preserve"> (F</w:delText>
        </w:r>
        <w:r w:rsidR="002A14E5" w:rsidDel="00D97C95">
          <w:rPr>
            <w:rFonts w:ascii="Times New Roman" w:hAnsi="Times New Roman" w:cs="Times New Roman"/>
            <w:sz w:val="24"/>
            <w:szCs w:val="24"/>
          </w:rPr>
          <w:delText xml:space="preserve">igs </w:delText>
        </w:r>
        <w:r w:rsidR="00897D5D" w:rsidDel="00D97C95">
          <w:rPr>
            <w:rFonts w:ascii="Times New Roman" w:hAnsi="Times New Roman" w:cs="Times New Roman"/>
            <w:sz w:val="24"/>
            <w:szCs w:val="24"/>
          </w:rPr>
          <w:delText>5, 6, 7)</w:delText>
        </w:r>
        <w:r w:rsidR="00452730" w:rsidDel="00D97C95">
          <w:rPr>
            <w:rFonts w:ascii="Times New Roman" w:hAnsi="Times New Roman" w:cs="Times New Roman"/>
            <w:sz w:val="24"/>
            <w:szCs w:val="24"/>
          </w:rPr>
          <w:delText xml:space="preserve">. In </w:delText>
        </w:r>
        <w:r w:rsidR="00897D5D" w:rsidDel="00D97C95">
          <w:rPr>
            <w:rFonts w:ascii="Times New Roman" w:hAnsi="Times New Roman" w:cs="Times New Roman"/>
            <w:sz w:val="24"/>
            <w:szCs w:val="24"/>
          </w:rPr>
          <w:delText xml:space="preserve">males of </w:delText>
        </w:r>
        <w:r w:rsidR="00452730" w:rsidDel="00D97C95">
          <w:rPr>
            <w:rFonts w:ascii="Times New Roman" w:hAnsi="Times New Roman" w:cs="Times New Roman"/>
            <w:sz w:val="24"/>
            <w:szCs w:val="24"/>
          </w:rPr>
          <w:delText xml:space="preserve">both </w:delText>
        </w:r>
        <w:r w:rsidR="00452730" w:rsidRPr="00452730" w:rsidDel="00D97C95">
          <w:rPr>
            <w:rFonts w:ascii="Times New Roman" w:hAnsi="Times New Roman" w:cs="Times New Roman"/>
            <w:i/>
            <w:sz w:val="24"/>
            <w:szCs w:val="24"/>
          </w:rPr>
          <w:delText>Chionoecetes spp.</w:delText>
        </w:r>
        <w:r w:rsidR="00452730" w:rsidDel="00D97C95">
          <w:rPr>
            <w:rFonts w:ascii="Times New Roman" w:hAnsi="Times New Roman" w:cs="Times New Roman"/>
            <w:sz w:val="24"/>
            <w:szCs w:val="24"/>
          </w:rPr>
          <w:delText xml:space="preserve"> Warm-regime models diverged the least, while indicating that relative to the baseline size-weight model, the temperature-based model calculated slightly smaller weights at a given size</w:delText>
        </w:r>
        <w:r w:rsidR="00897D5D" w:rsidDel="00D97C95">
          <w:rPr>
            <w:rFonts w:ascii="Times New Roman" w:hAnsi="Times New Roman" w:cs="Times New Roman"/>
            <w:sz w:val="24"/>
            <w:szCs w:val="24"/>
          </w:rPr>
          <w:delText xml:space="preserve"> (Figure 5). Cold-regime models for these species showed the greatest divergence, albeit with contrasting trends: for </w:delText>
        </w:r>
      </w:del>
      <w:del w:id="661" w:author="Jon.Richar" w:date="2023-11-02T15:23:00Z">
        <w:r w:rsidR="00561999" w:rsidDel="00291C12">
          <w:rPr>
            <w:rFonts w:ascii="Times New Roman" w:hAnsi="Times New Roman" w:cs="Times New Roman"/>
            <w:sz w:val="24"/>
            <w:szCs w:val="24"/>
          </w:rPr>
          <w:delText>EBS CB</w:delText>
        </w:r>
      </w:del>
      <w:del w:id="662" w:author="Jon.Richar" w:date="2023-11-13T08:53:00Z">
        <w:r w:rsidR="00897D5D" w:rsidDel="00D97C95">
          <w:rPr>
            <w:rFonts w:ascii="Times New Roman" w:hAnsi="Times New Roman" w:cs="Times New Roman"/>
            <w:sz w:val="24"/>
            <w:szCs w:val="24"/>
          </w:rPr>
          <w:delText xml:space="preserve">, the greatest divergence was seen at larger sizes, while for </w:delText>
        </w:r>
      </w:del>
      <w:del w:id="663" w:author="Jon.Richar" w:date="2023-11-02T15:22:00Z">
        <w:r w:rsidR="008E092D" w:rsidDel="00291C12">
          <w:rPr>
            <w:rFonts w:ascii="Times New Roman" w:hAnsi="Times New Roman" w:cs="Times New Roman"/>
            <w:sz w:val="24"/>
            <w:szCs w:val="24"/>
          </w:rPr>
          <w:delText>EBS CO</w:delText>
        </w:r>
      </w:del>
      <w:del w:id="664" w:author="Jon.Richar" w:date="2023-11-13T08:53:00Z">
        <w:r w:rsidR="00897D5D" w:rsidDel="00D97C95">
          <w:rPr>
            <w:rFonts w:ascii="Times New Roman" w:hAnsi="Times New Roman" w:cs="Times New Roman"/>
            <w:sz w:val="24"/>
            <w:szCs w:val="24"/>
          </w:rPr>
          <w:delText xml:space="preserve">, this occurred at smaller sizes (Figure 5). In both cases, the maximum divergence was negative, indicating the baseline model gave a larger estimate than the temperature-based. </w:delText>
        </w:r>
        <w:r w:rsidR="00C67766" w:rsidDel="00D97C95">
          <w:rPr>
            <w:rFonts w:ascii="Times New Roman" w:hAnsi="Times New Roman" w:cs="Times New Roman"/>
            <w:sz w:val="24"/>
            <w:szCs w:val="24"/>
          </w:rPr>
          <w:delText>Opposing trends were also seen in BBRKC males and females: for males at smaller sizes the warm-regime model suggested greater weight-at-size, while the cold-regime model estimated lower weights-at-size, with both converging with the baseline model at larger sizes (Figure 5). For females, diverges for both thermal-regime models were positive at smaller sizes, and became increasingly negative at larger sizes (Figure 5).</w:delText>
        </w:r>
      </w:del>
    </w:p>
    <w:p w14:paraId="0DB96E5D" w14:textId="5AFBB401" w:rsidR="004526E8" w:rsidRDefault="00C67766" w:rsidP="00E03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Pr="00C67766">
        <w:rPr>
          <w:rFonts w:ascii="Times New Roman" w:hAnsi="Times New Roman" w:cs="Times New Roman"/>
          <w:sz w:val="24"/>
          <w:szCs w:val="24"/>
        </w:rPr>
        <w:t xml:space="preserve">female </w:t>
      </w:r>
      <w:del w:id="665" w:author="Jon.Richar" w:date="2023-11-02T15:23:00Z">
        <w:r w:rsidR="00561999" w:rsidDel="00291C12">
          <w:rPr>
            <w:rFonts w:ascii="Times New Roman" w:hAnsi="Times New Roman" w:cs="Times New Roman"/>
            <w:sz w:val="24"/>
            <w:szCs w:val="24"/>
          </w:rPr>
          <w:delText>EBS CB</w:delText>
        </w:r>
      </w:del>
      <w:ins w:id="666" w:author="Jon.Richar" w:date="2023-11-02T15:23:00Z">
        <w:r w:rsidR="00291C12">
          <w:rPr>
            <w:rFonts w:ascii="Times New Roman" w:hAnsi="Times New Roman" w:cs="Times New Roman"/>
            <w:sz w:val="24"/>
            <w:szCs w:val="24"/>
          </w:rPr>
          <w:t>EBS TC</w:t>
        </w:r>
      </w:ins>
      <w:r>
        <w:rPr>
          <w:rFonts w:ascii="Times New Roman" w:hAnsi="Times New Roman" w:cs="Times New Roman"/>
          <w:sz w:val="24"/>
          <w:szCs w:val="24"/>
        </w:rPr>
        <w:t>, trends in diverge</w:t>
      </w:r>
      <w:ins w:id="667" w:author="Jon.Richar" w:date="2023-11-21T13:13:00Z">
        <w:r w:rsidR="00D0214F">
          <w:rPr>
            <w:rFonts w:ascii="Times New Roman" w:hAnsi="Times New Roman" w:cs="Times New Roman"/>
            <w:sz w:val="24"/>
            <w:szCs w:val="24"/>
          </w:rPr>
          <w:t>nce</w:t>
        </w:r>
      </w:ins>
      <w:r>
        <w:rPr>
          <w:rFonts w:ascii="Times New Roman" w:hAnsi="Times New Roman" w:cs="Times New Roman"/>
          <w:sz w:val="24"/>
          <w:szCs w:val="24"/>
        </w:rPr>
        <w:t>s observed in weights calculated using shell condition</w:t>
      </w:r>
      <w:r w:rsidR="00764EDA">
        <w:rPr>
          <w:rFonts w:ascii="Times New Roman" w:hAnsi="Times New Roman" w:cs="Times New Roman"/>
          <w:sz w:val="24"/>
          <w:szCs w:val="24"/>
        </w:rPr>
        <w:t>/temperature</w:t>
      </w:r>
      <w:r>
        <w:rPr>
          <w:rFonts w:ascii="Times New Roman" w:hAnsi="Times New Roman" w:cs="Times New Roman"/>
          <w:sz w:val="24"/>
          <w:szCs w:val="24"/>
        </w:rPr>
        <w:t xml:space="preserve"> and clutch-size-based models </w:t>
      </w:r>
      <w:r w:rsidR="004526E8">
        <w:rPr>
          <w:rFonts w:ascii="Times New Roman" w:hAnsi="Times New Roman" w:cs="Times New Roman"/>
          <w:sz w:val="24"/>
          <w:szCs w:val="24"/>
        </w:rPr>
        <w:t xml:space="preserve">were generally similar to those observed in male BBRKC, with </w:t>
      </w:r>
      <w:r w:rsidR="002B12F7">
        <w:rPr>
          <w:rFonts w:ascii="Times New Roman" w:hAnsi="Times New Roman" w:cs="Times New Roman"/>
          <w:sz w:val="24"/>
          <w:szCs w:val="24"/>
        </w:rPr>
        <w:t>OS</w:t>
      </w:r>
      <w:r w:rsidR="004526E8">
        <w:rPr>
          <w:rFonts w:ascii="Times New Roman" w:hAnsi="Times New Roman" w:cs="Times New Roman"/>
          <w:sz w:val="24"/>
          <w:szCs w:val="24"/>
        </w:rPr>
        <w:t xml:space="preserve">, and full-clutch female models giving a larger weight than the baseline at smaller sizes, while the </w:t>
      </w:r>
      <w:r w:rsidR="002B12F7">
        <w:rPr>
          <w:rFonts w:ascii="Times New Roman" w:hAnsi="Times New Roman" w:cs="Times New Roman"/>
          <w:sz w:val="24"/>
          <w:szCs w:val="24"/>
        </w:rPr>
        <w:t>NS</w:t>
      </w:r>
      <w:r w:rsidR="004526E8">
        <w:rPr>
          <w:rFonts w:ascii="Times New Roman" w:hAnsi="Times New Roman" w:cs="Times New Roman"/>
          <w:sz w:val="24"/>
          <w:szCs w:val="24"/>
        </w:rPr>
        <w:t xml:space="preserve"> and half-full models gave a smaller weight, and all converging with the baseline at larger sizes. Interestingly, </w:t>
      </w:r>
      <w:del w:id="668" w:author="Chris.Long" w:date="2023-07-05T16:30:00Z">
        <w:r w:rsidR="004526E8" w:rsidDel="007D40BA">
          <w:rPr>
            <w:rFonts w:ascii="Times New Roman" w:hAnsi="Times New Roman" w:cs="Times New Roman"/>
            <w:sz w:val="24"/>
            <w:szCs w:val="24"/>
          </w:rPr>
          <w:delText xml:space="preserve">while </w:delText>
        </w:r>
      </w:del>
      <w:ins w:id="669" w:author="Chris.Long" w:date="2023-07-05T16:30:00Z">
        <w:r w:rsidR="007D40BA">
          <w:rPr>
            <w:rFonts w:ascii="Times New Roman" w:hAnsi="Times New Roman" w:cs="Times New Roman"/>
            <w:sz w:val="24"/>
            <w:szCs w:val="24"/>
          </w:rPr>
          <w:t xml:space="preserve">although </w:t>
        </w:r>
      </w:ins>
      <w:r w:rsidR="004526E8">
        <w:rPr>
          <w:rFonts w:ascii="Times New Roman" w:hAnsi="Times New Roman" w:cs="Times New Roman"/>
          <w:sz w:val="24"/>
          <w:szCs w:val="24"/>
        </w:rPr>
        <w:t>½ full and full</w:t>
      </w:r>
      <w:r w:rsidR="002B12F7">
        <w:rPr>
          <w:rFonts w:ascii="Times New Roman" w:hAnsi="Times New Roman" w:cs="Times New Roman"/>
          <w:sz w:val="24"/>
          <w:szCs w:val="24"/>
        </w:rPr>
        <w:t>-clutch</w:t>
      </w:r>
      <w:r w:rsidR="004526E8">
        <w:rPr>
          <w:rFonts w:ascii="Times New Roman" w:hAnsi="Times New Roman" w:cs="Times New Roman"/>
          <w:sz w:val="24"/>
          <w:szCs w:val="24"/>
        </w:rPr>
        <w:t xml:space="preserve"> </w:t>
      </w:r>
      <w:r w:rsidR="002B12F7">
        <w:rPr>
          <w:rFonts w:ascii="Times New Roman" w:hAnsi="Times New Roman" w:cs="Times New Roman"/>
          <w:sz w:val="24"/>
          <w:szCs w:val="24"/>
        </w:rPr>
        <w:t xml:space="preserve">NS </w:t>
      </w:r>
      <w:r w:rsidR="004526E8">
        <w:rPr>
          <w:rFonts w:ascii="Times New Roman" w:hAnsi="Times New Roman" w:cs="Times New Roman"/>
          <w:sz w:val="24"/>
          <w:szCs w:val="24"/>
        </w:rPr>
        <w:t xml:space="preserve">models showed a marked difference in calculated weights at size (Figure </w:t>
      </w:r>
      <w:r w:rsidR="00CD359D">
        <w:rPr>
          <w:rFonts w:ascii="Times New Roman" w:hAnsi="Times New Roman" w:cs="Times New Roman"/>
          <w:sz w:val="24"/>
          <w:szCs w:val="24"/>
        </w:rPr>
        <w:t>7c</w:t>
      </w:r>
      <w:r w:rsidR="004526E8">
        <w:rPr>
          <w:rFonts w:ascii="Times New Roman" w:hAnsi="Times New Roman" w:cs="Times New Roman"/>
          <w:sz w:val="24"/>
          <w:szCs w:val="24"/>
        </w:rPr>
        <w:t>)</w:t>
      </w:r>
      <w:r w:rsidR="002B12F7">
        <w:rPr>
          <w:rFonts w:ascii="Times New Roman" w:hAnsi="Times New Roman" w:cs="Times New Roman"/>
          <w:sz w:val="24"/>
          <w:szCs w:val="24"/>
        </w:rPr>
        <w:t>, the OS</w:t>
      </w:r>
      <w:r w:rsidR="004526E8">
        <w:rPr>
          <w:rFonts w:ascii="Times New Roman" w:hAnsi="Times New Roman" w:cs="Times New Roman"/>
          <w:sz w:val="24"/>
          <w:szCs w:val="24"/>
        </w:rPr>
        <w:t xml:space="preserve"> specific ½ full and full models </w:t>
      </w:r>
      <w:r w:rsidR="002B12F7">
        <w:rPr>
          <w:rFonts w:ascii="Times New Roman" w:hAnsi="Times New Roman" w:cs="Times New Roman"/>
          <w:sz w:val="24"/>
          <w:szCs w:val="24"/>
        </w:rPr>
        <w:t xml:space="preserve">demonstrated high similarity </w:t>
      </w:r>
      <w:r w:rsidR="004526E8">
        <w:rPr>
          <w:rFonts w:ascii="Times New Roman" w:hAnsi="Times New Roman" w:cs="Times New Roman"/>
          <w:sz w:val="24"/>
          <w:szCs w:val="24"/>
        </w:rPr>
        <w:t xml:space="preserve">(Figure </w:t>
      </w:r>
      <w:r w:rsidR="00CD359D">
        <w:rPr>
          <w:rFonts w:ascii="Times New Roman" w:hAnsi="Times New Roman" w:cs="Times New Roman"/>
          <w:sz w:val="24"/>
          <w:szCs w:val="24"/>
        </w:rPr>
        <w:t>7d</w:t>
      </w:r>
      <w:r w:rsidR="004526E8">
        <w:rPr>
          <w:rFonts w:ascii="Times New Roman" w:hAnsi="Times New Roman" w:cs="Times New Roman"/>
          <w:sz w:val="24"/>
          <w:szCs w:val="24"/>
        </w:rPr>
        <w:t>). F</w:t>
      </w:r>
      <w:r w:rsidR="002B12F7">
        <w:rPr>
          <w:rFonts w:ascii="Times New Roman" w:hAnsi="Times New Roman" w:cs="Times New Roman"/>
          <w:sz w:val="24"/>
          <w:szCs w:val="24"/>
        </w:rPr>
        <w:t xml:space="preserve">or female </w:t>
      </w:r>
      <w:del w:id="670" w:author="Jon.Richar" w:date="2023-11-02T15:22:00Z">
        <w:r w:rsidR="00561999" w:rsidDel="00291C12">
          <w:rPr>
            <w:rFonts w:ascii="Times New Roman" w:hAnsi="Times New Roman" w:cs="Times New Roman"/>
            <w:sz w:val="24"/>
            <w:szCs w:val="24"/>
          </w:rPr>
          <w:delText>EBS CO</w:delText>
        </w:r>
      </w:del>
      <w:ins w:id="671" w:author="Jon.Richar" w:date="2023-11-02T15:22:00Z">
        <w:r w:rsidR="009F293B">
          <w:rPr>
            <w:rFonts w:ascii="Times New Roman" w:hAnsi="Times New Roman" w:cs="Times New Roman"/>
            <w:sz w:val="24"/>
            <w:szCs w:val="24"/>
          </w:rPr>
          <w:t>EBS SNC</w:t>
        </w:r>
      </w:ins>
      <w:r w:rsidR="002B12F7">
        <w:rPr>
          <w:rFonts w:ascii="Times New Roman" w:hAnsi="Times New Roman" w:cs="Times New Roman"/>
          <w:sz w:val="24"/>
          <w:szCs w:val="24"/>
        </w:rPr>
        <w:t>, OS,</w:t>
      </w:r>
      <w:r w:rsidR="004526E8">
        <w:rPr>
          <w:rFonts w:ascii="Times New Roman" w:hAnsi="Times New Roman" w:cs="Times New Roman"/>
          <w:sz w:val="24"/>
          <w:szCs w:val="24"/>
        </w:rPr>
        <w:t xml:space="preserve"> large-clutch models gave weight-at-size estimates most similar to the baseline, with deviations being greatest at smaller sizes, and smalle</w:t>
      </w:r>
      <w:r w:rsidR="00CD359D">
        <w:rPr>
          <w:rFonts w:ascii="Times New Roman" w:hAnsi="Times New Roman" w:cs="Times New Roman"/>
          <w:sz w:val="24"/>
          <w:szCs w:val="24"/>
        </w:rPr>
        <w:t>st at the largest sizes (Figs 8a, 8b</w:t>
      </w:r>
      <w:r w:rsidR="004526E8">
        <w:rPr>
          <w:rFonts w:ascii="Times New Roman" w:hAnsi="Times New Roman" w:cs="Times New Roman"/>
          <w:sz w:val="24"/>
          <w:szCs w:val="24"/>
        </w:rPr>
        <w:t xml:space="preserve">). As with </w:t>
      </w:r>
      <w:del w:id="672" w:author="Jon.Richar" w:date="2023-11-02T15:23:00Z">
        <w:r w:rsidR="00561999" w:rsidDel="00291C12">
          <w:rPr>
            <w:rFonts w:ascii="Times New Roman" w:hAnsi="Times New Roman" w:cs="Times New Roman"/>
            <w:sz w:val="24"/>
            <w:szCs w:val="24"/>
          </w:rPr>
          <w:delText>EBS CB</w:delText>
        </w:r>
      </w:del>
      <w:ins w:id="673" w:author="Jon.Richar" w:date="2023-11-02T15:23:00Z">
        <w:r w:rsidR="00291C12">
          <w:rPr>
            <w:rFonts w:ascii="Times New Roman" w:hAnsi="Times New Roman" w:cs="Times New Roman"/>
            <w:sz w:val="24"/>
            <w:szCs w:val="24"/>
          </w:rPr>
          <w:t>EBS TC</w:t>
        </w:r>
      </w:ins>
      <w:r w:rsidR="004526E8">
        <w:rPr>
          <w:rFonts w:ascii="Times New Roman" w:hAnsi="Times New Roman" w:cs="Times New Roman"/>
          <w:sz w:val="24"/>
          <w:szCs w:val="24"/>
        </w:rPr>
        <w:t xml:space="preserve">, ½ </w:t>
      </w:r>
      <w:r w:rsidR="002B12F7">
        <w:rPr>
          <w:rFonts w:ascii="Times New Roman" w:hAnsi="Times New Roman" w:cs="Times New Roman"/>
          <w:sz w:val="24"/>
          <w:szCs w:val="24"/>
        </w:rPr>
        <w:t xml:space="preserve">full and full OS </w:t>
      </w:r>
      <w:r w:rsidR="004526E8">
        <w:rPr>
          <w:rFonts w:ascii="Times New Roman" w:hAnsi="Times New Roman" w:cs="Times New Roman"/>
          <w:sz w:val="24"/>
          <w:szCs w:val="24"/>
        </w:rPr>
        <w:t>models were much more similar than their</w:t>
      </w:r>
      <w:r w:rsidR="00CD359D">
        <w:rPr>
          <w:rFonts w:ascii="Times New Roman" w:hAnsi="Times New Roman" w:cs="Times New Roman"/>
          <w:sz w:val="24"/>
          <w:szCs w:val="24"/>
        </w:rPr>
        <w:t xml:space="preserve"> new shell counterparts (Figs 8c, 8d</w:t>
      </w:r>
      <w:r w:rsidR="004526E8">
        <w:rPr>
          <w:rFonts w:ascii="Times New Roman" w:hAnsi="Times New Roman" w:cs="Times New Roman"/>
          <w:sz w:val="24"/>
          <w:szCs w:val="24"/>
        </w:rPr>
        <w:t>)</w:t>
      </w:r>
      <w:r w:rsidR="002720F5">
        <w:rPr>
          <w:rFonts w:ascii="Times New Roman" w:hAnsi="Times New Roman" w:cs="Times New Roman"/>
          <w:sz w:val="24"/>
          <w:szCs w:val="24"/>
        </w:rPr>
        <w:t>.</w:t>
      </w:r>
    </w:p>
    <w:p w14:paraId="35A10E03" w14:textId="2A9657D1" w:rsidR="00B31617" w:rsidRDefault="00D87012"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Comparison of EBS and </w:t>
      </w:r>
      <w:r w:rsidR="00B31617">
        <w:rPr>
          <w:rFonts w:ascii="Times New Roman" w:hAnsi="Times New Roman" w:cs="Times New Roman"/>
          <w:sz w:val="24"/>
          <w:szCs w:val="24"/>
        </w:rPr>
        <w:t xml:space="preserve">NBS </w:t>
      </w:r>
      <w:r>
        <w:rPr>
          <w:rFonts w:ascii="Times New Roman" w:hAnsi="Times New Roman" w:cs="Times New Roman"/>
          <w:sz w:val="24"/>
          <w:szCs w:val="24"/>
        </w:rPr>
        <w:t xml:space="preserve">null </w:t>
      </w:r>
      <w:r w:rsidR="00B31617">
        <w:rPr>
          <w:rFonts w:ascii="Times New Roman" w:hAnsi="Times New Roman" w:cs="Times New Roman"/>
          <w:sz w:val="24"/>
          <w:szCs w:val="24"/>
        </w:rPr>
        <w:t xml:space="preserve">model results indicate that for </w:t>
      </w:r>
      <w:r w:rsidR="00561999">
        <w:rPr>
          <w:rFonts w:ascii="Times New Roman" w:hAnsi="Times New Roman" w:cs="Times New Roman"/>
          <w:sz w:val="24"/>
          <w:szCs w:val="24"/>
        </w:rPr>
        <w:t>N</w:t>
      </w:r>
      <w:ins w:id="674" w:author="Jon.Richar" w:date="2023-11-08T15:56:00Z">
        <w:r w:rsidR="00237CC3">
          <w:rPr>
            <w:rFonts w:ascii="Times New Roman" w:hAnsi="Times New Roman" w:cs="Times New Roman"/>
            <w:sz w:val="24"/>
            <w:szCs w:val="24"/>
          </w:rPr>
          <w:t>RTN</w:t>
        </w:r>
      </w:ins>
      <w:del w:id="675" w:author="Jon.Richar" w:date="2023-11-08T15:56:00Z">
        <w:r w:rsidR="00561999" w:rsidDel="00237CC3">
          <w:rPr>
            <w:rFonts w:ascii="Times New Roman" w:hAnsi="Times New Roman" w:cs="Times New Roman"/>
            <w:sz w:val="24"/>
            <w:szCs w:val="24"/>
          </w:rPr>
          <w:delText>S</w:delText>
        </w:r>
      </w:del>
      <w:r w:rsidR="00561999">
        <w:rPr>
          <w:rFonts w:ascii="Times New Roman" w:hAnsi="Times New Roman" w:cs="Times New Roman"/>
          <w:sz w:val="24"/>
          <w:szCs w:val="24"/>
        </w:rPr>
        <w:t xml:space="preserve"> RKC</w:t>
      </w:r>
      <w:r w:rsidR="00803135">
        <w:rPr>
          <w:rFonts w:ascii="Times New Roman" w:hAnsi="Times New Roman" w:cs="Times New Roman"/>
          <w:sz w:val="24"/>
          <w:szCs w:val="24"/>
        </w:rPr>
        <w:t xml:space="preserve">, the EBS null model will underestimate weight at size at smaller sizes, relative to an NBS-specific model, while the two will converge at larger sizes. For NBS BKC, however, the EBS model would overestimate at smaller sizes, and underestimate at larger sizes. Finally, for </w:t>
      </w:r>
      <w:del w:id="676" w:author="Jon.Richar" w:date="2023-11-02T15:32:00Z">
        <w:r w:rsidR="00561999" w:rsidDel="00291C12">
          <w:rPr>
            <w:rFonts w:ascii="Times New Roman" w:hAnsi="Times New Roman" w:cs="Times New Roman"/>
            <w:sz w:val="24"/>
            <w:szCs w:val="24"/>
          </w:rPr>
          <w:delText>NBS CO</w:delText>
        </w:r>
      </w:del>
      <w:ins w:id="677" w:author="Jon.Richar" w:date="2023-11-02T15:33:00Z">
        <w:r w:rsidR="00291C12">
          <w:rPr>
            <w:rFonts w:ascii="Times New Roman" w:hAnsi="Times New Roman" w:cs="Times New Roman"/>
            <w:sz w:val="24"/>
            <w:szCs w:val="24"/>
          </w:rPr>
          <w:t>NBS SNC</w:t>
        </w:r>
      </w:ins>
      <w:r w:rsidR="00B31617">
        <w:rPr>
          <w:rFonts w:ascii="Times New Roman" w:hAnsi="Times New Roman" w:cs="Times New Roman"/>
          <w:sz w:val="24"/>
          <w:szCs w:val="24"/>
        </w:rPr>
        <w:t xml:space="preserve">, </w:t>
      </w:r>
      <w:r w:rsidR="00803135">
        <w:rPr>
          <w:rFonts w:ascii="Times New Roman" w:hAnsi="Times New Roman" w:cs="Times New Roman"/>
          <w:sz w:val="24"/>
          <w:szCs w:val="24"/>
        </w:rPr>
        <w:t xml:space="preserve">the </w:t>
      </w:r>
      <w:r w:rsidR="00B31617">
        <w:rPr>
          <w:rFonts w:ascii="Times New Roman" w:hAnsi="Times New Roman" w:cs="Times New Roman"/>
          <w:sz w:val="24"/>
          <w:szCs w:val="24"/>
        </w:rPr>
        <w:t>EBS</w:t>
      </w:r>
      <w:r w:rsidR="001C4D65">
        <w:rPr>
          <w:rFonts w:ascii="Times New Roman" w:hAnsi="Times New Roman" w:cs="Times New Roman"/>
          <w:sz w:val="24"/>
          <w:szCs w:val="24"/>
        </w:rPr>
        <w:t xml:space="preserve">-region </w:t>
      </w:r>
      <w:r w:rsidR="00B31617">
        <w:rPr>
          <w:rFonts w:ascii="Times New Roman" w:hAnsi="Times New Roman" w:cs="Times New Roman"/>
          <w:sz w:val="24"/>
          <w:szCs w:val="24"/>
        </w:rPr>
        <w:t xml:space="preserve">models currently applied to this region will under estimate crab weights for these species </w:t>
      </w:r>
      <w:r w:rsidR="00B31617">
        <w:rPr>
          <w:rFonts w:ascii="Times New Roman" w:hAnsi="Times New Roman" w:cs="Times New Roman"/>
          <w:sz w:val="24"/>
          <w:szCs w:val="24"/>
        </w:rPr>
        <w:lastRenderedPageBreak/>
        <w:t xml:space="preserve">at the smaller sizes most commonly encountered, while over estimating them at larger sizes more rarely encountered (Figs 9a, 9c). </w:t>
      </w:r>
      <w:r w:rsidR="001C4D65">
        <w:rPr>
          <w:rFonts w:ascii="Times New Roman" w:hAnsi="Times New Roman" w:cs="Times New Roman"/>
          <w:sz w:val="24"/>
          <w:szCs w:val="24"/>
        </w:rPr>
        <w:t>This was particularly true for NSRKC, where the BBRKC model underestimated OS male weights by up to ~15% within the size interval (&gt;60 mm CL), in which</w:t>
      </w:r>
      <w:r w:rsidR="002B12F7">
        <w:rPr>
          <w:rFonts w:ascii="Times New Roman" w:hAnsi="Times New Roman" w:cs="Times New Roman"/>
          <w:sz w:val="24"/>
          <w:szCs w:val="24"/>
        </w:rPr>
        <w:t xml:space="preserve"> such males are observed in th</w:t>
      </w:r>
      <w:r w:rsidR="001C4D65">
        <w:rPr>
          <w:rFonts w:ascii="Times New Roman" w:hAnsi="Times New Roman" w:cs="Times New Roman"/>
          <w:sz w:val="24"/>
          <w:szCs w:val="24"/>
        </w:rPr>
        <w:t>is region</w:t>
      </w:r>
      <w:r w:rsidR="002B12F7">
        <w:rPr>
          <w:rFonts w:ascii="Times New Roman" w:hAnsi="Times New Roman" w:cs="Times New Roman"/>
          <w:sz w:val="24"/>
          <w:szCs w:val="24"/>
        </w:rPr>
        <w:t xml:space="preserve">. </w:t>
      </w:r>
      <w:r w:rsidR="00B31617">
        <w:rPr>
          <w:rFonts w:ascii="Times New Roman" w:hAnsi="Times New Roman" w:cs="Times New Roman"/>
          <w:sz w:val="24"/>
          <w:szCs w:val="24"/>
        </w:rPr>
        <w:t>T</w:t>
      </w:r>
      <w:r w:rsidR="002B12F7">
        <w:rPr>
          <w:rFonts w:ascii="Times New Roman" w:hAnsi="Times New Roman" w:cs="Times New Roman"/>
          <w:sz w:val="24"/>
          <w:szCs w:val="24"/>
        </w:rPr>
        <w:t>he</w:t>
      </w:r>
      <w:r w:rsidR="00B31617">
        <w:rPr>
          <w:rFonts w:ascii="Times New Roman" w:hAnsi="Times New Roman" w:cs="Times New Roman"/>
          <w:sz w:val="24"/>
          <w:szCs w:val="24"/>
        </w:rPr>
        <w:t xml:space="preserve"> reverse is the case for both </w:t>
      </w:r>
      <w:r w:rsidR="002B12F7">
        <w:rPr>
          <w:rFonts w:ascii="Times New Roman" w:hAnsi="Times New Roman" w:cs="Times New Roman"/>
          <w:sz w:val="24"/>
          <w:szCs w:val="24"/>
        </w:rPr>
        <w:t>NS and OS</w:t>
      </w:r>
      <w:r w:rsidR="00B31617">
        <w:rPr>
          <w:rFonts w:ascii="Times New Roman" w:hAnsi="Times New Roman" w:cs="Times New Roman"/>
          <w:sz w:val="24"/>
          <w:szCs w:val="24"/>
        </w:rPr>
        <w:t xml:space="preserve"> </w:t>
      </w:r>
      <w:r w:rsidR="00561999">
        <w:rPr>
          <w:rFonts w:ascii="Times New Roman" w:hAnsi="Times New Roman" w:cs="Times New Roman"/>
          <w:sz w:val="24"/>
          <w:szCs w:val="24"/>
        </w:rPr>
        <w:t>NBS BKC</w:t>
      </w:r>
      <w:r w:rsidR="00B31617">
        <w:rPr>
          <w:rFonts w:ascii="Times New Roman" w:hAnsi="Times New Roman" w:cs="Times New Roman"/>
          <w:sz w:val="24"/>
          <w:szCs w:val="24"/>
        </w:rPr>
        <w:t xml:space="preserve"> (Figure 9b).</w:t>
      </w:r>
    </w:p>
    <w:p w14:paraId="3F7A4E19" w14:textId="5DB1159A" w:rsidR="001A65E4" w:rsidRDefault="00437413"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Annual population biomass estimates </w:t>
      </w:r>
      <w:r w:rsidR="004130D5">
        <w:rPr>
          <w:rFonts w:ascii="Times New Roman" w:hAnsi="Times New Roman" w:cs="Times New Roman"/>
          <w:sz w:val="24"/>
          <w:szCs w:val="24"/>
        </w:rPr>
        <w:t xml:space="preserve">calculated </w:t>
      </w:r>
      <w:r w:rsidR="00D87012">
        <w:rPr>
          <w:rFonts w:ascii="Times New Roman" w:hAnsi="Times New Roman" w:cs="Times New Roman"/>
          <w:sz w:val="24"/>
          <w:szCs w:val="24"/>
        </w:rPr>
        <w:t xml:space="preserve">combining </w:t>
      </w:r>
      <w:r w:rsidR="00C61D95">
        <w:rPr>
          <w:rFonts w:ascii="Times New Roman" w:hAnsi="Times New Roman" w:cs="Times New Roman"/>
          <w:sz w:val="24"/>
          <w:szCs w:val="24"/>
        </w:rPr>
        <w:t>SC</w:t>
      </w:r>
      <w:r w:rsidR="00D87012">
        <w:rPr>
          <w:rFonts w:ascii="Times New Roman" w:hAnsi="Times New Roman" w:cs="Times New Roman"/>
          <w:sz w:val="24"/>
          <w:szCs w:val="24"/>
        </w:rPr>
        <w:t xml:space="preserve"> and temperature effects</w:t>
      </w:r>
      <w:r w:rsidR="004130D5">
        <w:rPr>
          <w:rFonts w:ascii="Times New Roman" w:hAnsi="Times New Roman" w:cs="Times New Roman"/>
          <w:sz w:val="24"/>
          <w:szCs w:val="24"/>
        </w:rPr>
        <w:t xml:space="preserve"> models exhibited a variable relationship relative to the </w:t>
      </w:r>
      <w:r w:rsidR="00D647AD">
        <w:rPr>
          <w:rFonts w:ascii="Times New Roman" w:hAnsi="Times New Roman" w:cs="Times New Roman"/>
          <w:sz w:val="24"/>
          <w:szCs w:val="24"/>
        </w:rPr>
        <w:t>standard model based estimates</w:t>
      </w:r>
      <w:r w:rsidR="004130D5">
        <w:rPr>
          <w:rFonts w:ascii="Times New Roman" w:hAnsi="Times New Roman" w:cs="Times New Roman"/>
          <w:sz w:val="24"/>
          <w:szCs w:val="24"/>
        </w:rPr>
        <w:t xml:space="preserve">, with </w:t>
      </w:r>
      <w:del w:id="678" w:author="Jon.Richar" w:date="2023-11-02T15:23:00Z">
        <w:r w:rsidR="00C61D95" w:rsidDel="00291C12">
          <w:rPr>
            <w:rFonts w:ascii="Times New Roman" w:hAnsi="Times New Roman" w:cs="Times New Roman"/>
            <w:sz w:val="24"/>
            <w:szCs w:val="24"/>
          </w:rPr>
          <w:delText>EBS CB</w:delText>
        </w:r>
      </w:del>
      <w:ins w:id="679" w:author="Jon.Richar" w:date="2023-11-02T15:23:00Z">
        <w:r w:rsidR="00291C12">
          <w:rPr>
            <w:rFonts w:ascii="Times New Roman" w:hAnsi="Times New Roman" w:cs="Times New Roman"/>
            <w:sz w:val="24"/>
            <w:szCs w:val="24"/>
          </w:rPr>
          <w:t>EBS TC</w:t>
        </w:r>
      </w:ins>
      <w:r w:rsidR="004130D5">
        <w:rPr>
          <w:rFonts w:ascii="Times New Roman" w:hAnsi="Times New Roman" w:cs="Times New Roman"/>
          <w:sz w:val="24"/>
          <w:szCs w:val="24"/>
        </w:rPr>
        <w:t xml:space="preserve"> models exhibiting the greatest divergence (</w:t>
      </w:r>
      <w:r w:rsidR="00B45270">
        <w:rPr>
          <w:rFonts w:ascii="Times New Roman" w:hAnsi="Times New Roman" w:cs="Times New Roman"/>
          <w:sz w:val="24"/>
          <w:szCs w:val="24"/>
        </w:rPr>
        <w:t xml:space="preserve">Figure </w:t>
      </w:r>
      <w:r w:rsidR="000C561E">
        <w:rPr>
          <w:rFonts w:ascii="Times New Roman" w:hAnsi="Times New Roman" w:cs="Times New Roman"/>
          <w:sz w:val="24"/>
          <w:szCs w:val="24"/>
        </w:rPr>
        <w:t>10</w:t>
      </w:r>
      <w:r w:rsidR="004130D5">
        <w:rPr>
          <w:rFonts w:ascii="Times New Roman" w:hAnsi="Times New Roman" w:cs="Times New Roman"/>
          <w:sz w:val="24"/>
          <w:szCs w:val="24"/>
        </w:rPr>
        <w:t xml:space="preserve">). </w:t>
      </w:r>
      <w:commentRangeStart w:id="680"/>
      <w:commentRangeStart w:id="681"/>
      <w:r w:rsidR="004130D5">
        <w:rPr>
          <w:rFonts w:ascii="Times New Roman" w:hAnsi="Times New Roman" w:cs="Times New Roman"/>
          <w:sz w:val="24"/>
          <w:szCs w:val="24"/>
        </w:rPr>
        <w:t xml:space="preserve">On average however, </w:t>
      </w:r>
      <w:ins w:id="682" w:author="Jon.Richar" w:date="2023-11-08T13:04:00Z">
        <w:r w:rsidR="00116946">
          <w:rPr>
            <w:rFonts w:ascii="Times New Roman" w:hAnsi="Times New Roman" w:cs="Times New Roman"/>
            <w:sz w:val="24"/>
            <w:szCs w:val="24"/>
          </w:rPr>
          <w:t>absolu</w:t>
        </w:r>
      </w:ins>
      <w:ins w:id="683" w:author="Jon.Richar" w:date="2023-11-08T13:05:00Z">
        <w:r w:rsidR="00116946">
          <w:rPr>
            <w:rFonts w:ascii="Times New Roman" w:hAnsi="Times New Roman" w:cs="Times New Roman"/>
            <w:sz w:val="24"/>
            <w:szCs w:val="24"/>
          </w:rPr>
          <w:t>t</w:t>
        </w:r>
      </w:ins>
      <w:ins w:id="684" w:author="Jon.Richar" w:date="2023-11-08T13:04:00Z">
        <w:r w:rsidR="00116946">
          <w:rPr>
            <w:rFonts w:ascii="Times New Roman" w:hAnsi="Times New Roman" w:cs="Times New Roman"/>
            <w:sz w:val="24"/>
            <w:szCs w:val="24"/>
          </w:rPr>
          <w:t xml:space="preserve">e differences between the </w:t>
        </w:r>
      </w:ins>
      <w:ins w:id="685" w:author="Jon.Richar" w:date="2023-11-08T13:05:00Z">
        <w:r w:rsidR="00116946">
          <w:rPr>
            <w:rFonts w:ascii="Times New Roman" w:hAnsi="Times New Roman" w:cs="Times New Roman"/>
            <w:sz w:val="24"/>
            <w:szCs w:val="24"/>
          </w:rPr>
          <w:t xml:space="preserve">baseline and SC models were modest </w:t>
        </w:r>
      </w:ins>
      <w:r w:rsidR="000C561E">
        <w:rPr>
          <w:rFonts w:ascii="Times New Roman" w:hAnsi="Times New Roman" w:cs="Times New Roman"/>
          <w:sz w:val="24"/>
          <w:szCs w:val="24"/>
        </w:rPr>
        <w:t>(Table 10)</w:t>
      </w:r>
      <w:del w:id="686" w:author="Jon.Richar" w:date="2023-11-08T13:05:00Z">
        <w:r w:rsidR="004130D5" w:rsidDel="00116946">
          <w:rPr>
            <w:rFonts w:ascii="Times New Roman" w:hAnsi="Times New Roman" w:cs="Times New Roman"/>
            <w:sz w:val="24"/>
            <w:szCs w:val="24"/>
          </w:rPr>
          <w:delText>estimates diverged only modestly from the standard m</w:delText>
        </w:r>
        <w:r w:rsidR="00E87134" w:rsidDel="00116946">
          <w:rPr>
            <w:rFonts w:ascii="Times New Roman" w:hAnsi="Times New Roman" w:cs="Times New Roman"/>
            <w:sz w:val="24"/>
            <w:szCs w:val="24"/>
          </w:rPr>
          <w:delText>odel biomass estimates</w:delText>
        </w:r>
        <w:commentRangeEnd w:id="680"/>
        <w:r w:rsidR="003E06E7" w:rsidDel="00116946">
          <w:rPr>
            <w:rStyle w:val="CommentReference"/>
          </w:rPr>
          <w:commentReference w:id="680"/>
        </w:r>
      </w:del>
      <w:commentRangeEnd w:id="681"/>
      <w:r w:rsidR="00E56D28">
        <w:rPr>
          <w:rStyle w:val="CommentReference"/>
        </w:rPr>
        <w:commentReference w:id="681"/>
      </w:r>
      <w:r w:rsidR="004130D5">
        <w:rPr>
          <w:rFonts w:ascii="Times New Roman" w:hAnsi="Times New Roman" w:cs="Times New Roman"/>
          <w:sz w:val="24"/>
          <w:szCs w:val="24"/>
        </w:rPr>
        <w:t>.</w:t>
      </w:r>
    </w:p>
    <w:p w14:paraId="3A76E336" w14:textId="03E72A50"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Discussion</w:t>
      </w:r>
    </w:p>
    <w:p w14:paraId="53603ED4" w14:textId="44BE76D4" w:rsidR="003475CC" w:rsidRDefault="003475CC"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it </w:t>
      </w:r>
      <w:r w:rsidR="00844459">
        <w:rPr>
          <w:rFonts w:ascii="Times New Roman" w:hAnsi="Times New Roman" w:cs="Times New Roman"/>
          <w:sz w:val="24"/>
          <w:szCs w:val="24"/>
        </w:rPr>
        <w:t>was</w:t>
      </w:r>
      <w:r w:rsidR="002B12F7">
        <w:rPr>
          <w:rFonts w:ascii="Times New Roman" w:hAnsi="Times New Roman" w:cs="Times New Roman"/>
          <w:sz w:val="24"/>
          <w:szCs w:val="24"/>
        </w:rPr>
        <w:t xml:space="preserve"> demonstrated that</w:t>
      </w:r>
      <w:r>
        <w:rPr>
          <w:rFonts w:ascii="Times New Roman" w:hAnsi="Times New Roman" w:cs="Times New Roman"/>
          <w:sz w:val="24"/>
          <w:szCs w:val="24"/>
        </w:rPr>
        <w:t xml:space="preserve"> </w:t>
      </w:r>
      <w:r w:rsidR="00C61D95">
        <w:rPr>
          <w:rFonts w:ascii="Times New Roman" w:hAnsi="Times New Roman" w:cs="Times New Roman"/>
          <w:sz w:val="24"/>
          <w:szCs w:val="24"/>
        </w:rPr>
        <w:t>SC</w:t>
      </w:r>
      <w:r w:rsidR="002B12F7">
        <w:rPr>
          <w:rFonts w:ascii="Times New Roman" w:hAnsi="Times New Roman" w:cs="Times New Roman"/>
          <w:sz w:val="24"/>
          <w:szCs w:val="24"/>
        </w:rPr>
        <w:t xml:space="preserve">, </w:t>
      </w:r>
      <w:bookmarkStart w:id="687" w:name="_GoBack"/>
      <w:bookmarkEnd w:id="687"/>
      <w:r w:rsidR="00C4395B">
        <w:rPr>
          <w:rFonts w:ascii="Times New Roman" w:hAnsi="Times New Roman" w:cs="Times New Roman"/>
          <w:sz w:val="24"/>
          <w:szCs w:val="24"/>
        </w:rPr>
        <w:t xml:space="preserve">male maturity status, </w:t>
      </w:r>
      <w:r w:rsidR="002B12F7">
        <w:rPr>
          <w:rFonts w:ascii="Times New Roman" w:hAnsi="Times New Roman" w:cs="Times New Roman"/>
          <w:sz w:val="24"/>
          <w:szCs w:val="24"/>
        </w:rPr>
        <w:t>CS</w:t>
      </w:r>
      <w:r>
        <w:rPr>
          <w:rFonts w:ascii="Times New Roman" w:hAnsi="Times New Roman" w:cs="Times New Roman"/>
          <w:sz w:val="24"/>
          <w:szCs w:val="24"/>
        </w:rPr>
        <w:t xml:space="preserve"> and environmental temperature affect the size-weight relationship in </w:t>
      </w:r>
      <w:r w:rsidR="00632A79">
        <w:rPr>
          <w:rFonts w:ascii="Times New Roman" w:hAnsi="Times New Roman" w:cs="Times New Roman"/>
          <w:sz w:val="24"/>
          <w:szCs w:val="24"/>
        </w:rPr>
        <w:t>crab</w:t>
      </w:r>
      <w:r w:rsidR="0080598B">
        <w:rPr>
          <w:rFonts w:ascii="Times New Roman" w:hAnsi="Times New Roman" w:cs="Times New Roman"/>
          <w:sz w:val="24"/>
          <w:szCs w:val="24"/>
        </w:rPr>
        <w:t xml:space="preserve"> sampled </w:t>
      </w:r>
      <w:r>
        <w:rPr>
          <w:rFonts w:ascii="Times New Roman" w:hAnsi="Times New Roman" w:cs="Times New Roman"/>
          <w:sz w:val="24"/>
          <w:szCs w:val="24"/>
        </w:rPr>
        <w:t>from the eastern Bering Sea continental shelf. Furthermore</w:t>
      </w:r>
      <w:ins w:id="688" w:author="Chris.Long" w:date="2023-07-05T17:06:00Z">
        <w:r w:rsidR="0093368A">
          <w:rPr>
            <w:rFonts w:ascii="Times New Roman" w:hAnsi="Times New Roman" w:cs="Times New Roman"/>
            <w:sz w:val="24"/>
            <w:szCs w:val="24"/>
          </w:rPr>
          <w:t>,</w:t>
        </w:r>
      </w:ins>
      <w:r>
        <w:rPr>
          <w:rFonts w:ascii="Times New Roman" w:hAnsi="Times New Roman" w:cs="Times New Roman"/>
          <w:sz w:val="24"/>
          <w:szCs w:val="24"/>
        </w:rPr>
        <w:t xml:space="preserve"> it was shown that current models fitting a single size-weight relationship to all </w:t>
      </w:r>
      <w:r w:rsidR="00632A79">
        <w:rPr>
          <w:rFonts w:ascii="Times New Roman" w:hAnsi="Times New Roman" w:cs="Times New Roman"/>
          <w:sz w:val="24"/>
          <w:szCs w:val="24"/>
        </w:rPr>
        <w:t>crab</w:t>
      </w:r>
      <w:r>
        <w:rPr>
          <w:rFonts w:ascii="Times New Roman" w:hAnsi="Times New Roman" w:cs="Times New Roman"/>
          <w:sz w:val="24"/>
          <w:szCs w:val="24"/>
        </w:rPr>
        <w:t xml:space="preserve"> of a stock, regardless of </w:t>
      </w:r>
      <w:r w:rsidR="00C61D95">
        <w:rPr>
          <w:rFonts w:ascii="Times New Roman" w:hAnsi="Times New Roman" w:cs="Times New Roman"/>
          <w:sz w:val="24"/>
          <w:szCs w:val="24"/>
        </w:rPr>
        <w:t>SC</w:t>
      </w:r>
      <w:r w:rsidR="0080598B">
        <w:rPr>
          <w:rFonts w:ascii="Times New Roman" w:hAnsi="Times New Roman" w:cs="Times New Roman"/>
          <w:sz w:val="24"/>
          <w:szCs w:val="24"/>
        </w:rPr>
        <w:t>,</w:t>
      </w:r>
      <w:r>
        <w:rPr>
          <w:rFonts w:ascii="Times New Roman" w:hAnsi="Times New Roman" w:cs="Times New Roman"/>
          <w:sz w:val="24"/>
          <w:szCs w:val="24"/>
        </w:rPr>
        <w:t xml:space="preserve"> are likely to be biasing population </w:t>
      </w:r>
      <w:r w:rsidR="008545B0">
        <w:rPr>
          <w:rFonts w:ascii="Times New Roman" w:hAnsi="Times New Roman" w:cs="Times New Roman"/>
          <w:sz w:val="24"/>
          <w:szCs w:val="24"/>
        </w:rPr>
        <w:t xml:space="preserve">biomass </w:t>
      </w:r>
      <w:r>
        <w:rPr>
          <w:rFonts w:ascii="Times New Roman" w:hAnsi="Times New Roman" w:cs="Times New Roman"/>
          <w:sz w:val="24"/>
          <w:szCs w:val="24"/>
        </w:rPr>
        <w:t xml:space="preserve">estimates, with </w:t>
      </w:r>
      <w:r w:rsidR="0080598B">
        <w:rPr>
          <w:rFonts w:ascii="Times New Roman" w:hAnsi="Times New Roman" w:cs="Times New Roman"/>
          <w:sz w:val="24"/>
          <w:szCs w:val="24"/>
        </w:rPr>
        <w:t xml:space="preserve">the </w:t>
      </w:r>
      <w:r>
        <w:rPr>
          <w:rFonts w:ascii="Times New Roman" w:hAnsi="Times New Roman" w:cs="Times New Roman"/>
          <w:sz w:val="24"/>
          <w:szCs w:val="24"/>
        </w:rPr>
        <w:t xml:space="preserve">magnitude of this bias varying </w:t>
      </w:r>
      <w:r w:rsidR="003A68D8">
        <w:rPr>
          <w:rFonts w:ascii="Times New Roman" w:hAnsi="Times New Roman" w:cs="Times New Roman"/>
          <w:sz w:val="24"/>
          <w:szCs w:val="24"/>
        </w:rPr>
        <w:t xml:space="preserve">by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80598B">
        <w:rPr>
          <w:rFonts w:ascii="Times New Roman" w:hAnsi="Times New Roman" w:cs="Times New Roman"/>
          <w:sz w:val="24"/>
          <w:szCs w:val="24"/>
        </w:rPr>
        <w:t xml:space="preserve">crab </w:t>
      </w:r>
      <w:r>
        <w:rPr>
          <w:rFonts w:ascii="Times New Roman" w:hAnsi="Times New Roman" w:cs="Times New Roman"/>
          <w:sz w:val="24"/>
          <w:szCs w:val="24"/>
        </w:rPr>
        <w:t>size</w:t>
      </w:r>
      <w:r w:rsidR="0080598B">
        <w:rPr>
          <w:rFonts w:ascii="Times New Roman" w:hAnsi="Times New Roman" w:cs="Times New Roman"/>
          <w:sz w:val="24"/>
          <w:szCs w:val="24"/>
        </w:rPr>
        <w:t xml:space="preserve"> class</w:t>
      </w:r>
      <w:r>
        <w:rPr>
          <w:rFonts w:ascii="Times New Roman" w:hAnsi="Times New Roman" w:cs="Times New Roman"/>
          <w:sz w:val="24"/>
          <w:szCs w:val="24"/>
        </w:rPr>
        <w:t xml:space="preserve">, and </w:t>
      </w:r>
      <w:r w:rsidR="0080598B">
        <w:rPr>
          <w:rFonts w:ascii="Times New Roman" w:hAnsi="Times New Roman" w:cs="Times New Roman"/>
          <w:sz w:val="24"/>
          <w:szCs w:val="24"/>
        </w:rPr>
        <w:t xml:space="preserve">sampling </w:t>
      </w:r>
      <w:r>
        <w:rPr>
          <w:rFonts w:ascii="Times New Roman" w:hAnsi="Times New Roman" w:cs="Times New Roman"/>
          <w:sz w:val="24"/>
          <w:szCs w:val="24"/>
        </w:rPr>
        <w:t>year</w:t>
      </w:r>
      <w:r w:rsidR="003A68D8">
        <w:rPr>
          <w:rFonts w:ascii="Times New Roman" w:hAnsi="Times New Roman" w:cs="Times New Roman"/>
          <w:sz w:val="24"/>
          <w:szCs w:val="24"/>
        </w:rPr>
        <w:t>.</w:t>
      </w:r>
    </w:p>
    <w:p w14:paraId="18F786C9" w14:textId="362CDE51" w:rsidR="00DD36E4" w:rsidRDefault="003672A1"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As previously observed, it is likely</w:t>
      </w:r>
      <w:r w:rsidR="008B373F">
        <w:rPr>
          <w:rFonts w:ascii="Times New Roman" w:hAnsi="Times New Roman" w:cs="Times New Roman"/>
          <w:sz w:val="24"/>
          <w:szCs w:val="24"/>
        </w:rPr>
        <w:t xml:space="preserve"> that at le</w:t>
      </w:r>
      <w:r>
        <w:rPr>
          <w:rFonts w:ascii="Times New Roman" w:hAnsi="Times New Roman" w:cs="Times New Roman"/>
          <w:sz w:val="24"/>
          <w:szCs w:val="24"/>
        </w:rPr>
        <w:t>ast a portion of the weight increase</w:t>
      </w:r>
      <w:r w:rsidR="008B373F">
        <w:rPr>
          <w:rFonts w:ascii="Times New Roman" w:hAnsi="Times New Roman" w:cs="Times New Roman"/>
          <w:sz w:val="24"/>
          <w:szCs w:val="24"/>
        </w:rPr>
        <w:t xml:space="preserve"> observed in </w:t>
      </w:r>
      <w:r w:rsidR="002A14E5">
        <w:rPr>
          <w:rFonts w:ascii="Times New Roman" w:hAnsi="Times New Roman" w:cs="Times New Roman"/>
          <w:sz w:val="24"/>
          <w:szCs w:val="24"/>
        </w:rPr>
        <w:t>OS</w:t>
      </w:r>
      <w:r w:rsidR="008B373F">
        <w:rPr>
          <w:rFonts w:ascii="Times New Roman" w:hAnsi="Times New Roman" w:cs="Times New Roman"/>
          <w:sz w:val="24"/>
          <w:szCs w:val="24"/>
        </w:rPr>
        <w:t xml:space="preserve"> </w:t>
      </w:r>
      <w:r w:rsidR="00632A79">
        <w:rPr>
          <w:rFonts w:ascii="Times New Roman" w:hAnsi="Times New Roman" w:cs="Times New Roman"/>
          <w:sz w:val="24"/>
          <w:szCs w:val="24"/>
        </w:rPr>
        <w:t>crab</w:t>
      </w:r>
      <w:r w:rsidR="008B373F">
        <w:rPr>
          <w:rFonts w:ascii="Times New Roman" w:hAnsi="Times New Roman" w:cs="Times New Roman"/>
          <w:sz w:val="24"/>
          <w:szCs w:val="24"/>
        </w:rPr>
        <w:t xml:space="preserve"> relative to </w:t>
      </w:r>
      <w:del w:id="689" w:author="Jon.Richar" w:date="2023-11-21T15:50:00Z">
        <w:r w:rsidR="008B373F" w:rsidDel="001B4B20">
          <w:rPr>
            <w:rFonts w:ascii="Times New Roman" w:hAnsi="Times New Roman" w:cs="Times New Roman"/>
            <w:sz w:val="24"/>
            <w:szCs w:val="24"/>
          </w:rPr>
          <w:delText>new shell</w:delText>
        </w:r>
      </w:del>
      <w:ins w:id="690" w:author="Jon.Richar" w:date="2023-11-21T15:50:00Z">
        <w:r w:rsidR="001B4B20">
          <w:rPr>
            <w:rFonts w:ascii="Times New Roman" w:hAnsi="Times New Roman" w:cs="Times New Roman"/>
            <w:sz w:val="24"/>
            <w:szCs w:val="24"/>
          </w:rPr>
          <w:t>NS</w:t>
        </w:r>
      </w:ins>
      <w:r w:rsidR="008B373F">
        <w:rPr>
          <w:rFonts w:ascii="Times New Roman" w:hAnsi="Times New Roman" w:cs="Times New Roman"/>
          <w:sz w:val="24"/>
          <w:szCs w:val="24"/>
        </w:rPr>
        <w:t xml:space="preserve"> </w:t>
      </w:r>
      <w:r w:rsidR="00FD4CFF">
        <w:rPr>
          <w:rFonts w:ascii="Times New Roman" w:hAnsi="Times New Roman" w:cs="Times New Roman"/>
          <w:sz w:val="24"/>
          <w:szCs w:val="24"/>
        </w:rPr>
        <w:t xml:space="preserve">individuals </w:t>
      </w:r>
      <w:r w:rsidR="00DD36E4">
        <w:rPr>
          <w:rFonts w:ascii="Times New Roman" w:hAnsi="Times New Roman" w:cs="Times New Roman"/>
          <w:sz w:val="24"/>
          <w:szCs w:val="24"/>
        </w:rPr>
        <w:t>of the same</w:t>
      </w:r>
      <w:r w:rsidR="008B373F">
        <w:rPr>
          <w:rFonts w:ascii="Times New Roman" w:hAnsi="Times New Roman" w:cs="Times New Roman"/>
          <w:sz w:val="24"/>
          <w:szCs w:val="24"/>
        </w:rPr>
        <w:t xml:space="preserve"> size </w:t>
      </w:r>
      <w:r>
        <w:rPr>
          <w:rFonts w:ascii="Times New Roman" w:hAnsi="Times New Roman" w:cs="Times New Roman"/>
          <w:sz w:val="24"/>
          <w:szCs w:val="24"/>
        </w:rPr>
        <w:t>is the result of</w:t>
      </w:r>
      <w:r w:rsidR="008B373F">
        <w:rPr>
          <w:rFonts w:ascii="Times New Roman" w:hAnsi="Times New Roman" w:cs="Times New Roman"/>
          <w:sz w:val="24"/>
          <w:szCs w:val="24"/>
        </w:rPr>
        <w:t xml:space="preserve"> epibiont</w:t>
      </w:r>
      <w:r w:rsidR="00FD4CFF">
        <w:rPr>
          <w:rFonts w:ascii="Times New Roman" w:hAnsi="Times New Roman" w:cs="Times New Roman"/>
          <w:sz w:val="24"/>
          <w:szCs w:val="24"/>
        </w:rPr>
        <w:t xml:space="preserve"> growth on their carapaces</w:t>
      </w:r>
      <w:r w:rsidR="000B0F1D">
        <w:rPr>
          <w:rFonts w:ascii="Times New Roman" w:hAnsi="Times New Roman" w:cs="Times New Roman"/>
          <w:sz w:val="24"/>
          <w:szCs w:val="24"/>
        </w:rPr>
        <w:t>.</w:t>
      </w:r>
      <w:r w:rsidR="00665CBB">
        <w:rPr>
          <w:rFonts w:ascii="Times New Roman" w:hAnsi="Times New Roman" w:cs="Times New Roman"/>
          <w:sz w:val="24"/>
          <w:szCs w:val="24"/>
        </w:rPr>
        <w:t xml:space="preserve"> It is however standard protocol </w:t>
      </w:r>
      <w:commentRangeStart w:id="691"/>
      <w:r w:rsidR="00FD4CFF">
        <w:rPr>
          <w:rFonts w:ascii="Times New Roman" w:hAnsi="Times New Roman" w:cs="Times New Roman"/>
          <w:sz w:val="24"/>
          <w:szCs w:val="24"/>
        </w:rPr>
        <w:t xml:space="preserve">to </w:t>
      </w:r>
      <w:ins w:id="692" w:author="Jon.Richar" w:date="2023-11-06T14:41:00Z">
        <w:r w:rsidR="000F0ED0">
          <w:rPr>
            <w:rFonts w:ascii="Times New Roman" w:hAnsi="Times New Roman" w:cs="Times New Roman"/>
            <w:sz w:val="24"/>
            <w:szCs w:val="24"/>
          </w:rPr>
          <w:t>either select</w:t>
        </w:r>
        <w:r w:rsidR="00AA7396">
          <w:rPr>
            <w:rFonts w:ascii="Times New Roman" w:hAnsi="Times New Roman" w:cs="Times New Roman"/>
            <w:sz w:val="24"/>
            <w:szCs w:val="24"/>
          </w:rPr>
          <w:t xml:space="preserve"> clean crab, or if this is not possible </w:t>
        </w:r>
      </w:ins>
      <w:r w:rsidR="00FD4CFF">
        <w:rPr>
          <w:rFonts w:ascii="Times New Roman" w:hAnsi="Times New Roman" w:cs="Times New Roman"/>
          <w:sz w:val="24"/>
          <w:szCs w:val="24"/>
        </w:rPr>
        <w:t>remove any such organisms</w:t>
      </w:r>
      <w:commentRangeEnd w:id="691"/>
      <w:r w:rsidR="009C0C8D">
        <w:rPr>
          <w:rStyle w:val="CommentReference"/>
        </w:rPr>
        <w:commentReference w:id="691"/>
      </w:r>
      <w:r w:rsidR="00FD4CFF">
        <w:rPr>
          <w:rFonts w:ascii="Times New Roman" w:hAnsi="Times New Roman" w:cs="Times New Roman"/>
          <w:sz w:val="24"/>
          <w:szCs w:val="24"/>
        </w:rPr>
        <w:t xml:space="preserve"> prior to weighing, </w:t>
      </w:r>
      <w:del w:id="693" w:author="Jon.Richar" w:date="2023-11-06T14:41:00Z">
        <w:r w:rsidR="00FD4CFF" w:rsidDel="00AA7396">
          <w:rPr>
            <w:rFonts w:ascii="Times New Roman" w:hAnsi="Times New Roman" w:cs="Times New Roman"/>
            <w:sz w:val="24"/>
            <w:szCs w:val="24"/>
          </w:rPr>
          <w:delText>or if this is not possible</w:delText>
        </w:r>
        <w:r w:rsidR="00665CBB" w:rsidDel="00AA7396">
          <w:rPr>
            <w:rFonts w:ascii="Times New Roman" w:hAnsi="Times New Roman" w:cs="Times New Roman"/>
            <w:sz w:val="24"/>
            <w:szCs w:val="24"/>
          </w:rPr>
          <w:delText>,</w:delText>
        </w:r>
      </w:del>
      <w:ins w:id="694" w:author="Jon.Richar" w:date="2023-11-06T14:41:00Z">
        <w:r w:rsidR="00AA7396">
          <w:rPr>
            <w:rFonts w:ascii="Times New Roman" w:hAnsi="Times New Roman" w:cs="Times New Roman"/>
            <w:sz w:val="24"/>
            <w:szCs w:val="24"/>
          </w:rPr>
          <w:t>otherwise</w:t>
        </w:r>
      </w:ins>
      <w:r w:rsidR="00FD4CFF">
        <w:rPr>
          <w:rFonts w:ascii="Times New Roman" w:hAnsi="Times New Roman" w:cs="Times New Roman"/>
          <w:sz w:val="24"/>
          <w:szCs w:val="24"/>
        </w:rPr>
        <w:t xml:space="preserve"> </w:t>
      </w:r>
      <w:r w:rsidR="00665CBB">
        <w:rPr>
          <w:rFonts w:ascii="Times New Roman" w:hAnsi="Times New Roman" w:cs="Times New Roman"/>
          <w:sz w:val="24"/>
          <w:szCs w:val="24"/>
        </w:rPr>
        <w:t xml:space="preserve">personnel </w:t>
      </w:r>
      <w:r w:rsidR="00FD4CFF">
        <w:rPr>
          <w:rFonts w:ascii="Times New Roman" w:hAnsi="Times New Roman" w:cs="Times New Roman"/>
          <w:sz w:val="24"/>
          <w:szCs w:val="24"/>
        </w:rPr>
        <w:t>will not wei</w:t>
      </w:r>
      <w:r w:rsidR="00665CBB">
        <w:rPr>
          <w:rFonts w:ascii="Times New Roman" w:hAnsi="Times New Roman" w:cs="Times New Roman"/>
          <w:sz w:val="24"/>
          <w:szCs w:val="24"/>
        </w:rPr>
        <w:t xml:space="preserve">gh the crab </w:t>
      </w:r>
      <w:r w:rsidR="00FD4CFF">
        <w:rPr>
          <w:rFonts w:ascii="Times New Roman" w:hAnsi="Times New Roman" w:cs="Times New Roman"/>
          <w:sz w:val="24"/>
          <w:szCs w:val="24"/>
        </w:rPr>
        <w:t xml:space="preserve">in question unless remaining epibionts are </w:t>
      </w:r>
      <w:r w:rsidR="00DD36E4">
        <w:rPr>
          <w:rFonts w:ascii="Times New Roman" w:hAnsi="Times New Roman" w:cs="Times New Roman"/>
          <w:sz w:val="24"/>
          <w:szCs w:val="24"/>
        </w:rPr>
        <w:t xml:space="preserve">considered </w:t>
      </w:r>
      <w:r w:rsidR="00FD4CFF">
        <w:rPr>
          <w:rFonts w:ascii="Times New Roman" w:hAnsi="Times New Roman" w:cs="Times New Roman"/>
          <w:sz w:val="24"/>
          <w:szCs w:val="24"/>
        </w:rPr>
        <w:t>unlikely to significant</w:t>
      </w:r>
      <w:r w:rsidR="00DD36E4">
        <w:rPr>
          <w:rFonts w:ascii="Times New Roman" w:hAnsi="Times New Roman" w:cs="Times New Roman"/>
          <w:sz w:val="24"/>
          <w:szCs w:val="24"/>
        </w:rPr>
        <w:t xml:space="preserve">ly </w:t>
      </w:r>
      <w:del w:id="695" w:author="Chris.Long" w:date="2023-07-05T17:10:00Z">
        <w:r w:rsidR="00DD36E4" w:rsidDel="0093368A">
          <w:rPr>
            <w:rFonts w:ascii="Times New Roman" w:hAnsi="Times New Roman" w:cs="Times New Roman"/>
            <w:sz w:val="24"/>
            <w:szCs w:val="24"/>
          </w:rPr>
          <w:delText xml:space="preserve">bias </w:delText>
        </w:r>
      </w:del>
      <w:ins w:id="696" w:author="Chris.Long" w:date="2023-07-05T17:10:00Z">
        <w:r w:rsidR="0093368A">
          <w:rPr>
            <w:rFonts w:ascii="Times New Roman" w:hAnsi="Times New Roman" w:cs="Times New Roman"/>
            <w:sz w:val="24"/>
            <w:szCs w:val="24"/>
          </w:rPr>
          <w:t xml:space="preserve">increase </w:t>
        </w:r>
      </w:ins>
      <w:r w:rsidR="00DD36E4">
        <w:rPr>
          <w:rFonts w:ascii="Times New Roman" w:hAnsi="Times New Roman" w:cs="Times New Roman"/>
          <w:sz w:val="24"/>
          <w:szCs w:val="24"/>
        </w:rPr>
        <w:t>the measurement (pers. o</w:t>
      </w:r>
      <w:r w:rsidR="00FD4CFF">
        <w:rPr>
          <w:rFonts w:ascii="Times New Roman" w:hAnsi="Times New Roman" w:cs="Times New Roman"/>
          <w:sz w:val="24"/>
          <w:szCs w:val="24"/>
        </w:rPr>
        <w:t xml:space="preserve">bservation). </w:t>
      </w:r>
      <w:r w:rsidR="00CF31FE">
        <w:rPr>
          <w:rFonts w:ascii="Times New Roman" w:hAnsi="Times New Roman" w:cs="Times New Roman"/>
          <w:sz w:val="24"/>
          <w:szCs w:val="24"/>
        </w:rPr>
        <w:t>Consequently, the</w:t>
      </w:r>
      <w:r w:rsidR="0080598B">
        <w:rPr>
          <w:rFonts w:ascii="Times New Roman" w:hAnsi="Times New Roman" w:cs="Times New Roman"/>
          <w:sz w:val="24"/>
          <w:szCs w:val="24"/>
        </w:rPr>
        <w:t xml:space="preserve"> increase in weight</w:t>
      </w:r>
      <w:r w:rsidR="00CF31FE">
        <w:rPr>
          <w:rFonts w:ascii="Times New Roman" w:hAnsi="Times New Roman" w:cs="Times New Roman"/>
          <w:sz w:val="24"/>
          <w:szCs w:val="24"/>
        </w:rPr>
        <w:t xml:space="preserve"> is likely primarily </w:t>
      </w:r>
      <w:r w:rsidR="00FD4CFF">
        <w:rPr>
          <w:rFonts w:ascii="Times New Roman" w:hAnsi="Times New Roman" w:cs="Times New Roman"/>
          <w:sz w:val="24"/>
          <w:szCs w:val="24"/>
        </w:rPr>
        <w:t>due to endogenous factors—higher meat fill within the carapace</w:t>
      </w:r>
      <w:r w:rsidR="003475CC">
        <w:rPr>
          <w:rFonts w:ascii="Times New Roman" w:hAnsi="Times New Roman" w:cs="Times New Roman"/>
          <w:sz w:val="24"/>
          <w:szCs w:val="24"/>
        </w:rPr>
        <w:t xml:space="preserve">, as </w:t>
      </w:r>
      <w:r w:rsidR="00632A79">
        <w:rPr>
          <w:rFonts w:ascii="Times New Roman" w:hAnsi="Times New Roman" w:cs="Times New Roman"/>
          <w:sz w:val="24"/>
          <w:szCs w:val="24"/>
        </w:rPr>
        <w:t>crab</w:t>
      </w:r>
      <w:r w:rsidR="003475CC">
        <w:rPr>
          <w:rFonts w:ascii="Times New Roman" w:hAnsi="Times New Roman" w:cs="Times New Roman"/>
          <w:sz w:val="24"/>
          <w:szCs w:val="24"/>
        </w:rPr>
        <w:t xml:space="preserve"> will have had a year or more to </w:t>
      </w:r>
      <w:r w:rsidR="003475CC">
        <w:rPr>
          <w:rFonts w:ascii="Times New Roman" w:hAnsi="Times New Roman" w:cs="Times New Roman"/>
          <w:sz w:val="24"/>
          <w:szCs w:val="24"/>
        </w:rPr>
        <w:lastRenderedPageBreak/>
        <w:t>fill out since their last molt</w:t>
      </w:r>
      <w:r w:rsidR="00FD4CFF">
        <w:rPr>
          <w:rFonts w:ascii="Times New Roman" w:hAnsi="Times New Roman" w:cs="Times New Roman"/>
          <w:sz w:val="24"/>
          <w:szCs w:val="24"/>
        </w:rPr>
        <w:t>, and heavier, denser carapaces due to increased calcification (</w:t>
      </w:r>
      <w:r w:rsidR="0096238C">
        <w:rPr>
          <w:rFonts w:ascii="Times New Roman" w:hAnsi="Times New Roman" w:cs="Times New Roman"/>
          <w:sz w:val="24"/>
          <w:szCs w:val="24"/>
        </w:rPr>
        <w:t>Somerton and MacIntosh 1983</w:t>
      </w:r>
      <w:r w:rsidR="00FD4CFF">
        <w:rPr>
          <w:rFonts w:ascii="Times New Roman" w:hAnsi="Times New Roman" w:cs="Times New Roman"/>
          <w:sz w:val="24"/>
          <w:szCs w:val="24"/>
        </w:rPr>
        <w:t>).</w:t>
      </w:r>
      <w:r w:rsidR="0080598B">
        <w:rPr>
          <w:rFonts w:ascii="Times New Roman" w:hAnsi="Times New Roman" w:cs="Times New Roman"/>
          <w:sz w:val="24"/>
          <w:szCs w:val="24"/>
        </w:rPr>
        <w:t xml:space="preserve"> </w:t>
      </w:r>
    </w:p>
    <w:p w14:paraId="135A9E08" w14:textId="6F6E2CA1" w:rsidR="00CF31FE" w:rsidRDefault="002912A8"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Under</w:t>
      </w:r>
      <w:r w:rsidR="00AE3194">
        <w:rPr>
          <w:rFonts w:ascii="Times New Roman" w:hAnsi="Times New Roman" w:cs="Times New Roman"/>
          <w:sz w:val="24"/>
          <w:szCs w:val="24"/>
        </w:rPr>
        <w:t xml:space="preserve"> the current standard approach of </w:t>
      </w:r>
      <w:r>
        <w:rPr>
          <w:rFonts w:ascii="Times New Roman" w:hAnsi="Times New Roman" w:cs="Times New Roman"/>
          <w:sz w:val="24"/>
          <w:szCs w:val="24"/>
        </w:rPr>
        <w:t>fitting a single size-weigh</w:t>
      </w:r>
      <w:ins w:id="697" w:author="Jon.Richar" w:date="2023-11-07T16:50:00Z">
        <w:r w:rsidR="00061106">
          <w:rPr>
            <w:rFonts w:ascii="Times New Roman" w:hAnsi="Times New Roman" w:cs="Times New Roman"/>
            <w:sz w:val="24"/>
            <w:szCs w:val="24"/>
          </w:rPr>
          <w:t>t</w:t>
        </w:r>
      </w:ins>
      <w:r>
        <w:rPr>
          <w:rFonts w:ascii="Times New Roman" w:hAnsi="Times New Roman" w:cs="Times New Roman"/>
          <w:sz w:val="24"/>
          <w:szCs w:val="24"/>
        </w:rPr>
        <w:t xml:space="preserve"> model, weights for </w:t>
      </w:r>
      <w:r w:rsidR="00C61D95">
        <w:rPr>
          <w:rFonts w:ascii="Times New Roman" w:hAnsi="Times New Roman" w:cs="Times New Roman"/>
          <w:sz w:val="24"/>
          <w:szCs w:val="24"/>
        </w:rPr>
        <w:t xml:space="preserve">OS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low, while weights for </w:t>
      </w:r>
      <w:r w:rsidR="00C61D95">
        <w:rPr>
          <w:rFonts w:ascii="Times New Roman" w:hAnsi="Times New Roman" w:cs="Times New Roman"/>
          <w:sz w:val="24"/>
          <w:szCs w:val="24"/>
        </w:rPr>
        <w:t xml:space="preserve">NS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high.</w:t>
      </w:r>
      <w:r w:rsidR="00CC7289">
        <w:rPr>
          <w:rFonts w:ascii="Times New Roman" w:hAnsi="Times New Roman" w:cs="Times New Roman"/>
          <w:sz w:val="24"/>
          <w:szCs w:val="24"/>
        </w:rPr>
        <w:t xml:space="preserve"> I</w:t>
      </w:r>
      <w:r>
        <w:rPr>
          <w:rFonts w:ascii="Times New Roman" w:hAnsi="Times New Roman" w:cs="Times New Roman"/>
          <w:sz w:val="24"/>
          <w:szCs w:val="24"/>
        </w:rPr>
        <w:t xml:space="preserve">n years with a high proportion of </w:t>
      </w:r>
      <w:r w:rsidR="00C61D95">
        <w:rPr>
          <w:rFonts w:ascii="Times New Roman" w:hAnsi="Times New Roman" w:cs="Times New Roman"/>
          <w:sz w:val="24"/>
          <w:szCs w:val="24"/>
        </w:rPr>
        <w:t>OS</w:t>
      </w:r>
      <w:r w:rsidR="00CC7289">
        <w:rPr>
          <w:rFonts w:ascii="Times New Roman" w:hAnsi="Times New Roman" w:cs="Times New Roman"/>
          <w:sz w:val="24"/>
          <w:szCs w:val="24"/>
        </w:rPr>
        <w:t xml:space="preserve"> males, biomass will be under</w:t>
      </w:r>
      <w:r>
        <w:rPr>
          <w:rFonts w:ascii="Times New Roman" w:hAnsi="Times New Roman" w:cs="Times New Roman"/>
          <w:sz w:val="24"/>
          <w:szCs w:val="24"/>
        </w:rPr>
        <w:t>estimated</w:t>
      </w:r>
      <w:r w:rsidR="003A68D8">
        <w:rPr>
          <w:rFonts w:ascii="Times New Roman" w:hAnsi="Times New Roman" w:cs="Times New Roman"/>
          <w:sz w:val="24"/>
          <w:szCs w:val="24"/>
        </w:rPr>
        <w:t xml:space="preserve"> using the standard model, relative to a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based model</w:t>
      </w:r>
      <w:r>
        <w:rPr>
          <w:rFonts w:ascii="Times New Roman" w:hAnsi="Times New Roman" w:cs="Times New Roman"/>
          <w:sz w:val="24"/>
          <w:szCs w:val="24"/>
        </w:rPr>
        <w:t xml:space="preserve">, while in years with a high proportion of </w:t>
      </w:r>
      <w:r w:rsidR="00C61D95">
        <w:rPr>
          <w:rFonts w:ascii="Times New Roman" w:hAnsi="Times New Roman" w:cs="Times New Roman"/>
          <w:sz w:val="24"/>
          <w:szCs w:val="24"/>
        </w:rPr>
        <w:t>NS</w:t>
      </w:r>
      <w:r>
        <w:rPr>
          <w:rFonts w:ascii="Times New Roman" w:hAnsi="Times New Roman" w:cs="Times New Roman"/>
          <w:sz w:val="24"/>
          <w:szCs w:val="24"/>
        </w:rPr>
        <w:t xml:space="preserve"> males, biomass </w:t>
      </w:r>
      <w:r w:rsidR="00364BD8">
        <w:rPr>
          <w:rFonts w:ascii="Times New Roman" w:hAnsi="Times New Roman" w:cs="Times New Roman"/>
          <w:sz w:val="24"/>
          <w:szCs w:val="24"/>
        </w:rPr>
        <w:t>is likely to be</w:t>
      </w:r>
      <w:r>
        <w:rPr>
          <w:rFonts w:ascii="Times New Roman" w:hAnsi="Times New Roman" w:cs="Times New Roman"/>
          <w:sz w:val="24"/>
          <w:szCs w:val="24"/>
        </w:rPr>
        <w:t xml:space="preserve"> overestimated.</w:t>
      </w:r>
      <w:r w:rsidR="003A68D8">
        <w:rPr>
          <w:rFonts w:ascii="Times New Roman" w:hAnsi="Times New Roman" w:cs="Times New Roman"/>
          <w:sz w:val="24"/>
          <w:szCs w:val="24"/>
        </w:rPr>
        <w:t xml:space="preserve"> </w:t>
      </w:r>
      <w:r w:rsidR="00CF31FE">
        <w:rPr>
          <w:rFonts w:ascii="Times New Roman" w:hAnsi="Times New Roman" w:cs="Times New Roman"/>
          <w:sz w:val="24"/>
          <w:szCs w:val="24"/>
        </w:rPr>
        <w:t xml:space="preserve">Although </w:t>
      </w:r>
      <w:r w:rsidR="003A68D8">
        <w:rPr>
          <w:rFonts w:ascii="Times New Roman" w:hAnsi="Times New Roman" w:cs="Times New Roman"/>
          <w:sz w:val="24"/>
          <w:szCs w:val="24"/>
        </w:rPr>
        <w:t xml:space="preserve">the </w:t>
      </w:r>
      <w:r w:rsidR="00CF31FE">
        <w:rPr>
          <w:rFonts w:ascii="Times New Roman" w:hAnsi="Times New Roman" w:cs="Times New Roman"/>
          <w:sz w:val="24"/>
          <w:szCs w:val="24"/>
        </w:rPr>
        <w:t>magnitudes</w:t>
      </w:r>
      <w:r w:rsidR="003A68D8">
        <w:rPr>
          <w:rFonts w:ascii="Times New Roman" w:hAnsi="Times New Roman" w:cs="Times New Roman"/>
          <w:sz w:val="24"/>
          <w:szCs w:val="24"/>
        </w:rPr>
        <w:t xml:space="preserve"> of these discrepancies are typically</w:t>
      </w:r>
      <w:ins w:id="698" w:author="Jon.Richar" w:date="2023-11-06T14:32:00Z">
        <w:r w:rsidR="00AA7396">
          <w:rPr>
            <w:rFonts w:ascii="Times New Roman" w:hAnsi="Times New Roman" w:cs="Times New Roman"/>
            <w:sz w:val="24"/>
            <w:szCs w:val="24"/>
          </w:rPr>
          <w:t xml:space="preserve"> relatively</w:t>
        </w:r>
      </w:ins>
      <w:ins w:id="699" w:author="Jon.Richar" w:date="2023-11-06T14:37:00Z">
        <w:r w:rsidR="00AA7396">
          <w:rPr>
            <w:rFonts w:ascii="Times New Roman" w:hAnsi="Times New Roman" w:cs="Times New Roman"/>
            <w:sz w:val="24"/>
            <w:szCs w:val="24"/>
          </w:rPr>
          <w:t xml:space="preserve"> </w:t>
        </w:r>
      </w:ins>
      <w:del w:id="700" w:author="Jon.Richar" w:date="2023-11-06T14:32:00Z">
        <w:r w:rsidR="003A68D8" w:rsidDel="00AA7396">
          <w:rPr>
            <w:rFonts w:ascii="Times New Roman" w:hAnsi="Times New Roman" w:cs="Times New Roman"/>
            <w:sz w:val="24"/>
            <w:szCs w:val="24"/>
          </w:rPr>
          <w:delText xml:space="preserve"> </w:delText>
        </w:r>
      </w:del>
      <w:r w:rsidR="003A68D8">
        <w:rPr>
          <w:rFonts w:ascii="Times New Roman" w:hAnsi="Times New Roman" w:cs="Times New Roman"/>
          <w:sz w:val="24"/>
          <w:szCs w:val="24"/>
        </w:rPr>
        <w:t>small</w:t>
      </w:r>
      <w:r w:rsidR="00AC7A87">
        <w:rPr>
          <w:rFonts w:ascii="Times New Roman" w:hAnsi="Times New Roman" w:cs="Times New Roman"/>
          <w:sz w:val="24"/>
          <w:szCs w:val="24"/>
        </w:rPr>
        <w:t>,</w:t>
      </w:r>
      <w:ins w:id="701" w:author="Jon.Richar" w:date="2023-11-06T14:34:00Z">
        <w:r w:rsidR="00AA7396">
          <w:rPr>
            <w:rFonts w:ascii="Times New Roman" w:hAnsi="Times New Roman" w:cs="Times New Roman"/>
            <w:sz w:val="24"/>
            <w:szCs w:val="24"/>
          </w:rPr>
          <w:t xml:space="preserve"> in some years they may approach 10%</w:t>
        </w:r>
      </w:ins>
      <w:ins w:id="702" w:author="Jon.Richar" w:date="2023-11-06T14:37:00Z">
        <w:r w:rsidR="00AA7396">
          <w:rPr>
            <w:rFonts w:ascii="Times New Roman" w:hAnsi="Times New Roman" w:cs="Times New Roman"/>
            <w:sz w:val="24"/>
            <w:szCs w:val="24"/>
          </w:rPr>
          <w:t>, particularly for Tanner crabs.</w:t>
        </w:r>
      </w:ins>
      <w:r w:rsidR="00CF31FE">
        <w:rPr>
          <w:rFonts w:ascii="Times New Roman" w:hAnsi="Times New Roman" w:cs="Times New Roman"/>
          <w:sz w:val="24"/>
          <w:szCs w:val="24"/>
        </w:rPr>
        <w:t xml:space="preserve"> </w:t>
      </w:r>
      <w:ins w:id="703" w:author="Jon.Richar" w:date="2023-11-06T14:37:00Z">
        <w:r w:rsidR="00AA7396">
          <w:rPr>
            <w:rFonts w:ascii="Times New Roman" w:hAnsi="Times New Roman" w:cs="Times New Roman"/>
            <w:sz w:val="24"/>
            <w:szCs w:val="24"/>
          </w:rPr>
          <w:t>Th</w:t>
        </w:r>
      </w:ins>
      <w:ins w:id="704" w:author="Jon.Richar" w:date="2023-11-07T16:04:00Z">
        <w:r w:rsidR="007C1DB2">
          <w:rPr>
            <w:rFonts w:ascii="Times New Roman" w:hAnsi="Times New Roman" w:cs="Times New Roman"/>
            <w:sz w:val="24"/>
            <w:szCs w:val="24"/>
          </w:rPr>
          <w:t>ese</w:t>
        </w:r>
      </w:ins>
      <w:ins w:id="705" w:author="Jon.Richar" w:date="2023-11-06T14:37:00Z">
        <w:r w:rsidR="007C1DB2">
          <w:rPr>
            <w:rFonts w:ascii="Times New Roman" w:hAnsi="Times New Roman" w:cs="Times New Roman"/>
            <w:sz w:val="24"/>
            <w:szCs w:val="24"/>
          </w:rPr>
          <w:t xml:space="preserve"> are</w:t>
        </w:r>
      </w:ins>
      <w:ins w:id="706" w:author="Jon.Richar" w:date="2023-11-06T14:38:00Z">
        <w:r w:rsidR="00AA7396">
          <w:rPr>
            <w:rFonts w:ascii="Times New Roman" w:hAnsi="Times New Roman" w:cs="Times New Roman"/>
            <w:sz w:val="24"/>
            <w:szCs w:val="24"/>
          </w:rPr>
          <w:t xml:space="preserve"> </w:t>
        </w:r>
      </w:ins>
      <w:ins w:id="707" w:author="Jon.Richar" w:date="2023-11-21T13:40:00Z">
        <w:r w:rsidR="00A5049F">
          <w:rPr>
            <w:rFonts w:ascii="Times New Roman" w:hAnsi="Times New Roman" w:cs="Times New Roman"/>
            <w:sz w:val="24"/>
            <w:szCs w:val="24"/>
          </w:rPr>
          <w:t>problematic from a management perspective</w:t>
        </w:r>
      </w:ins>
      <w:ins w:id="708" w:author="Jon.Richar" w:date="2023-11-06T14:38:00Z">
        <w:r w:rsidR="00AA7396">
          <w:rPr>
            <w:rFonts w:ascii="Times New Roman" w:hAnsi="Times New Roman" w:cs="Times New Roman"/>
            <w:sz w:val="24"/>
            <w:szCs w:val="24"/>
          </w:rPr>
          <w:t xml:space="preserve"> because in</w:t>
        </w:r>
      </w:ins>
      <w:del w:id="709" w:author="Jon.Richar" w:date="2023-11-06T14:37:00Z">
        <w:r w:rsidR="00CF31FE" w:rsidDel="00AA7396">
          <w:rPr>
            <w:rFonts w:ascii="Times New Roman" w:hAnsi="Times New Roman" w:cs="Times New Roman"/>
            <w:sz w:val="24"/>
            <w:szCs w:val="24"/>
          </w:rPr>
          <w:delText>i</w:delText>
        </w:r>
      </w:del>
      <w:del w:id="710" w:author="Jon.Richar" w:date="2023-11-06T14:38:00Z">
        <w:r w:rsidR="00CF31FE" w:rsidDel="00AA7396">
          <w:rPr>
            <w:rFonts w:ascii="Times New Roman" w:hAnsi="Times New Roman" w:cs="Times New Roman"/>
            <w:sz w:val="24"/>
            <w:szCs w:val="24"/>
          </w:rPr>
          <w:delText>n</w:delText>
        </w:r>
      </w:del>
      <w:r w:rsidR="00CF31FE">
        <w:rPr>
          <w:rFonts w:ascii="Times New Roman" w:hAnsi="Times New Roman" w:cs="Times New Roman"/>
          <w:sz w:val="24"/>
          <w:szCs w:val="24"/>
        </w:rPr>
        <w:t xml:space="preserve"> years of reduced population sizes</w:t>
      </w:r>
      <w:r w:rsidR="003A68D8">
        <w:rPr>
          <w:rFonts w:ascii="Times New Roman" w:hAnsi="Times New Roman" w:cs="Times New Roman"/>
          <w:sz w:val="24"/>
          <w:szCs w:val="24"/>
        </w:rPr>
        <w:t xml:space="preserve">, such as have recently been observed </w:t>
      </w:r>
      <w:del w:id="711" w:author="Jon.Richar" w:date="2023-11-07T16:10:00Z">
        <w:r w:rsidR="003A68D8" w:rsidDel="007F0004">
          <w:rPr>
            <w:rFonts w:ascii="Times New Roman" w:hAnsi="Times New Roman" w:cs="Times New Roman"/>
            <w:sz w:val="24"/>
            <w:szCs w:val="24"/>
          </w:rPr>
          <w:delText xml:space="preserve">for </w:delText>
        </w:r>
      </w:del>
      <w:ins w:id="712" w:author="Jon.Richar" w:date="2023-11-07T16:10:00Z">
        <w:r w:rsidR="007F0004">
          <w:rPr>
            <w:rFonts w:ascii="Times New Roman" w:hAnsi="Times New Roman" w:cs="Times New Roman"/>
            <w:sz w:val="24"/>
            <w:szCs w:val="24"/>
          </w:rPr>
          <w:t xml:space="preserve">in </w:t>
        </w:r>
      </w:ins>
      <w:del w:id="713" w:author="Jon.Richar" w:date="2023-11-07T16:10:00Z">
        <w:r w:rsidR="00C61D95" w:rsidDel="007F0004">
          <w:rPr>
            <w:rFonts w:ascii="Times New Roman" w:hAnsi="Times New Roman" w:cs="Times New Roman"/>
            <w:sz w:val="24"/>
            <w:szCs w:val="24"/>
          </w:rPr>
          <w:delText>BBRKC</w:delText>
        </w:r>
        <w:r w:rsidR="003A68D8" w:rsidDel="007F0004">
          <w:rPr>
            <w:rFonts w:ascii="Times New Roman" w:hAnsi="Times New Roman" w:cs="Times New Roman"/>
            <w:sz w:val="24"/>
            <w:szCs w:val="24"/>
          </w:rPr>
          <w:delText xml:space="preserve"> and </w:delText>
        </w:r>
      </w:del>
      <w:del w:id="714" w:author="Jon.Richar" w:date="2023-11-02T15:23:00Z">
        <w:r w:rsidR="00C61D95" w:rsidDel="00291C12">
          <w:rPr>
            <w:rFonts w:ascii="Times New Roman" w:hAnsi="Times New Roman" w:cs="Times New Roman"/>
            <w:sz w:val="24"/>
            <w:szCs w:val="24"/>
          </w:rPr>
          <w:delText>EBS CB</w:delText>
        </w:r>
      </w:del>
      <w:ins w:id="715" w:author="Jon.Richar" w:date="2023-11-07T16:10:00Z">
        <w:r w:rsidR="007F0004">
          <w:rPr>
            <w:rFonts w:ascii="Times New Roman" w:hAnsi="Times New Roman" w:cs="Times New Roman"/>
            <w:sz w:val="24"/>
            <w:szCs w:val="24"/>
          </w:rPr>
          <w:t>all of the EBS crab stocks</w:t>
        </w:r>
      </w:ins>
      <w:ins w:id="716" w:author="Jon.Richar" w:date="2023-11-02T15:23:00Z">
        <w:r w:rsidR="007F0004">
          <w:rPr>
            <w:rFonts w:ascii="Times New Roman" w:hAnsi="Times New Roman" w:cs="Times New Roman"/>
            <w:sz w:val="24"/>
            <w:szCs w:val="24"/>
          </w:rPr>
          <w:t xml:space="preserve"> </w:t>
        </w:r>
      </w:ins>
      <w:del w:id="717" w:author="Jon.Richar" w:date="2023-11-07T16:10:00Z">
        <w:r w:rsidR="00DF46D9" w:rsidDel="007F0004">
          <w:rPr>
            <w:rFonts w:ascii="Times New Roman" w:hAnsi="Times New Roman" w:cs="Times New Roman"/>
            <w:sz w:val="24"/>
            <w:szCs w:val="24"/>
          </w:rPr>
          <w:delText xml:space="preserve"> </w:delText>
        </w:r>
      </w:del>
      <w:r w:rsidR="00DF46D9">
        <w:rPr>
          <w:rFonts w:ascii="Times New Roman" w:hAnsi="Times New Roman" w:cs="Times New Roman"/>
          <w:sz w:val="24"/>
          <w:szCs w:val="24"/>
        </w:rPr>
        <w:t>(Zacher et al. 202</w:t>
      </w:r>
      <w:ins w:id="718" w:author="Jon.Richar" w:date="2023-11-07T16:10:00Z">
        <w:r w:rsidR="007F0004">
          <w:rPr>
            <w:rFonts w:ascii="Times New Roman" w:hAnsi="Times New Roman" w:cs="Times New Roman"/>
            <w:sz w:val="24"/>
            <w:szCs w:val="24"/>
          </w:rPr>
          <w:t>3</w:t>
        </w:r>
      </w:ins>
      <w:del w:id="719" w:author="Jon.Richar" w:date="2023-11-07T16:10:00Z">
        <w:r w:rsidR="00DF46D9" w:rsidDel="007F0004">
          <w:rPr>
            <w:rFonts w:ascii="Times New Roman" w:hAnsi="Times New Roman" w:cs="Times New Roman"/>
            <w:sz w:val="24"/>
            <w:szCs w:val="24"/>
          </w:rPr>
          <w:delText>0</w:delText>
        </w:r>
      </w:del>
      <w:r w:rsidR="00DF46D9">
        <w:rPr>
          <w:rFonts w:ascii="Times New Roman" w:hAnsi="Times New Roman" w:cs="Times New Roman"/>
          <w:sz w:val="24"/>
          <w:szCs w:val="24"/>
        </w:rPr>
        <w:t>)</w:t>
      </w:r>
      <w:r w:rsidR="00CF31FE">
        <w:rPr>
          <w:rFonts w:ascii="Times New Roman" w:hAnsi="Times New Roman" w:cs="Times New Roman"/>
          <w:sz w:val="24"/>
          <w:szCs w:val="24"/>
        </w:rPr>
        <w:t xml:space="preserve">, </w:t>
      </w:r>
      <w:del w:id="720" w:author="Jon.Richar" w:date="2023-11-08T13:26:00Z">
        <w:r w:rsidR="00CF31FE" w:rsidDel="00730CE7">
          <w:rPr>
            <w:rFonts w:ascii="Times New Roman" w:hAnsi="Times New Roman" w:cs="Times New Roman"/>
            <w:sz w:val="24"/>
            <w:szCs w:val="24"/>
          </w:rPr>
          <w:delText>even minor</w:delText>
        </w:r>
      </w:del>
      <w:ins w:id="721" w:author="Jon.Richar" w:date="2023-11-08T13:26:00Z">
        <w:r w:rsidR="00730CE7">
          <w:rPr>
            <w:rFonts w:ascii="Times New Roman" w:hAnsi="Times New Roman" w:cs="Times New Roman"/>
            <w:sz w:val="24"/>
            <w:szCs w:val="24"/>
          </w:rPr>
          <w:t>such</w:t>
        </w:r>
      </w:ins>
      <w:r w:rsidR="00CF31FE">
        <w:rPr>
          <w:rFonts w:ascii="Times New Roman" w:hAnsi="Times New Roman" w:cs="Times New Roman"/>
          <w:sz w:val="24"/>
          <w:szCs w:val="24"/>
        </w:rPr>
        <w:t xml:space="preserve"> errors in estimates may have an outsized effect on management</w:t>
      </w:r>
      <w:r w:rsidR="003A68D8">
        <w:rPr>
          <w:rFonts w:ascii="Times New Roman" w:hAnsi="Times New Roman" w:cs="Times New Roman"/>
          <w:sz w:val="24"/>
          <w:szCs w:val="24"/>
        </w:rPr>
        <w:t xml:space="preserve"> decisions.</w:t>
      </w:r>
    </w:p>
    <w:p w14:paraId="567EF8A0" w14:textId="6FD5F30C" w:rsidR="001F6E4F" w:rsidRDefault="001F6E4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intriguing that slopes differed between SC class in the </w:t>
      </w:r>
      <w:r w:rsidRPr="00AE3194">
        <w:rPr>
          <w:rFonts w:ascii="Times New Roman" w:hAnsi="Times New Roman" w:cs="Times New Roman"/>
          <w:i/>
          <w:sz w:val="24"/>
          <w:szCs w:val="24"/>
        </w:rPr>
        <w:t xml:space="preserve">Chionoecetes </w:t>
      </w:r>
      <w:r w:rsidRPr="009930FF">
        <w:rPr>
          <w:rFonts w:ascii="Times New Roman" w:hAnsi="Times New Roman" w:cs="Times New Roman"/>
          <w:i/>
          <w:sz w:val="24"/>
          <w:szCs w:val="24"/>
        </w:rPr>
        <w:t>spp</w:t>
      </w:r>
      <w:r>
        <w:rPr>
          <w:rFonts w:ascii="Times New Roman" w:hAnsi="Times New Roman" w:cs="Times New Roman"/>
          <w:sz w:val="24"/>
          <w:szCs w:val="24"/>
        </w:rPr>
        <w:t>. models, implying</w:t>
      </w:r>
      <w:r w:rsidRPr="009930FF">
        <w:rPr>
          <w:rFonts w:ascii="Times New Roman" w:hAnsi="Times New Roman" w:cs="Times New Roman"/>
          <w:sz w:val="24"/>
          <w:szCs w:val="24"/>
        </w:rPr>
        <w:t xml:space="preserve"> </w:t>
      </w:r>
      <w:r>
        <w:rPr>
          <w:rFonts w:ascii="Times New Roman" w:hAnsi="Times New Roman" w:cs="Times New Roman"/>
          <w:sz w:val="24"/>
          <w:szCs w:val="24"/>
        </w:rPr>
        <w:t xml:space="preserve">the existence of a </w:t>
      </w:r>
      <w:commentRangeStart w:id="722"/>
      <w:commentRangeStart w:id="723"/>
      <w:r>
        <w:rPr>
          <w:rFonts w:ascii="Times New Roman" w:hAnsi="Times New Roman" w:cs="Times New Roman"/>
          <w:sz w:val="24"/>
          <w:szCs w:val="24"/>
        </w:rPr>
        <w:t xml:space="preserve">size-based effect differing between </w:t>
      </w:r>
      <w:r w:rsidR="00CA446D">
        <w:rPr>
          <w:rFonts w:ascii="Times New Roman" w:hAnsi="Times New Roman" w:cs="Times New Roman"/>
          <w:sz w:val="24"/>
          <w:szCs w:val="24"/>
        </w:rPr>
        <w:t>SC</w:t>
      </w:r>
      <w:r>
        <w:rPr>
          <w:rFonts w:ascii="Times New Roman" w:hAnsi="Times New Roman" w:cs="Times New Roman"/>
          <w:sz w:val="24"/>
          <w:szCs w:val="24"/>
        </w:rPr>
        <w:t xml:space="preserve"> categories</w:t>
      </w:r>
      <w:commentRangeEnd w:id="722"/>
      <w:r w:rsidR="006C4F60">
        <w:rPr>
          <w:rStyle w:val="CommentReference"/>
        </w:rPr>
        <w:commentReference w:id="722"/>
      </w:r>
      <w:commentRangeEnd w:id="723"/>
      <w:r w:rsidR="00E56D28">
        <w:rPr>
          <w:rStyle w:val="CommentReference"/>
        </w:rPr>
        <w:commentReference w:id="723"/>
      </w:r>
      <w:r>
        <w:rPr>
          <w:rFonts w:ascii="Times New Roman" w:hAnsi="Times New Roman" w:cs="Times New Roman"/>
          <w:sz w:val="24"/>
          <w:szCs w:val="24"/>
        </w:rPr>
        <w:t xml:space="preserve">. </w:t>
      </w:r>
      <w:ins w:id="724" w:author="Jon.Richar" w:date="2023-11-08T14:21:00Z">
        <w:r w:rsidR="00EF39DA">
          <w:rPr>
            <w:rFonts w:ascii="Times New Roman" w:hAnsi="Times New Roman" w:cs="Times New Roman"/>
            <w:sz w:val="24"/>
            <w:szCs w:val="24"/>
          </w:rPr>
          <w:t>A potential candidate for this effect is allometric changes related to the morphometric molt to maturity</w:t>
        </w:r>
      </w:ins>
      <w:ins w:id="725" w:author="Jon.Richar" w:date="2023-11-08T14:22:00Z">
        <w:r w:rsidR="00EF39DA">
          <w:rPr>
            <w:rFonts w:ascii="Times New Roman" w:hAnsi="Times New Roman" w:cs="Times New Roman"/>
            <w:sz w:val="24"/>
            <w:szCs w:val="24"/>
          </w:rPr>
          <w:t xml:space="preserve"> </w:t>
        </w:r>
      </w:ins>
      <w:ins w:id="726" w:author="Jon.Richar" w:date="2023-11-08T14:23:00Z">
        <w:r w:rsidR="00EF39DA">
          <w:rPr>
            <w:rFonts w:ascii="Times New Roman" w:hAnsi="Times New Roman" w:cs="Times New Roman"/>
            <w:sz w:val="24"/>
            <w:szCs w:val="24"/>
          </w:rPr>
          <w:t>(i.e. enlarged chelae)</w:t>
        </w:r>
      </w:ins>
      <w:ins w:id="727" w:author="Jon.Richar" w:date="2023-11-27T12:36:00Z">
        <w:r w:rsidR="00B05AE3">
          <w:rPr>
            <w:rFonts w:ascii="Times New Roman" w:hAnsi="Times New Roman" w:cs="Times New Roman"/>
            <w:sz w:val="24"/>
            <w:szCs w:val="24"/>
          </w:rPr>
          <w:t>,</w:t>
        </w:r>
      </w:ins>
      <w:ins w:id="728" w:author="Jon.Richar" w:date="2023-11-08T14:23:00Z">
        <w:r w:rsidR="00EF39DA">
          <w:rPr>
            <w:rFonts w:ascii="Times New Roman" w:hAnsi="Times New Roman" w:cs="Times New Roman"/>
            <w:sz w:val="24"/>
            <w:szCs w:val="24"/>
          </w:rPr>
          <w:t xml:space="preserve"> </w:t>
        </w:r>
      </w:ins>
      <w:ins w:id="729" w:author="Jon.Richar" w:date="2023-11-08T14:22:00Z">
        <w:r w:rsidR="00EF39DA">
          <w:rPr>
            <w:rFonts w:ascii="Times New Roman" w:hAnsi="Times New Roman" w:cs="Times New Roman"/>
            <w:sz w:val="24"/>
            <w:szCs w:val="24"/>
          </w:rPr>
          <w:t>which may be more pronounced at larger</w:t>
        </w:r>
      </w:ins>
      <w:ins w:id="730" w:author="Jon.Richar" w:date="2023-11-08T14:23:00Z">
        <w:r w:rsidR="00EF39DA">
          <w:rPr>
            <w:rFonts w:ascii="Times New Roman" w:hAnsi="Times New Roman" w:cs="Times New Roman"/>
            <w:sz w:val="24"/>
            <w:szCs w:val="24"/>
          </w:rPr>
          <w:t xml:space="preserve"> crab sizes</w:t>
        </w:r>
      </w:ins>
      <w:ins w:id="731" w:author="Jon.Richar" w:date="2023-11-08T14:22:00Z">
        <w:r w:rsidR="00EF39DA">
          <w:rPr>
            <w:rFonts w:ascii="Times New Roman" w:hAnsi="Times New Roman" w:cs="Times New Roman"/>
            <w:sz w:val="24"/>
            <w:szCs w:val="24"/>
          </w:rPr>
          <w:t xml:space="preserve">. </w:t>
        </w:r>
      </w:ins>
      <w:r>
        <w:rPr>
          <w:rFonts w:ascii="Times New Roman" w:hAnsi="Times New Roman" w:cs="Times New Roman"/>
          <w:sz w:val="24"/>
          <w:szCs w:val="24"/>
        </w:rPr>
        <w:t xml:space="preserve">Specific identification of the major driver(s), and partitioning of the weight increase effect would however necessitate composition analysis of individual </w:t>
      </w:r>
      <w:r w:rsidR="00632A79">
        <w:rPr>
          <w:rFonts w:ascii="Times New Roman" w:hAnsi="Times New Roman" w:cs="Times New Roman"/>
          <w:sz w:val="24"/>
          <w:szCs w:val="24"/>
        </w:rPr>
        <w:t>crab</w:t>
      </w:r>
      <w:r>
        <w:rPr>
          <w:rFonts w:ascii="Times New Roman" w:hAnsi="Times New Roman" w:cs="Times New Roman"/>
          <w:sz w:val="24"/>
          <w:szCs w:val="24"/>
        </w:rPr>
        <w:t xml:space="preserve">, </w:t>
      </w:r>
      <w:r w:rsidR="00545A8B">
        <w:rPr>
          <w:rFonts w:ascii="Times New Roman" w:hAnsi="Times New Roman" w:cs="Times New Roman"/>
          <w:sz w:val="24"/>
          <w:szCs w:val="24"/>
        </w:rPr>
        <w:t>combined with additional field measurements</w:t>
      </w:r>
      <w:r>
        <w:rPr>
          <w:rFonts w:ascii="Times New Roman" w:hAnsi="Times New Roman" w:cs="Times New Roman"/>
          <w:sz w:val="24"/>
          <w:szCs w:val="24"/>
        </w:rPr>
        <w:t xml:space="preserve">. Such measurements may include consideration of additional non-standard morphometric data that are not currently available (for example measurements of leg segment girth/length, body depth and thickness of carapace shell at different regions of the body including chelae). Such is well beyond the scope of both the current work and available data, but would comprise an important and useful follow up. Additionally, although model parameters are expected to change with </w:t>
      </w:r>
      <w:r>
        <w:rPr>
          <w:rFonts w:ascii="Times New Roman" w:hAnsi="Times New Roman" w:cs="Times New Roman"/>
          <w:sz w:val="24"/>
          <w:szCs w:val="24"/>
        </w:rPr>
        <w:lastRenderedPageBreak/>
        <w:t>alterations to the input data, the observed significant changes suggest it may be worthwhile to consider piecewise size-weight models fitted to specific size intervals.</w:t>
      </w:r>
    </w:p>
    <w:p w14:paraId="5E6771A0" w14:textId="27D31B9D" w:rsidR="00065D7D" w:rsidRDefault="007F12CF" w:rsidP="001F6E4F">
      <w:pPr>
        <w:spacing w:after="0" w:line="480" w:lineRule="auto"/>
        <w:ind w:firstLine="720"/>
        <w:rPr>
          <w:rFonts w:ascii="Times New Roman" w:hAnsi="Times New Roman" w:cs="Times New Roman"/>
          <w:sz w:val="24"/>
          <w:szCs w:val="24"/>
        </w:rPr>
      </w:pPr>
      <w:del w:id="732" w:author="Jon.Richar" w:date="2023-11-02T16:19:00Z">
        <w:r w:rsidDel="00A15411">
          <w:rPr>
            <w:rFonts w:ascii="Times New Roman" w:hAnsi="Times New Roman" w:cs="Times New Roman"/>
            <w:sz w:val="24"/>
            <w:szCs w:val="24"/>
          </w:rPr>
          <w:delText>Findings for</w:delText>
        </w:r>
        <w:r w:rsidR="00065D7D" w:rsidDel="00A15411">
          <w:rPr>
            <w:rFonts w:ascii="Times New Roman" w:hAnsi="Times New Roman" w:cs="Times New Roman"/>
            <w:sz w:val="24"/>
            <w:szCs w:val="24"/>
          </w:rPr>
          <w:delText xml:space="preserve"> female</w:delText>
        </w:r>
      </w:del>
      <w:ins w:id="733" w:author="Jon.Richar" w:date="2023-11-02T16:19:00Z">
        <w:r w:rsidR="00A15411">
          <w:rPr>
            <w:rFonts w:ascii="Times New Roman" w:hAnsi="Times New Roman" w:cs="Times New Roman"/>
            <w:sz w:val="24"/>
            <w:szCs w:val="24"/>
          </w:rPr>
          <w:t>Female models</w:t>
        </w:r>
      </w:ins>
      <w:r w:rsidR="00065D7D">
        <w:rPr>
          <w:rFonts w:ascii="Times New Roman" w:hAnsi="Times New Roman" w:cs="Times New Roman"/>
          <w:sz w:val="24"/>
          <w:szCs w:val="24"/>
        </w:rPr>
        <w:t xml:space="preserve"> </w:t>
      </w:r>
      <w:r>
        <w:rPr>
          <w:rFonts w:ascii="Times New Roman" w:hAnsi="Times New Roman" w:cs="Times New Roman"/>
          <w:sz w:val="24"/>
          <w:szCs w:val="24"/>
        </w:rPr>
        <w:t xml:space="preserve">suggest that as with males, OS </w:t>
      </w:r>
      <w:ins w:id="734" w:author="Jon.Richar" w:date="2023-11-21T13:53:00Z">
        <w:r w:rsidR="00031464">
          <w:rPr>
            <w:rFonts w:ascii="Times New Roman" w:hAnsi="Times New Roman" w:cs="Times New Roman"/>
            <w:sz w:val="24"/>
            <w:szCs w:val="24"/>
          </w:rPr>
          <w:t xml:space="preserve">female </w:t>
        </w:r>
      </w:ins>
      <w:r>
        <w:rPr>
          <w:rFonts w:ascii="Times New Roman" w:hAnsi="Times New Roman" w:cs="Times New Roman"/>
          <w:sz w:val="24"/>
          <w:szCs w:val="24"/>
        </w:rPr>
        <w:t xml:space="preserve">crab weigh more at a given size than do NS </w:t>
      </w:r>
      <w:ins w:id="735" w:author="Jon.Richar" w:date="2023-11-21T13:53:00Z">
        <w:r w:rsidR="00031464">
          <w:rPr>
            <w:rFonts w:ascii="Times New Roman" w:hAnsi="Times New Roman" w:cs="Times New Roman"/>
            <w:sz w:val="24"/>
            <w:szCs w:val="24"/>
          </w:rPr>
          <w:t xml:space="preserve">female </w:t>
        </w:r>
      </w:ins>
      <w:r>
        <w:rPr>
          <w:rFonts w:ascii="Times New Roman" w:hAnsi="Times New Roman" w:cs="Times New Roman"/>
          <w:sz w:val="24"/>
          <w:szCs w:val="24"/>
        </w:rPr>
        <w:t xml:space="preserve">crab, </w:t>
      </w:r>
      <w:del w:id="736" w:author="Jon.Richar" w:date="2023-11-02T16:09:00Z">
        <w:r w:rsidDel="00A15411">
          <w:rPr>
            <w:rFonts w:ascii="Times New Roman" w:hAnsi="Times New Roman" w:cs="Times New Roman"/>
            <w:sz w:val="24"/>
            <w:szCs w:val="24"/>
          </w:rPr>
          <w:delText>however findings for the</w:delText>
        </w:r>
      </w:del>
      <w:ins w:id="737" w:author="Jon.Richar" w:date="2023-11-02T16:09:00Z">
        <w:r w:rsidR="00A15411">
          <w:rPr>
            <w:rFonts w:ascii="Times New Roman" w:hAnsi="Times New Roman" w:cs="Times New Roman"/>
            <w:sz w:val="24"/>
            <w:szCs w:val="24"/>
          </w:rPr>
          <w:t>moreover the</w:t>
        </w:r>
      </w:ins>
      <w:r>
        <w:rPr>
          <w:rFonts w:ascii="Times New Roman" w:hAnsi="Times New Roman" w:cs="Times New Roman"/>
          <w:sz w:val="24"/>
          <w:szCs w:val="24"/>
        </w:rPr>
        <w:t xml:space="preserve"> clutch-size based </w:t>
      </w:r>
      <w:r w:rsidR="00065D7D">
        <w:rPr>
          <w:rFonts w:ascii="Times New Roman" w:hAnsi="Times New Roman" w:cs="Times New Roman"/>
          <w:sz w:val="24"/>
          <w:szCs w:val="24"/>
        </w:rPr>
        <w:t>models</w:t>
      </w:r>
      <w:r w:rsidR="003950B3">
        <w:rPr>
          <w:rFonts w:ascii="Times New Roman" w:hAnsi="Times New Roman" w:cs="Times New Roman"/>
          <w:sz w:val="24"/>
          <w:szCs w:val="24"/>
        </w:rPr>
        <w:t xml:space="preserve"> </w:t>
      </w:r>
      <w:r>
        <w:rPr>
          <w:rFonts w:ascii="Times New Roman" w:hAnsi="Times New Roman" w:cs="Times New Roman"/>
          <w:sz w:val="24"/>
          <w:szCs w:val="24"/>
        </w:rPr>
        <w:t>s</w:t>
      </w:r>
      <w:r w:rsidR="005E1AA2">
        <w:rPr>
          <w:rFonts w:ascii="Times New Roman" w:hAnsi="Times New Roman" w:cs="Times New Roman"/>
          <w:sz w:val="24"/>
          <w:szCs w:val="24"/>
        </w:rPr>
        <w:t>upport the hypothesis of a</w:t>
      </w:r>
      <w:ins w:id="738" w:author="Jon.Richar" w:date="2023-11-07T16:29:00Z">
        <w:r w:rsidR="005B6AEE">
          <w:rPr>
            <w:rFonts w:ascii="Times New Roman" w:hAnsi="Times New Roman" w:cs="Times New Roman"/>
            <w:sz w:val="24"/>
            <w:szCs w:val="24"/>
          </w:rPr>
          <w:t>n additional</w:t>
        </w:r>
      </w:ins>
      <w:r w:rsidR="005E1AA2">
        <w:rPr>
          <w:rFonts w:ascii="Times New Roman" w:hAnsi="Times New Roman" w:cs="Times New Roman"/>
          <w:sz w:val="24"/>
          <w:szCs w:val="24"/>
        </w:rPr>
        <w:t xml:space="preserve"> </w:t>
      </w:r>
      <w:commentRangeStart w:id="739"/>
      <w:commentRangeStart w:id="740"/>
      <w:commentRangeStart w:id="741"/>
      <w:del w:id="742" w:author="Jon.Richar" w:date="2023-11-02T16:08:00Z">
        <w:r w:rsidDel="00A15411">
          <w:rPr>
            <w:rFonts w:ascii="Times New Roman" w:hAnsi="Times New Roman" w:cs="Times New Roman"/>
            <w:sz w:val="24"/>
            <w:szCs w:val="24"/>
          </w:rPr>
          <w:delText xml:space="preserve">confounding </w:delText>
        </w:r>
      </w:del>
      <w:ins w:id="743" w:author="Jon.Richar" w:date="2023-11-02T16:08:00Z">
        <w:r w:rsidR="00A15411">
          <w:rPr>
            <w:rFonts w:ascii="Times New Roman" w:hAnsi="Times New Roman" w:cs="Times New Roman"/>
            <w:sz w:val="24"/>
            <w:szCs w:val="24"/>
          </w:rPr>
          <w:t xml:space="preserve">significant </w:t>
        </w:r>
      </w:ins>
      <w:r>
        <w:rPr>
          <w:rFonts w:ascii="Times New Roman" w:hAnsi="Times New Roman" w:cs="Times New Roman"/>
          <w:sz w:val="24"/>
          <w:szCs w:val="24"/>
        </w:rPr>
        <w:t>effect by egg clutches</w:t>
      </w:r>
      <w:commentRangeEnd w:id="739"/>
      <w:r w:rsidR="00B55EFC">
        <w:rPr>
          <w:rStyle w:val="CommentReference"/>
        </w:rPr>
        <w:commentReference w:id="739"/>
      </w:r>
      <w:commentRangeEnd w:id="740"/>
      <w:r w:rsidR="004C42F1">
        <w:rPr>
          <w:rStyle w:val="CommentReference"/>
        </w:rPr>
        <w:commentReference w:id="740"/>
      </w:r>
      <w:commentRangeEnd w:id="741"/>
      <w:r w:rsidR="00E56D28">
        <w:rPr>
          <w:rStyle w:val="CommentReference"/>
        </w:rPr>
        <w:commentReference w:id="741"/>
      </w:r>
      <w:r>
        <w:rPr>
          <w:rFonts w:ascii="Times New Roman" w:hAnsi="Times New Roman" w:cs="Times New Roman"/>
          <w:sz w:val="24"/>
          <w:szCs w:val="24"/>
        </w:rPr>
        <w:t>.</w:t>
      </w:r>
      <w:del w:id="744" w:author="Jon.Richar" w:date="2023-11-02T16:20:00Z">
        <w:r w:rsidDel="00A15411">
          <w:rPr>
            <w:rFonts w:ascii="Times New Roman" w:hAnsi="Times New Roman" w:cs="Times New Roman"/>
            <w:sz w:val="24"/>
            <w:szCs w:val="24"/>
          </w:rPr>
          <w:delText xml:space="preserve"> Consequently, </w:delText>
        </w:r>
        <w:r w:rsidR="00065D7D" w:rsidDel="00A15411">
          <w:rPr>
            <w:rFonts w:ascii="Times New Roman" w:hAnsi="Times New Roman" w:cs="Times New Roman"/>
            <w:sz w:val="24"/>
            <w:szCs w:val="24"/>
          </w:rPr>
          <w:delText xml:space="preserve">it may not be appropriate to </w:delText>
        </w:r>
        <w:r w:rsidR="003950B3" w:rsidDel="00A15411">
          <w:rPr>
            <w:rFonts w:ascii="Times New Roman" w:hAnsi="Times New Roman" w:cs="Times New Roman"/>
            <w:sz w:val="24"/>
            <w:szCs w:val="24"/>
          </w:rPr>
          <w:delText xml:space="preserve">use weights obtained from clutch bearing female crab. </w:delText>
        </w:r>
        <w:commentRangeStart w:id="745"/>
        <w:commentRangeStart w:id="746"/>
        <w:r w:rsidR="003950B3" w:rsidDel="00A15411">
          <w:rPr>
            <w:rFonts w:ascii="Times New Roman" w:hAnsi="Times New Roman" w:cs="Times New Roman"/>
            <w:sz w:val="24"/>
            <w:szCs w:val="24"/>
          </w:rPr>
          <w:delText>As an alternative, it may be appropriate to strip all eggs from clutch bearing females prior to weighing them.</w:delText>
        </w:r>
        <w:commentRangeEnd w:id="745"/>
        <w:r w:rsidR="00F149F2" w:rsidDel="00A15411">
          <w:rPr>
            <w:rStyle w:val="CommentReference"/>
          </w:rPr>
          <w:commentReference w:id="745"/>
        </w:r>
      </w:del>
      <w:commentRangeEnd w:id="746"/>
      <w:r w:rsidR="00E56D28">
        <w:rPr>
          <w:rStyle w:val="CommentReference"/>
        </w:rPr>
        <w:commentReference w:id="746"/>
      </w:r>
      <w:del w:id="747" w:author="Jon.Richar" w:date="2023-11-02T16:20:00Z">
        <w:r w:rsidR="003950B3" w:rsidDel="00A15411">
          <w:rPr>
            <w:rFonts w:ascii="Times New Roman" w:hAnsi="Times New Roman" w:cs="Times New Roman"/>
            <w:sz w:val="24"/>
            <w:szCs w:val="24"/>
          </w:rPr>
          <w:delText xml:space="preserve"> This may</w:delText>
        </w:r>
        <w:r w:rsidDel="00A15411">
          <w:rPr>
            <w:rFonts w:ascii="Times New Roman" w:hAnsi="Times New Roman" w:cs="Times New Roman"/>
            <w:sz w:val="24"/>
            <w:szCs w:val="24"/>
          </w:rPr>
          <w:delText xml:space="preserve"> however </w:delText>
        </w:r>
        <w:r w:rsidR="003950B3" w:rsidDel="00A15411">
          <w:rPr>
            <w:rFonts w:ascii="Times New Roman" w:hAnsi="Times New Roman" w:cs="Times New Roman"/>
            <w:sz w:val="24"/>
            <w:szCs w:val="24"/>
          </w:rPr>
          <w:delText>be co</w:delText>
        </w:r>
        <w:r w:rsidDel="00A15411">
          <w:rPr>
            <w:rFonts w:ascii="Times New Roman" w:hAnsi="Times New Roman" w:cs="Times New Roman"/>
            <w:sz w:val="24"/>
            <w:szCs w:val="24"/>
          </w:rPr>
          <w:delText xml:space="preserve">ntroversial at </w:delText>
        </w:r>
        <w:r w:rsidR="005E1AA2" w:rsidDel="00A15411">
          <w:rPr>
            <w:rFonts w:ascii="Times New Roman" w:hAnsi="Times New Roman" w:cs="Times New Roman"/>
            <w:sz w:val="24"/>
            <w:szCs w:val="24"/>
          </w:rPr>
          <w:delText>present</w:delText>
        </w:r>
        <w:r w:rsidDel="00A15411">
          <w:rPr>
            <w:rFonts w:ascii="Times New Roman" w:hAnsi="Times New Roman" w:cs="Times New Roman"/>
            <w:sz w:val="24"/>
            <w:szCs w:val="24"/>
          </w:rPr>
          <w:delText>,</w:delText>
        </w:r>
        <w:r w:rsidR="003950B3" w:rsidDel="00A15411">
          <w:rPr>
            <w:rFonts w:ascii="Times New Roman" w:hAnsi="Times New Roman" w:cs="Times New Roman"/>
            <w:sz w:val="24"/>
            <w:szCs w:val="24"/>
          </w:rPr>
          <w:delText xml:space="preserve"> due to the current </w:delText>
        </w:r>
        <w:r w:rsidDel="00A15411">
          <w:rPr>
            <w:rFonts w:ascii="Times New Roman" w:hAnsi="Times New Roman" w:cs="Times New Roman"/>
            <w:sz w:val="24"/>
            <w:szCs w:val="24"/>
          </w:rPr>
          <w:delText xml:space="preserve">depleted </w:delText>
        </w:r>
        <w:r w:rsidR="003950B3" w:rsidDel="00A15411">
          <w:rPr>
            <w:rFonts w:ascii="Times New Roman" w:hAnsi="Times New Roman" w:cs="Times New Roman"/>
            <w:sz w:val="24"/>
            <w:szCs w:val="24"/>
          </w:rPr>
          <w:delText xml:space="preserve">status of </w:delText>
        </w:r>
        <w:r w:rsidDel="00A15411">
          <w:rPr>
            <w:rFonts w:ascii="Times New Roman" w:hAnsi="Times New Roman" w:cs="Times New Roman"/>
            <w:sz w:val="24"/>
            <w:szCs w:val="24"/>
          </w:rPr>
          <w:delText xml:space="preserve">the major </w:delText>
        </w:r>
        <w:r w:rsidR="003950B3" w:rsidDel="00A15411">
          <w:rPr>
            <w:rFonts w:ascii="Times New Roman" w:hAnsi="Times New Roman" w:cs="Times New Roman"/>
            <w:sz w:val="24"/>
            <w:szCs w:val="24"/>
          </w:rPr>
          <w:delText>EBS crab stocks</w:delText>
        </w:r>
        <w:r w:rsidDel="00A15411">
          <w:rPr>
            <w:rFonts w:ascii="Times New Roman" w:hAnsi="Times New Roman" w:cs="Times New Roman"/>
            <w:sz w:val="24"/>
            <w:szCs w:val="24"/>
          </w:rPr>
          <w:delText xml:space="preserve">, and so this may be a project for future consideration </w:delText>
        </w:r>
        <w:r w:rsidR="005E1AA2" w:rsidDel="00A15411">
          <w:rPr>
            <w:rFonts w:ascii="Times New Roman" w:hAnsi="Times New Roman" w:cs="Times New Roman"/>
            <w:sz w:val="24"/>
            <w:szCs w:val="24"/>
          </w:rPr>
          <w:delText xml:space="preserve">in the event that crab stocks recover </w:delText>
        </w:r>
        <w:r w:rsidR="00746B25" w:rsidDel="00A15411">
          <w:rPr>
            <w:rFonts w:ascii="Times New Roman" w:hAnsi="Times New Roman" w:cs="Times New Roman"/>
            <w:sz w:val="24"/>
            <w:szCs w:val="24"/>
          </w:rPr>
          <w:delText>(Zacher et al. 2023</w:delText>
        </w:r>
        <w:r w:rsidDel="00A15411">
          <w:rPr>
            <w:rFonts w:ascii="Times New Roman" w:hAnsi="Times New Roman" w:cs="Times New Roman"/>
            <w:sz w:val="24"/>
            <w:szCs w:val="24"/>
          </w:rPr>
          <w:delText>).</w:delText>
        </w:r>
      </w:del>
      <w:r w:rsidR="00890297">
        <w:rPr>
          <w:rFonts w:ascii="Times New Roman" w:hAnsi="Times New Roman" w:cs="Times New Roman"/>
          <w:sz w:val="24"/>
          <w:szCs w:val="24"/>
        </w:rPr>
        <w:t xml:space="preserve"> It is </w:t>
      </w:r>
      <w:del w:id="748" w:author="Jon.Richar" w:date="2023-11-02T16:21:00Z">
        <w:r w:rsidR="00890297" w:rsidDel="00A15411">
          <w:rPr>
            <w:rFonts w:ascii="Times New Roman" w:hAnsi="Times New Roman" w:cs="Times New Roman"/>
            <w:sz w:val="24"/>
            <w:szCs w:val="24"/>
          </w:rPr>
          <w:delText xml:space="preserve">both </w:delText>
        </w:r>
      </w:del>
      <w:r w:rsidR="00890297">
        <w:rPr>
          <w:rFonts w:ascii="Times New Roman" w:hAnsi="Times New Roman" w:cs="Times New Roman"/>
          <w:sz w:val="24"/>
          <w:szCs w:val="24"/>
        </w:rPr>
        <w:t xml:space="preserve">interesting that in OS females, clutch-size appears to have </w:t>
      </w:r>
      <w:ins w:id="749" w:author="Jon.Richar" w:date="2023-11-02T16:21:00Z">
        <w:r w:rsidR="00A15411">
          <w:rPr>
            <w:rFonts w:ascii="Times New Roman" w:hAnsi="Times New Roman" w:cs="Times New Roman"/>
            <w:sz w:val="24"/>
            <w:szCs w:val="24"/>
          </w:rPr>
          <w:t xml:space="preserve">a </w:t>
        </w:r>
      </w:ins>
      <w:r w:rsidR="00890297">
        <w:rPr>
          <w:rFonts w:ascii="Times New Roman" w:hAnsi="Times New Roman" w:cs="Times New Roman"/>
          <w:sz w:val="24"/>
          <w:szCs w:val="24"/>
        </w:rPr>
        <w:t xml:space="preserve">much more limited effect on the size-weight relationship than </w:t>
      </w:r>
      <w:ins w:id="750" w:author="Jon.Richar" w:date="2023-11-02T16:21:00Z">
        <w:r w:rsidR="00A15411">
          <w:rPr>
            <w:rFonts w:ascii="Times New Roman" w:hAnsi="Times New Roman" w:cs="Times New Roman"/>
            <w:sz w:val="24"/>
            <w:szCs w:val="24"/>
          </w:rPr>
          <w:t>in</w:t>
        </w:r>
      </w:ins>
      <w:del w:id="751" w:author="Jon.Richar" w:date="2023-11-02T16:21:00Z">
        <w:r w:rsidR="00890297" w:rsidDel="00A15411">
          <w:rPr>
            <w:rFonts w:ascii="Times New Roman" w:hAnsi="Times New Roman" w:cs="Times New Roman"/>
            <w:sz w:val="24"/>
            <w:szCs w:val="24"/>
          </w:rPr>
          <w:delText xml:space="preserve">in </w:delText>
        </w:r>
      </w:del>
      <w:ins w:id="752" w:author="Jon.Richar" w:date="2023-11-02T16:21:00Z">
        <w:r w:rsidR="00A15411">
          <w:rPr>
            <w:rFonts w:ascii="Times New Roman" w:hAnsi="Times New Roman" w:cs="Times New Roman"/>
            <w:sz w:val="24"/>
            <w:szCs w:val="24"/>
          </w:rPr>
          <w:t xml:space="preserve"> </w:t>
        </w:r>
      </w:ins>
      <w:r w:rsidR="00890297">
        <w:rPr>
          <w:rFonts w:ascii="Times New Roman" w:hAnsi="Times New Roman" w:cs="Times New Roman"/>
          <w:sz w:val="24"/>
          <w:szCs w:val="24"/>
        </w:rPr>
        <w:t xml:space="preserve">NS females, particularly for </w:t>
      </w:r>
      <w:del w:id="753" w:author="Jon.Richar" w:date="2023-11-02T15:23:00Z">
        <w:r w:rsidR="00890297" w:rsidDel="00291C12">
          <w:rPr>
            <w:rFonts w:ascii="Times New Roman" w:hAnsi="Times New Roman" w:cs="Times New Roman"/>
            <w:sz w:val="24"/>
            <w:szCs w:val="24"/>
          </w:rPr>
          <w:delText>EBS CB</w:delText>
        </w:r>
      </w:del>
      <w:ins w:id="754" w:author="Jon.Richar" w:date="2023-11-02T15:23:00Z">
        <w:r w:rsidR="00291C12">
          <w:rPr>
            <w:rFonts w:ascii="Times New Roman" w:hAnsi="Times New Roman" w:cs="Times New Roman"/>
            <w:sz w:val="24"/>
            <w:szCs w:val="24"/>
          </w:rPr>
          <w:t>EBS TC</w:t>
        </w:r>
      </w:ins>
      <w:r w:rsidR="00890297">
        <w:rPr>
          <w:rFonts w:ascii="Times New Roman" w:hAnsi="Times New Roman" w:cs="Times New Roman"/>
          <w:sz w:val="24"/>
          <w:szCs w:val="24"/>
        </w:rPr>
        <w:t xml:space="preserve">, suggesting that shell condition may have a more pronounced effect on crab weight than the </w:t>
      </w:r>
      <w:ins w:id="755" w:author="Jon.Richar" w:date="2023-11-02T16:21:00Z">
        <w:r w:rsidR="00A15411">
          <w:rPr>
            <w:rFonts w:ascii="Times New Roman" w:hAnsi="Times New Roman" w:cs="Times New Roman"/>
            <w:sz w:val="24"/>
            <w:szCs w:val="24"/>
          </w:rPr>
          <w:t xml:space="preserve">size of the </w:t>
        </w:r>
      </w:ins>
      <w:r w:rsidR="00890297">
        <w:rPr>
          <w:rFonts w:ascii="Times New Roman" w:hAnsi="Times New Roman" w:cs="Times New Roman"/>
          <w:sz w:val="24"/>
          <w:szCs w:val="24"/>
        </w:rPr>
        <w:t>egg mass in these crab</w:t>
      </w:r>
      <w:ins w:id="756" w:author="Jon.Richar" w:date="2023-11-07T16:31:00Z">
        <w:r w:rsidR="005B6AEE">
          <w:rPr>
            <w:rFonts w:ascii="Times New Roman" w:hAnsi="Times New Roman" w:cs="Times New Roman"/>
            <w:sz w:val="24"/>
            <w:szCs w:val="24"/>
          </w:rPr>
          <w:t xml:space="preserve">, perhaps due to newly molted females having devoted significant energetic resources to </w:t>
        </w:r>
      </w:ins>
      <w:ins w:id="757" w:author="Jon.Richar" w:date="2023-11-07T16:32:00Z">
        <w:r w:rsidR="005B6AEE">
          <w:rPr>
            <w:rFonts w:ascii="Times New Roman" w:hAnsi="Times New Roman" w:cs="Times New Roman"/>
            <w:sz w:val="24"/>
            <w:szCs w:val="24"/>
          </w:rPr>
          <w:t>the egg clutch rather than their own tissue development</w:t>
        </w:r>
      </w:ins>
      <w:r w:rsidR="00890297">
        <w:rPr>
          <w:rFonts w:ascii="Times New Roman" w:hAnsi="Times New Roman" w:cs="Times New Roman"/>
          <w:sz w:val="24"/>
          <w:szCs w:val="24"/>
        </w:rPr>
        <w:t xml:space="preserve">. An alternative, and more concerning interpretation is that </w:t>
      </w:r>
      <w:ins w:id="758" w:author="Jon.Richar" w:date="2023-11-08T14:19:00Z">
        <w:r w:rsidR="00EF39DA">
          <w:rPr>
            <w:rFonts w:ascii="Times New Roman" w:hAnsi="Times New Roman" w:cs="Times New Roman"/>
            <w:sz w:val="24"/>
            <w:szCs w:val="24"/>
          </w:rPr>
          <w:t xml:space="preserve">field classifications </w:t>
        </w:r>
      </w:ins>
      <w:del w:id="759" w:author="Jon.Richar" w:date="2023-11-08T14:19:00Z">
        <w:r w:rsidR="00890297" w:rsidDel="00EF39DA">
          <w:rPr>
            <w:rFonts w:ascii="Times New Roman" w:hAnsi="Times New Roman" w:cs="Times New Roman"/>
            <w:sz w:val="24"/>
            <w:szCs w:val="24"/>
          </w:rPr>
          <w:delText xml:space="preserve">evaluations </w:delText>
        </w:r>
      </w:del>
      <w:r w:rsidR="00890297">
        <w:rPr>
          <w:rFonts w:ascii="Times New Roman" w:hAnsi="Times New Roman" w:cs="Times New Roman"/>
          <w:sz w:val="24"/>
          <w:szCs w:val="24"/>
        </w:rPr>
        <w:t xml:space="preserve">of clutch-size, specifically for OS females are not as reliable as </w:t>
      </w:r>
      <w:del w:id="760" w:author="Jon.Richar" w:date="2023-11-02T16:22:00Z">
        <w:r w:rsidR="00890297" w:rsidDel="00A15411">
          <w:rPr>
            <w:rFonts w:ascii="Times New Roman" w:hAnsi="Times New Roman" w:cs="Times New Roman"/>
            <w:sz w:val="24"/>
            <w:szCs w:val="24"/>
          </w:rPr>
          <w:delText xml:space="preserve">was </w:delText>
        </w:r>
      </w:del>
      <w:ins w:id="761" w:author="Jon.Richar" w:date="2023-11-02T16:22:00Z">
        <w:r w:rsidR="00A15411">
          <w:rPr>
            <w:rFonts w:ascii="Times New Roman" w:hAnsi="Times New Roman" w:cs="Times New Roman"/>
            <w:sz w:val="24"/>
            <w:szCs w:val="24"/>
          </w:rPr>
          <w:t xml:space="preserve">is </w:t>
        </w:r>
      </w:ins>
      <w:r w:rsidR="00890297">
        <w:rPr>
          <w:rFonts w:ascii="Times New Roman" w:hAnsi="Times New Roman" w:cs="Times New Roman"/>
          <w:sz w:val="24"/>
          <w:szCs w:val="24"/>
        </w:rPr>
        <w:t>assumed.</w:t>
      </w:r>
    </w:p>
    <w:p w14:paraId="041E0863" w14:textId="4621189E" w:rsidR="000B0F1D" w:rsidRPr="008B373F" w:rsidRDefault="00AC7A87" w:rsidP="003A68D8">
      <w:pPr>
        <w:spacing w:after="0" w:line="480" w:lineRule="auto"/>
        <w:ind w:firstLine="720"/>
        <w:rPr>
          <w:rFonts w:ascii="Times New Roman" w:hAnsi="Times New Roman" w:cs="Times New Roman"/>
          <w:sz w:val="24"/>
          <w:szCs w:val="24"/>
        </w:rPr>
      </w:pPr>
      <w:commentRangeStart w:id="762"/>
      <w:r>
        <w:rPr>
          <w:rFonts w:ascii="Times New Roman" w:hAnsi="Times New Roman" w:cs="Times New Roman"/>
          <w:sz w:val="24"/>
          <w:szCs w:val="24"/>
        </w:rPr>
        <w:t>Finally, it is likely that</w:t>
      </w:r>
      <w:r w:rsidR="00024500">
        <w:rPr>
          <w:rFonts w:ascii="Times New Roman" w:hAnsi="Times New Roman" w:cs="Times New Roman"/>
          <w:sz w:val="24"/>
          <w:szCs w:val="24"/>
        </w:rPr>
        <w:t xml:space="preserve"> the</w:t>
      </w:r>
      <w:r w:rsidR="0095160D">
        <w:rPr>
          <w:rFonts w:ascii="Times New Roman" w:hAnsi="Times New Roman" w:cs="Times New Roman"/>
          <w:sz w:val="24"/>
          <w:szCs w:val="24"/>
        </w:rPr>
        <w:t xml:space="preserve"> difference</w:t>
      </w:r>
      <w:r w:rsidR="000E7D5F">
        <w:rPr>
          <w:rFonts w:ascii="Times New Roman" w:hAnsi="Times New Roman" w:cs="Times New Roman"/>
          <w:sz w:val="24"/>
          <w:szCs w:val="24"/>
        </w:rPr>
        <w:t>s</w:t>
      </w:r>
      <w:r w:rsidR="0095160D">
        <w:rPr>
          <w:rFonts w:ascii="Times New Roman" w:hAnsi="Times New Roman" w:cs="Times New Roman"/>
          <w:sz w:val="24"/>
          <w:szCs w:val="24"/>
        </w:rPr>
        <w:t xml:space="preserve"> </w:t>
      </w:r>
      <w:del w:id="763" w:author="Chris.Long" w:date="2023-07-06T08:35:00Z">
        <w:r w:rsidR="0095160D" w:rsidDel="004C42F1">
          <w:rPr>
            <w:rFonts w:ascii="Times New Roman" w:hAnsi="Times New Roman" w:cs="Times New Roman"/>
            <w:sz w:val="24"/>
            <w:szCs w:val="24"/>
          </w:rPr>
          <w:delText xml:space="preserve">observed </w:delText>
        </w:r>
      </w:del>
      <w:r w:rsidR="0095160D">
        <w:rPr>
          <w:rFonts w:ascii="Times New Roman" w:hAnsi="Times New Roman" w:cs="Times New Roman"/>
          <w:sz w:val="24"/>
          <w:szCs w:val="24"/>
        </w:rPr>
        <w:t>between cold and warm year size-weight relationships</w:t>
      </w:r>
      <w:r>
        <w:rPr>
          <w:rFonts w:ascii="Times New Roman" w:hAnsi="Times New Roman" w:cs="Times New Roman"/>
          <w:sz w:val="24"/>
          <w:szCs w:val="24"/>
        </w:rPr>
        <w:t xml:space="preserve"> </w:t>
      </w:r>
      <w:del w:id="764" w:author="Chris.Long" w:date="2023-07-06T08:35:00Z">
        <w:r w:rsidR="006F2076" w:rsidDel="004C42F1">
          <w:rPr>
            <w:rFonts w:ascii="Times New Roman" w:hAnsi="Times New Roman" w:cs="Times New Roman"/>
            <w:sz w:val="24"/>
            <w:szCs w:val="24"/>
          </w:rPr>
          <w:delText xml:space="preserve">observed </w:delText>
        </w:r>
      </w:del>
      <w:r w:rsidR="006F2076">
        <w:rPr>
          <w:rFonts w:ascii="Times New Roman" w:hAnsi="Times New Roman" w:cs="Times New Roman"/>
          <w:sz w:val="24"/>
          <w:szCs w:val="24"/>
        </w:rPr>
        <w:t xml:space="preserve">in most study groups </w:t>
      </w:r>
      <w:r w:rsidR="000E7D5F">
        <w:rPr>
          <w:rFonts w:ascii="Times New Roman" w:hAnsi="Times New Roman" w:cs="Times New Roman"/>
          <w:sz w:val="24"/>
          <w:szCs w:val="24"/>
        </w:rPr>
        <w:t>stem</w:t>
      </w:r>
      <w:r>
        <w:rPr>
          <w:rFonts w:ascii="Times New Roman" w:hAnsi="Times New Roman" w:cs="Times New Roman"/>
          <w:sz w:val="24"/>
          <w:szCs w:val="24"/>
        </w:rPr>
        <w:t xml:space="preserve"> from either </w:t>
      </w:r>
      <w:r w:rsidR="0096688B">
        <w:rPr>
          <w:rFonts w:ascii="Times New Roman" w:hAnsi="Times New Roman" w:cs="Times New Roman"/>
          <w:sz w:val="24"/>
          <w:szCs w:val="24"/>
        </w:rPr>
        <w:t>a delay in</w:t>
      </w:r>
      <w:r w:rsidR="0095160D">
        <w:rPr>
          <w:rFonts w:ascii="Times New Roman" w:hAnsi="Times New Roman" w:cs="Times New Roman"/>
          <w:sz w:val="24"/>
          <w:szCs w:val="24"/>
        </w:rPr>
        <w:t xml:space="preserve"> molting</w:t>
      </w:r>
      <w:r>
        <w:rPr>
          <w:rFonts w:ascii="Times New Roman" w:hAnsi="Times New Roman" w:cs="Times New Roman"/>
          <w:sz w:val="24"/>
          <w:szCs w:val="24"/>
        </w:rPr>
        <w:t xml:space="preserve"> reducing the time available for new tissue grow</w:t>
      </w:r>
      <w:r w:rsidR="0056114C">
        <w:rPr>
          <w:rFonts w:ascii="Times New Roman" w:hAnsi="Times New Roman" w:cs="Times New Roman"/>
          <w:sz w:val="24"/>
          <w:szCs w:val="24"/>
        </w:rPr>
        <w:t>th</w:t>
      </w:r>
      <w:r>
        <w:rPr>
          <w:rFonts w:ascii="Times New Roman" w:hAnsi="Times New Roman" w:cs="Times New Roman"/>
          <w:sz w:val="24"/>
          <w:szCs w:val="24"/>
        </w:rPr>
        <w:t xml:space="preserve"> prior to sampling</w:t>
      </w:r>
      <w:r w:rsidR="0095160D">
        <w:rPr>
          <w:rFonts w:ascii="Times New Roman" w:hAnsi="Times New Roman" w:cs="Times New Roman"/>
          <w:sz w:val="24"/>
          <w:szCs w:val="24"/>
        </w:rPr>
        <w:t>, reduced tissue growth rate</w:t>
      </w:r>
      <w:r>
        <w:rPr>
          <w:rFonts w:ascii="Times New Roman" w:hAnsi="Times New Roman" w:cs="Times New Roman"/>
          <w:sz w:val="24"/>
          <w:szCs w:val="24"/>
        </w:rPr>
        <w:t xml:space="preserve">, </w:t>
      </w:r>
      <w:r w:rsidR="0056114C">
        <w:rPr>
          <w:rFonts w:ascii="Times New Roman" w:hAnsi="Times New Roman" w:cs="Times New Roman"/>
          <w:sz w:val="24"/>
          <w:szCs w:val="24"/>
        </w:rPr>
        <w:t xml:space="preserve">or </w:t>
      </w:r>
      <w:r w:rsidR="0096688B">
        <w:rPr>
          <w:rFonts w:ascii="Times New Roman" w:hAnsi="Times New Roman" w:cs="Times New Roman"/>
          <w:sz w:val="24"/>
          <w:szCs w:val="24"/>
        </w:rPr>
        <w:t>a combination</w:t>
      </w:r>
      <w:del w:id="765" w:author="Chris.Long" w:date="2023-07-06T08:35:00Z">
        <w:r w:rsidR="0096688B" w:rsidDel="004C42F1">
          <w:rPr>
            <w:rFonts w:ascii="Times New Roman" w:hAnsi="Times New Roman" w:cs="Times New Roman"/>
            <w:sz w:val="24"/>
            <w:szCs w:val="24"/>
          </w:rPr>
          <w:delText xml:space="preserve"> thereof</w:delText>
        </w:r>
      </w:del>
      <w:r>
        <w:rPr>
          <w:rFonts w:ascii="Times New Roman" w:hAnsi="Times New Roman" w:cs="Times New Roman"/>
          <w:sz w:val="24"/>
          <w:szCs w:val="24"/>
        </w:rPr>
        <w:t>. Although the models used to generate biomass estimates for the purposes of the work presented here did not do so,</w:t>
      </w:r>
      <w:r w:rsidR="0095160D">
        <w:rPr>
          <w:rFonts w:ascii="Times New Roman" w:hAnsi="Times New Roman" w:cs="Times New Roman"/>
          <w:sz w:val="24"/>
          <w:szCs w:val="24"/>
        </w:rPr>
        <w:t xml:space="preserve"> it </w:t>
      </w:r>
      <w:r w:rsidR="00764948">
        <w:rPr>
          <w:rFonts w:ascii="Times New Roman" w:hAnsi="Times New Roman" w:cs="Times New Roman"/>
          <w:sz w:val="24"/>
          <w:szCs w:val="24"/>
        </w:rPr>
        <w:t>may</w:t>
      </w:r>
      <w:r w:rsidR="0095160D">
        <w:rPr>
          <w:rFonts w:ascii="Times New Roman" w:hAnsi="Times New Roman" w:cs="Times New Roman"/>
          <w:sz w:val="24"/>
          <w:szCs w:val="24"/>
        </w:rPr>
        <w:t xml:space="preserve"> be advisable to exclude </w:t>
      </w:r>
      <w:r w:rsidR="00C61D95">
        <w:rPr>
          <w:rFonts w:ascii="Times New Roman" w:hAnsi="Times New Roman" w:cs="Times New Roman"/>
          <w:sz w:val="24"/>
          <w:szCs w:val="24"/>
        </w:rPr>
        <w:t>NS</w:t>
      </w:r>
      <w:r w:rsidR="0095160D">
        <w:rPr>
          <w:rFonts w:ascii="Times New Roman" w:hAnsi="Times New Roman" w:cs="Times New Roman"/>
          <w:sz w:val="24"/>
          <w:szCs w:val="24"/>
        </w:rPr>
        <w:t xml:space="preserve"> males sampled during colder years from analyses seeking to set a size-weight relationship</w:t>
      </w:r>
      <w:r w:rsidR="00764948">
        <w:rPr>
          <w:rFonts w:ascii="Times New Roman" w:hAnsi="Times New Roman" w:cs="Times New Roman"/>
          <w:sz w:val="24"/>
          <w:szCs w:val="24"/>
        </w:rPr>
        <w:t xml:space="preserve"> for use in stock assessments</w:t>
      </w:r>
      <w:r w:rsidR="0096688B">
        <w:rPr>
          <w:rFonts w:ascii="Times New Roman" w:hAnsi="Times New Roman" w:cs="Times New Roman"/>
          <w:sz w:val="24"/>
          <w:szCs w:val="24"/>
        </w:rPr>
        <w:t>, as these data are likely to bias resultant estimated model parameters</w:t>
      </w:r>
      <w:r w:rsidR="0095160D">
        <w:rPr>
          <w:rFonts w:ascii="Times New Roman" w:hAnsi="Times New Roman" w:cs="Times New Roman"/>
          <w:sz w:val="24"/>
          <w:szCs w:val="24"/>
        </w:rPr>
        <w:t>.</w:t>
      </w:r>
      <w:commentRangeEnd w:id="762"/>
      <w:r w:rsidR="00031464">
        <w:rPr>
          <w:rStyle w:val="CommentReference"/>
        </w:rPr>
        <w:commentReference w:id="762"/>
      </w:r>
    </w:p>
    <w:p w14:paraId="7DF764C8" w14:textId="6BF8CEF9"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References</w:t>
      </w:r>
    </w:p>
    <w:p w14:paraId="24C7B239" w14:textId="7DCBDB5B" w:rsidR="00917ADF" w:rsidRDefault="00917ADF" w:rsidP="00E8317F">
      <w:pPr>
        <w:pStyle w:val="EndNoteBibliography"/>
        <w:spacing w:after="0" w:line="480" w:lineRule="auto"/>
        <w:ind w:left="720" w:hanging="720"/>
      </w:pPr>
      <w:bookmarkStart w:id="766" w:name="_ENREF_4"/>
      <w:r>
        <w:t>Azra, M.N., Aaqillah-Amr, M.A., Ikhwanuddin, M., Ma, H., Waiho, K., Ostrensky, A., dos Santos Tavares, C.P., Abol-Munafi, A. B. 2020. Effects of climate-induced water temperature changes on the life history of brachyuran crabs. Rev</w:t>
      </w:r>
      <w:r w:rsidR="001F6E4F">
        <w:t xml:space="preserve">. Aquacult. </w:t>
      </w:r>
      <w:r>
        <w:t>12: 1211-1216.</w:t>
      </w:r>
    </w:p>
    <w:p w14:paraId="3D70CBFE" w14:textId="25192C16" w:rsidR="00E8317F" w:rsidRDefault="00E8317F" w:rsidP="00E8317F">
      <w:pPr>
        <w:pStyle w:val="EndNoteBibliography"/>
        <w:spacing w:after="0" w:line="480" w:lineRule="auto"/>
        <w:ind w:left="720" w:hanging="720"/>
      </w:pPr>
      <w:r w:rsidRPr="00961E11">
        <w:lastRenderedPageBreak/>
        <w:t>Chilton, E.</w:t>
      </w:r>
      <w:r>
        <w:t xml:space="preserve"> </w:t>
      </w:r>
      <w:r w:rsidRPr="00961E11">
        <w:t xml:space="preserve">A., </w:t>
      </w:r>
      <w:r>
        <w:t xml:space="preserve">R. J. </w:t>
      </w:r>
      <w:r w:rsidRPr="00961E11">
        <w:t xml:space="preserve">Foy, </w:t>
      </w:r>
      <w:r>
        <w:t xml:space="preserve">and C. E. </w:t>
      </w:r>
      <w:r w:rsidRPr="00961E11">
        <w:t>Armistead</w:t>
      </w:r>
      <w:r>
        <w:t>.</w:t>
      </w:r>
      <w:r w:rsidRPr="00961E11">
        <w:t xml:space="preserve"> 2010. Temperature </w:t>
      </w:r>
      <w:r>
        <w:t>e</w:t>
      </w:r>
      <w:r w:rsidRPr="00961E11">
        <w:t xml:space="preserve">ffects on </w:t>
      </w:r>
      <w:r>
        <w:t>a</w:t>
      </w:r>
      <w:r w:rsidRPr="00961E11">
        <w:t xml:space="preserve">ssessment of </w:t>
      </w:r>
      <w:r>
        <w:t>r</w:t>
      </w:r>
      <w:r w:rsidRPr="00961E11">
        <w:t xml:space="preserve">ed </w:t>
      </w:r>
      <w:r>
        <w:t>k</w:t>
      </w:r>
      <w:r w:rsidRPr="00961E11">
        <w:t xml:space="preserve">ing </w:t>
      </w:r>
      <w:r>
        <w:t>c</w:t>
      </w:r>
      <w:r w:rsidRPr="00961E11">
        <w:t>rab in Bristol Bay, Alaska</w:t>
      </w:r>
      <w:r>
        <w:t>,</w:t>
      </w:r>
      <w:r w:rsidRPr="00961E11">
        <w:t xml:space="preserve"> </w:t>
      </w:r>
      <w:r>
        <w:t xml:space="preserve">p. 249-263. </w:t>
      </w:r>
      <w:r w:rsidRPr="00E8078E">
        <w:rPr>
          <w:i/>
        </w:rPr>
        <w:t>In</w:t>
      </w:r>
      <w:r w:rsidRPr="00961E11">
        <w:t xml:space="preserve"> Kruse, G.</w:t>
      </w:r>
      <w:r>
        <w:t xml:space="preserve"> </w:t>
      </w:r>
      <w:r w:rsidRPr="00961E11">
        <w:t xml:space="preserve">H., </w:t>
      </w:r>
      <w:r>
        <w:t xml:space="preserve">G. L. </w:t>
      </w:r>
      <w:r w:rsidRPr="00961E11">
        <w:t xml:space="preserve">Eckert, </w:t>
      </w:r>
      <w:r>
        <w:t>R .J.</w:t>
      </w:r>
      <w:r w:rsidRPr="00961E11">
        <w:t xml:space="preserve"> Foy, </w:t>
      </w:r>
      <w:r>
        <w:t>R. N.</w:t>
      </w:r>
      <w:r w:rsidRPr="00961E11">
        <w:t xml:space="preserve"> Lipcius, </w:t>
      </w:r>
      <w:r>
        <w:t>B.</w:t>
      </w:r>
      <w:r w:rsidRPr="00961E11">
        <w:t xml:space="preserve"> Sainte-Marie, </w:t>
      </w:r>
      <w:r>
        <w:t>and D. Stram (e</w:t>
      </w:r>
      <w:r w:rsidRPr="00961E11">
        <w:t xml:space="preserve">ds.), Biology and </w:t>
      </w:r>
      <w:r>
        <w:t>m</w:t>
      </w:r>
      <w:r w:rsidRPr="00961E11">
        <w:t xml:space="preserve">anagement of </w:t>
      </w:r>
      <w:r>
        <w:t>e</w:t>
      </w:r>
      <w:r w:rsidRPr="00961E11">
        <w:t xml:space="preserve">xploited </w:t>
      </w:r>
      <w:r>
        <w:t>c</w:t>
      </w:r>
      <w:r w:rsidRPr="00961E11">
        <w:t xml:space="preserve">rab </w:t>
      </w:r>
      <w:r>
        <w:t>p</w:t>
      </w:r>
      <w:r w:rsidRPr="00961E11">
        <w:t xml:space="preserve">opulations </w:t>
      </w:r>
      <w:r>
        <w:t>u</w:t>
      </w:r>
      <w:r w:rsidRPr="00961E11">
        <w:t xml:space="preserve">nder </w:t>
      </w:r>
      <w:r>
        <w:t>c</w:t>
      </w:r>
      <w:r w:rsidRPr="00961E11">
        <w:t xml:space="preserve">limate </w:t>
      </w:r>
      <w:r>
        <w:t>c</w:t>
      </w:r>
      <w:r w:rsidRPr="00961E11">
        <w:t>hange.</w:t>
      </w:r>
      <w:r w:rsidR="001F6E4F">
        <w:t xml:space="preserve"> University of Alaska Fairbanks, </w:t>
      </w:r>
      <w:r w:rsidRPr="00961E11">
        <w:t xml:space="preserve"> Alaska Sea Grant</w:t>
      </w:r>
      <w:r>
        <w:t xml:space="preserve"> </w:t>
      </w:r>
      <w:r w:rsidR="001F6E4F">
        <w:t xml:space="preserve">Rep. No </w:t>
      </w:r>
      <w:r>
        <w:t>10-01</w:t>
      </w:r>
      <w:r w:rsidRPr="00961E11">
        <w:t>.</w:t>
      </w:r>
      <w:bookmarkEnd w:id="766"/>
    </w:p>
    <w:p w14:paraId="28CF7BC4" w14:textId="2F21C434" w:rsidR="00764948" w:rsidRDefault="00D14F11" w:rsidP="00764948">
      <w:pPr>
        <w:spacing w:line="480" w:lineRule="auto"/>
        <w:ind w:left="720" w:hanging="720"/>
        <w:rPr>
          <w:rFonts w:ascii="Times New Roman" w:hAnsi="Times New Roman" w:cs="Times New Roman"/>
          <w:sz w:val="24"/>
          <w:szCs w:val="24"/>
        </w:rPr>
      </w:pPr>
      <w:r w:rsidRPr="00D14F11">
        <w:rPr>
          <w:rFonts w:ascii="Times New Roman" w:hAnsi="Times New Roman" w:cs="Times New Roman"/>
          <w:sz w:val="24"/>
          <w:szCs w:val="24"/>
        </w:rPr>
        <w:t xml:space="preserve"> </w:t>
      </w:r>
      <w:r w:rsidR="00764948" w:rsidRPr="00E41644">
        <w:rPr>
          <w:rFonts w:ascii="Times New Roman" w:hAnsi="Times New Roman" w:cs="Times New Roman"/>
          <w:sz w:val="24"/>
          <w:szCs w:val="24"/>
        </w:rPr>
        <w:t>Jadamec, L.S., Donaldson, W.E., Cullenberg, P. 1999. Biological field techniques for Chionoecetes crabs. Fairbanks: University of Alaska Sea Grant report 99-02: 80 pp.</w:t>
      </w:r>
      <w:r w:rsidRPr="00D14F11">
        <w:rPr>
          <w:rFonts w:ascii="Times New Roman" w:hAnsi="Times New Roman" w:cs="Times New Roman"/>
          <w:sz w:val="24"/>
          <w:szCs w:val="24"/>
        </w:rPr>
        <w:t xml:space="preserve"> </w:t>
      </w:r>
    </w:p>
    <w:p w14:paraId="2975753F" w14:textId="06A5FC5F" w:rsidR="00D14F11" w:rsidRPr="00D14F11" w:rsidRDefault="00D14F11" w:rsidP="00D14F11">
      <w:pPr>
        <w:spacing w:after="0" w:line="480" w:lineRule="auto"/>
        <w:rPr>
          <w:rFonts w:ascii="Times New Roman" w:hAnsi="Times New Roman" w:cs="Times New Roman"/>
          <w:sz w:val="24"/>
          <w:szCs w:val="24"/>
        </w:rPr>
      </w:pPr>
      <w:r w:rsidRPr="00D14F11">
        <w:rPr>
          <w:rFonts w:ascii="Times New Roman" w:hAnsi="Times New Roman" w:cs="Times New Roman"/>
          <w:sz w:val="24"/>
          <w:szCs w:val="24"/>
        </w:rPr>
        <w:t>R Core Team (2019). R: A language and environment for statistical</w:t>
      </w:r>
    </w:p>
    <w:p w14:paraId="1A1FB972" w14:textId="77777777" w:rsidR="00D14F11" w:rsidRPr="00D14F11" w:rsidRDefault="00D14F11" w:rsidP="00D14F11">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computing. R Foundation for Statistical Computing, Vienna, Austria. URL</w:t>
      </w:r>
    </w:p>
    <w:p w14:paraId="2FBF83F1" w14:textId="3995A339" w:rsidR="00E8317F" w:rsidRDefault="00D14F11" w:rsidP="00917ADF">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hyperlink r:id="rId9" w:history="1">
        <w:r w:rsidR="00D76FE7" w:rsidRPr="006032BF">
          <w:rPr>
            <w:rStyle w:val="Hyperlink"/>
            <w:rFonts w:ascii="Times New Roman" w:hAnsi="Times New Roman" w:cs="Times New Roman"/>
            <w:sz w:val="24"/>
            <w:szCs w:val="24"/>
          </w:rPr>
          <w:t>https://www.R-project.org/</w:t>
        </w:r>
      </w:hyperlink>
      <w:r>
        <w:rPr>
          <w:rFonts w:ascii="Times New Roman" w:hAnsi="Times New Roman" w:cs="Times New Roman"/>
          <w:sz w:val="24"/>
          <w:szCs w:val="24"/>
        </w:rPr>
        <w:t>.</w:t>
      </w:r>
    </w:p>
    <w:p w14:paraId="541D1688" w14:textId="43427241" w:rsidR="00E8317F" w:rsidRDefault="00E8317F"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Stevens, B.G. 1990. Temperature-dependent growth of juvenile red king crab (</w:t>
      </w:r>
      <w:r w:rsidRPr="00E8317F">
        <w:rPr>
          <w:rFonts w:ascii="Times New Roman" w:hAnsi="Times New Roman" w:cs="Times New Roman"/>
          <w:i/>
          <w:sz w:val="24"/>
          <w:szCs w:val="24"/>
        </w:rPr>
        <w:t>Paralithodes camtschaticus</w:t>
      </w:r>
      <w:r>
        <w:rPr>
          <w:rFonts w:ascii="Times New Roman" w:hAnsi="Times New Roman" w:cs="Times New Roman"/>
          <w:sz w:val="24"/>
          <w:szCs w:val="24"/>
        </w:rPr>
        <w:t>) and its effects on size-at-age and subsequent recruitment in the eastern Bering Sea. Can. J. Fish. Aquat. Sci. 47: 1307-1317.</w:t>
      </w:r>
    </w:p>
    <w:p w14:paraId="188729AF" w14:textId="36862A9A" w:rsidR="00764948" w:rsidRDefault="00764948"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Somerton, D.A. and MacIntosh, R.A. 1983. Weight-size relationships for three populations in Alaska of the blue king crab Paralithodes platypus (Brandt, 1850) (Decapoda, Lithodidae). Crustaceana 45: 169-175.</w:t>
      </w:r>
    </w:p>
    <w:p w14:paraId="19E5A857" w14:textId="77777777" w:rsidR="00764948" w:rsidRPr="00E41644"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Adams, M.M., Dutton, J.M. 2005. Effect of eyestalk-ablation on circulating ecdysteroids in haemolymph of snow crabs, </w:t>
      </w:r>
      <w:r w:rsidRPr="00E41644">
        <w:rPr>
          <w:rFonts w:ascii="Times New Roman" w:hAnsi="Times New Roman" w:cs="Times New Roman"/>
          <w:i/>
          <w:sz w:val="24"/>
          <w:szCs w:val="24"/>
        </w:rPr>
        <w:t>Chionoecetes opilio</w:t>
      </w:r>
      <w:r w:rsidRPr="00E41644">
        <w:rPr>
          <w:rFonts w:ascii="Times New Roman" w:hAnsi="Times New Roman" w:cs="Times New Roman"/>
          <w:sz w:val="24"/>
          <w:szCs w:val="24"/>
        </w:rPr>
        <w:t xml:space="preserve">: physiological evidence for a terminal molt. Integr. Comp. Biol. </w:t>
      </w:r>
      <w:r w:rsidRPr="002B18CC">
        <w:rPr>
          <w:rFonts w:ascii="Times New Roman" w:hAnsi="Times New Roman" w:cs="Times New Roman"/>
          <w:sz w:val="24"/>
          <w:szCs w:val="24"/>
        </w:rPr>
        <w:t>45</w:t>
      </w:r>
      <w:r w:rsidRPr="00E41644">
        <w:rPr>
          <w:rFonts w:ascii="Times New Roman" w:hAnsi="Times New Roman" w:cs="Times New Roman"/>
          <w:sz w:val="24"/>
          <w:szCs w:val="24"/>
        </w:rPr>
        <w:t>: 166-171.</w:t>
      </w:r>
    </w:p>
    <w:p w14:paraId="68CC4F44" w14:textId="4ACD9DA9" w:rsidR="00764948"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Taggart, S.J., Andrews, A.G., Mondragon, J. and Nielsen, J.K. 2007. The relationship between circulating ecdysteroids and chela allometry in male Tanner crabs: evidence for a terminal molt in the genus </w:t>
      </w:r>
      <w:r w:rsidRPr="00E41644">
        <w:rPr>
          <w:rFonts w:ascii="Times New Roman" w:hAnsi="Times New Roman" w:cs="Times New Roman"/>
          <w:i/>
          <w:sz w:val="24"/>
          <w:szCs w:val="24"/>
        </w:rPr>
        <w:t>Chionoecetes</w:t>
      </w:r>
      <w:r w:rsidRPr="00E41644">
        <w:rPr>
          <w:rFonts w:ascii="Times New Roman" w:hAnsi="Times New Roman" w:cs="Times New Roman"/>
          <w:sz w:val="24"/>
          <w:szCs w:val="24"/>
        </w:rPr>
        <w:t xml:space="preserve">. J. Crustacean. Biol. </w:t>
      </w:r>
      <w:r w:rsidRPr="002B18CC">
        <w:rPr>
          <w:rFonts w:ascii="Times New Roman" w:hAnsi="Times New Roman" w:cs="Times New Roman"/>
          <w:sz w:val="24"/>
          <w:szCs w:val="24"/>
        </w:rPr>
        <w:t>27</w:t>
      </w:r>
      <w:r w:rsidRPr="00E41644">
        <w:rPr>
          <w:rFonts w:ascii="Times New Roman" w:hAnsi="Times New Roman" w:cs="Times New Roman"/>
          <w:sz w:val="24"/>
          <w:szCs w:val="24"/>
        </w:rPr>
        <w:t>: 635-642.</w:t>
      </w:r>
    </w:p>
    <w:p w14:paraId="289D818D" w14:textId="7A56EF24" w:rsidR="00D76FE7" w:rsidRDefault="00D76FE7" w:rsidP="004130D5">
      <w:pPr>
        <w:spacing w:line="480" w:lineRule="auto"/>
        <w:ind w:left="720" w:hanging="720"/>
        <w:rPr>
          <w:rFonts w:ascii="Times New Roman" w:hAnsi="Times New Roman" w:cs="Times New Roman"/>
          <w:sz w:val="24"/>
          <w:szCs w:val="24"/>
        </w:rPr>
      </w:pPr>
      <w:r w:rsidRPr="0088056A">
        <w:rPr>
          <w:rFonts w:ascii="Times New Roman" w:hAnsi="Times New Roman" w:cs="Times New Roman"/>
          <w:sz w:val="24"/>
          <w:szCs w:val="24"/>
        </w:rPr>
        <w:lastRenderedPageBreak/>
        <w:t>Zacher, L.</w:t>
      </w:r>
      <w:r>
        <w:rPr>
          <w:rFonts w:ascii="Times New Roman" w:hAnsi="Times New Roman" w:cs="Times New Roman"/>
          <w:sz w:val="24"/>
          <w:szCs w:val="24"/>
        </w:rPr>
        <w:t>S., Richar, J.I. and Foy, R.J. 2020.</w:t>
      </w:r>
      <w:r w:rsidRPr="0088056A">
        <w:rPr>
          <w:rFonts w:ascii="Times New Roman" w:hAnsi="Times New Roman" w:cs="Times New Roman"/>
          <w:sz w:val="24"/>
          <w:szCs w:val="24"/>
        </w:rPr>
        <w:t xml:space="preserve"> The 2019 eastern and northern Bering Sea continental shelf trawl surveys: Results for commercial crab species. U.S. Department of Commerce NOAA Technical Memorandum NMFS-AFSC-400, 234 p</w:t>
      </w:r>
      <w:r>
        <w:rPr>
          <w:rFonts w:ascii="Times New Roman" w:hAnsi="Times New Roman" w:cs="Times New Roman"/>
          <w:sz w:val="24"/>
          <w:szCs w:val="24"/>
        </w:rPr>
        <w:t>.</w:t>
      </w:r>
    </w:p>
    <w:p w14:paraId="74213FEC" w14:textId="7C6B986E" w:rsidR="004C65AB" w:rsidRPr="00D14F11" w:rsidRDefault="004C65AB" w:rsidP="004130D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Zacher, L.S., Richar, J.I</w:t>
      </w:r>
      <w:r w:rsidR="003D4A68">
        <w:rPr>
          <w:rFonts w:ascii="Times New Roman" w:hAnsi="Times New Roman" w:cs="Times New Roman"/>
          <w:sz w:val="24"/>
          <w:szCs w:val="24"/>
        </w:rPr>
        <w:t>., Fedewa, E.J., Ryznar, E.R. and Litzow, M.A. (2023)</w:t>
      </w:r>
      <w:r w:rsidR="00D065C0">
        <w:rPr>
          <w:rFonts w:ascii="Times New Roman" w:hAnsi="Times New Roman" w:cs="Times New Roman"/>
          <w:sz w:val="24"/>
          <w:szCs w:val="24"/>
        </w:rPr>
        <w:t xml:space="preserve"> The 2022 eastern and northern B</w:t>
      </w:r>
      <w:r w:rsidR="003D4A68">
        <w:rPr>
          <w:rFonts w:ascii="Times New Roman" w:hAnsi="Times New Roman" w:cs="Times New Roman"/>
          <w:sz w:val="24"/>
          <w:szCs w:val="24"/>
        </w:rPr>
        <w:t>ering Sea continental shelf trawl surveys: results for commercial crab species, U.S. Department of Commerce, NOAA technical memorandum NMFS-AFSC-462, 253 p.</w:t>
      </w:r>
    </w:p>
    <w:p w14:paraId="13BF3EFC" w14:textId="77777777" w:rsidR="00A3597C" w:rsidRPr="005D1B81" w:rsidRDefault="00A3597C" w:rsidP="00171163">
      <w:pPr>
        <w:spacing w:after="0" w:line="480" w:lineRule="auto"/>
        <w:rPr>
          <w:rFonts w:ascii="Times New Roman" w:hAnsi="Times New Roman" w:cs="Times New Roman"/>
          <w:b/>
          <w:sz w:val="24"/>
          <w:szCs w:val="24"/>
        </w:rPr>
      </w:pPr>
      <w:r>
        <w:rPr>
          <w:rFonts w:ascii="Times New Roman" w:hAnsi="Times New Roman" w:cs="Times New Roman"/>
          <w:b/>
          <w:sz w:val="24"/>
          <w:szCs w:val="24"/>
        </w:rPr>
        <w:br w:type="column"/>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1520"/>
        <w:gridCol w:w="1520"/>
        <w:gridCol w:w="1520"/>
        <w:gridCol w:w="1520"/>
        <w:gridCol w:w="1520"/>
        <w:gridCol w:w="1303"/>
      </w:tblGrid>
      <w:tr w:rsidR="002C032A" w:rsidRPr="002C032A" w14:paraId="5764FA1F" w14:textId="77777777" w:rsidTr="002C032A">
        <w:trPr>
          <w:trHeight w:val="253"/>
          <w:ins w:id="767" w:author="Jon.Richar" w:date="2024-03-02T11:26:00Z"/>
        </w:trPr>
        <w:tc>
          <w:tcPr>
            <w:tcW w:w="1303" w:type="dxa"/>
            <w:shd w:val="clear" w:color="auto" w:fill="auto"/>
            <w:noWrap/>
            <w:vAlign w:val="bottom"/>
            <w:hideMark/>
          </w:tcPr>
          <w:p w14:paraId="354F7CEC" w14:textId="77777777" w:rsidR="002C032A" w:rsidRPr="002C032A" w:rsidRDefault="002C032A" w:rsidP="002C032A">
            <w:pPr>
              <w:spacing w:after="0" w:line="240" w:lineRule="auto"/>
              <w:rPr>
                <w:ins w:id="768" w:author="Jon.Richar" w:date="2024-03-02T11:26:00Z"/>
                <w:rFonts w:ascii="Calibri" w:eastAsia="Times New Roman" w:hAnsi="Calibri" w:cs="Calibri"/>
                <w:color w:val="000000"/>
              </w:rPr>
            </w:pPr>
            <w:ins w:id="769" w:author="Jon.Richar" w:date="2024-03-02T11:26:00Z">
              <w:r w:rsidRPr="002C032A">
                <w:rPr>
                  <w:rFonts w:ascii="Calibri" w:eastAsia="Times New Roman" w:hAnsi="Calibri" w:cs="Calibri"/>
                  <w:color w:val="000000"/>
                </w:rPr>
                <w:t>Year</w:t>
              </w:r>
            </w:ins>
          </w:p>
        </w:tc>
        <w:tc>
          <w:tcPr>
            <w:tcW w:w="1520" w:type="dxa"/>
            <w:shd w:val="clear" w:color="auto" w:fill="auto"/>
            <w:noWrap/>
            <w:vAlign w:val="bottom"/>
            <w:hideMark/>
          </w:tcPr>
          <w:p w14:paraId="457847C5" w14:textId="77777777" w:rsidR="002C032A" w:rsidRPr="002C032A" w:rsidRDefault="002C032A" w:rsidP="002C032A">
            <w:pPr>
              <w:spacing w:after="0" w:line="240" w:lineRule="auto"/>
              <w:rPr>
                <w:ins w:id="770" w:author="Jon.Richar" w:date="2024-03-02T11:26:00Z"/>
                <w:rFonts w:ascii="Calibri" w:eastAsia="Times New Roman" w:hAnsi="Calibri" w:cs="Calibri"/>
                <w:color w:val="000000"/>
              </w:rPr>
            </w:pPr>
            <w:ins w:id="771" w:author="Jon.Richar" w:date="2024-03-02T11:26:00Z">
              <w:r w:rsidRPr="002C032A">
                <w:rPr>
                  <w:rFonts w:ascii="Calibri" w:eastAsia="Times New Roman" w:hAnsi="Calibri" w:cs="Calibri"/>
                  <w:color w:val="000000"/>
                </w:rPr>
                <w:t>BB RKC - NS</w:t>
              </w:r>
            </w:ins>
          </w:p>
        </w:tc>
        <w:tc>
          <w:tcPr>
            <w:tcW w:w="1520" w:type="dxa"/>
            <w:shd w:val="clear" w:color="auto" w:fill="auto"/>
            <w:noWrap/>
            <w:vAlign w:val="bottom"/>
            <w:hideMark/>
          </w:tcPr>
          <w:p w14:paraId="326628D5" w14:textId="77777777" w:rsidR="002C032A" w:rsidRPr="002C032A" w:rsidRDefault="002C032A" w:rsidP="002C032A">
            <w:pPr>
              <w:spacing w:after="0" w:line="240" w:lineRule="auto"/>
              <w:rPr>
                <w:ins w:id="772" w:author="Jon.Richar" w:date="2024-03-02T11:26:00Z"/>
                <w:rFonts w:ascii="Calibri" w:eastAsia="Times New Roman" w:hAnsi="Calibri" w:cs="Calibri"/>
                <w:color w:val="000000"/>
              </w:rPr>
            </w:pPr>
            <w:ins w:id="773" w:author="Jon.Richar" w:date="2024-03-02T11:26:00Z">
              <w:r w:rsidRPr="002C032A">
                <w:rPr>
                  <w:rFonts w:ascii="Calibri" w:eastAsia="Times New Roman" w:hAnsi="Calibri" w:cs="Calibri"/>
                  <w:color w:val="000000"/>
                </w:rPr>
                <w:t>BB RKC - OS</w:t>
              </w:r>
            </w:ins>
          </w:p>
        </w:tc>
        <w:tc>
          <w:tcPr>
            <w:tcW w:w="1520" w:type="dxa"/>
            <w:shd w:val="clear" w:color="auto" w:fill="auto"/>
            <w:noWrap/>
            <w:vAlign w:val="bottom"/>
            <w:hideMark/>
          </w:tcPr>
          <w:p w14:paraId="14394C2C" w14:textId="77777777" w:rsidR="002C032A" w:rsidRPr="002C032A" w:rsidRDefault="002C032A" w:rsidP="002C032A">
            <w:pPr>
              <w:spacing w:after="0" w:line="240" w:lineRule="auto"/>
              <w:rPr>
                <w:ins w:id="774" w:author="Jon.Richar" w:date="2024-03-02T11:26:00Z"/>
                <w:rFonts w:ascii="Calibri" w:eastAsia="Times New Roman" w:hAnsi="Calibri" w:cs="Calibri"/>
                <w:color w:val="000000"/>
              </w:rPr>
            </w:pPr>
            <w:ins w:id="775" w:author="Jon.Richar" w:date="2024-03-02T11:26:00Z">
              <w:r w:rsidRPr="002C032A">
                <w:rPr>
                  <w:rFonts w:ascii="Calibri" w:eastAsia="Times New Roman" w:hAnsi="Calibri" w:cs="Calibri"/>
                  <w:color w:val="000000"/>
                </w:rPr>
                <w:t>EBS CB - NS</w:t>
              </w:r>
            </w:ins>
          </w:p>
        </w:tc>
        <w:tc>
          <w:tcPr>
            <w:tcW w:w="1520" w:type="dxa"/>
            <w:shd w:val="clear" w:color="auto" w:fill="auto"/>
            <w:noWrap/>
            <w:vAlign w:val="bottom"/>
            <w:hideMark/>
          </w:tcPr>
          <w:p w14:paraId="752BF0D3" w14:textId="77777777" w:rsidR="002C032A" w:rsidRPr="002C032A" w:rsidRDefault="002C032A" w:rsidP="002C032A">
            <w:pPr>
              <w:spacing w:after="0" w:line="240" w:lineRule="auto"/>
              <w:rPr>
                <w:ins w:id="776" w:author="Jon.Richar" w:date="2024-03-02T11:26:00Z"/>
                <w:rFonts w:ascii="Calibri" w:eastAsia="Times New Roman" w:hAnsi="Calibri" w:cs="Calibri"/>
                <w:color w:val="000000"/>
              </w:rPr>
            </w:pPr>
            <w:ins w:id="777" w:author="Jon.Richar" w:date="2024-03-02T11:26:00Z">
              <w:r w:rsidRPr="002C032A">
                <w:rPr>
                  <w:rFonts w:ascii="Calibri" w:eastAsia="Times New Roman" w:hAnsi="Calibri" w:cs="Calibri"/>
                  <w:color w:val="000000"/>
                </w:rPr>
                <w:t>EBS CB - OS</w:t>
              </w:r>
            </w:ins>
          </w:p>
        </w:tc>
        <w:tc>
          <w:tcPr>
            <w:tcW w:w="1520" w:type="dxa"/>
            <w:shd w:val="clear" w:color="auto" w:fill="auto"/>
            <w:noWrap/>
            <w:vAlign w:val="bottom"/>
            <w:hideMark/>
          </w:tcPr>
          <w:p w14:paraId="31C2BB60" w14:textId="77777777" w:rsidR="002C032A" w:rsidRPr="002C032A" w:rsidRDefault="002C032A" w:rsidP="002C032A">
            <w:pPr>
              <w:spacing w:after="0" w:line="240" w:lineRule="auto"/>
              <w:rPr>
                <w:ins w:id="778" w:author="Jon.Richar" w:date="2024-03-02T11:26:00Z"/>
                <w:rFonts w:ascii="Calibri" w:eastAsia="Times New Roman" w:hAnsi="Calibri" w:cs="Calibri"/>
                <w:color w:val="000000"/>
              </w:rPr>
            </w:pPr>
            <w:ins w:id="779" w:author="Jon.Richar" w:date="2024-03-02T11:26:00Z">
              <w:r w:rsidRPr="002C032A">
                <w:rPr>
                  <w:rFonts w:ascii="Calibri" w:eastAsia="Times New Roman" w:hAnsi="Calibri" w:cs="Calibri"/>
                  <w:color w:val="000000"/>
                </w:rPr>
                <w:t>EBS CO - NS</w:t>
              </w:r>
            </w:ins>
          </w:p>
        </w:tc>
        <w:tc>
          <w:tcPr>
            <w:tcW w:w="1303" w:type="dxa"/>
            <w:shd w:val="clear" w:color="auto" w:fill="auto"/>
            <w:noWrap/>
            <w:vAlign w:val="bottom"/>
            <w:hideMark/>
          </w:tcPr>
          <w:p w14:paraId="169B1AEF" w14:textId="77777777" w:rsidR="002C032A" w:rsidRPr="002C032A" w:rsidRDefault="002C032A" w:rsidP="002C032A">
            <w:pPr>
              <w:spacing w:after="0" w:line="240" w:lineRule="auto"/>
              <w:rPr>
                <w:ins w:id="780" w:author="Jon.Richar" w:date="2024-03-02T11:26:00Z"/>
                <w:rFonts w:ascii="Calibri" w:eastAsia="Times New Roman" w:hAnsi="Calibri" w:cs="Calibri"/>
                <w:color w:val="000000"/>
              </w:rPr>
            </w:pPr>
            <w:ins w:id="781" w:author="Jon.Richar" w:date="2024-03-02T11:26:00Z">
              <w:r w:rsidRPr="002C032A">
                <w:rPr>
                  <w:rFonts w:ascii="Calibri" w:eastAsia="Times New Roman" w:hAnsi="Calibri" w:cs="Calibri"/>
                  <w:color w:val="000000"/>
                </w:rPr>
                <w:t>EBS CO - OS</w:t>
              </w:r>
            </w:ins>
          </w:p>
        </w:tc>
      </w:tr>
      <w:tr w:rsidR="00ED59A3" w:rsidRPr="002C032A" w14:paraId="62A16A8A" w14:textId="77777777" w:rsidTr="002C032A">
        <w:trPr>
          <w:trHeight w:val="253"/>
          <w:ins w:id="782" w:author="Jon.Richar" w:date="2024-03-02T11:26:00Z"/>
        </w:trPr>
        <w:tc>
          <w:tcPr>
            <w:tcW w:w="1303" w:type="dxa"/>
            <w:shd w:val="clear" w:color="auto" w:fill="auto"/>
            <w:noWrap/>
            <w:vAlign w:val="bottom"/>
            <w:hideMark/>
          </w:tcPr>
          <w:p w14:paraId="57DC530C" w14:textId="77777777" w:rsidR="002C032A" w:rsidRPr="002C032A" w:rsidRDefault="002C032A" w:rsidP="002C032A">
            <w:pPr>
              <w:spacing w:after="0" w:line="240" w:lineRule="auto"/>
              <w:jc w:val="right"/>
              <w:rPr>
                <w:ins w:id="783" w:author="Jon.Richar" w:date="2024-03-02T11:26:00Z"/>
                <w:rFonts w:ascii="Calibri" w:eastAsia="Times New Roman" w:hAnsi="Calibri" w:cs="Calibri"/>
                <w:color w:val="000000"/>
              </w:rPr>
            </w:pPr>
            <w:ins w:id="784" w:author="Jon.Richar" w:date="2024-03-02T11:26:00Z">
              <w:r w:rsidRPr="002C032A">
                <w:rPr>
                  <w:rFonts w:ascii="Calibri" w:eastAsia="Times New Roman" w:hAnsi="Calibri" w:cs="Calibri"/>
                  <w:color w:val="000000"/>
                </w:rPr>
                <w:t>1975</w:t>
              </w:r>
            </w:ins>
          </w:p>
        </w:tc>
        <w:tc>
          <w:tcPr>
            <w:tcW w:w="1520" w:type="dxa"/>
            <w:shd w:val="clear" w:color="auto" w:fill="auto"/>
            <w:noWrap/>
            <w:vAlign w:val="bottom"/>
            <w:hideMark/>
          </w:tcPr>
          <w:p w14:paraId="3A6AE0C1" w14:textId="77777777" w:rsidR="002C032A" w:rsidRPr="002C032A" w:rsidRDefault="002C032A" w:rsidP="002C032A">
            <w:pPr>
              <w:spacing w:after="0" w:line="240" w:lineRule="auto"/>
              <w:jc w:val="right"/>
              <w:rPr>
                <w:ins w:id="785" w:author="Jon.Richar" w:date="2024-03-02T11:26:00Z"/>
                <w:rFonts w:ascii="Calibri" w:eastAsia="Times New Roman" w:hAnsi="Calibri" w:cs="Calibri"/>
                <w:color w:val="000000"/>
              </w:rPr>
            </w:pPr>
          </w:p>
        </w:tc>
        <w:tc>
          <w:tcPr>
            <w:tcW w:w="1520" w:type="dxa"/>
            <w:shd w:val="clear" w:color="auto" w:fill="auto"/>
            <w:noWrap/>
            <w:vAlign w:val="bottom"/>
            <w:hideMark/>
          </w:tcPr>
          <w:p w14:paraId="313D2D72" w14:textId="77777777" w:rsidR="002C032A" w:rsidRPr="002C032A" w:rsidRDefault="002C032A" w:rsidP="002C032A">
            <w:pPr>
              <w:spacing w:after="0" w:line="240" w:lineRule="auto"/>
              <w:rPr>
                <w:ins w:id="786"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13054662" w14:textId="77777777" w:rsidR="002C032A" w:rsidRPr="002C032A" w:rsidRDefault="002C032A" w:rsidP="002C032A">
            <w:pPr>
              <w:spacing w:after="0" w:line="240" w:lineRule="auto"/>
              <w:rPr>
                <w:ins w:id="787"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4C69DA85" w14:textId="77777777" w:rsidR="002C032A" w:rsidRPr="002C032A" w:rsidRDefault="002C032A" w:rsidP="002C032A">
            <w:pPr>
              <w:spacing w:after="0" w:line="240" w:lineRule="auto"/>
              <w:rPr>
                <w:ins w:id="788"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13F0EDA5" w14:textId="77777777" w:rsidR="002C032A" w:rsidRPr="002C032A" w:rsidRDefault="002C032A" w:rsidP="002C032A">
            <w:pPr>
              <w:spacing w:after="0" w:line="240" w:lineRule="auto"/>
              <w:jc w:val="right"/>
              <w:rPr>
                <w:ins w:id="789" w:author="Jon.Richar" w:date="2024-03-02T11:26:00Z"/>
                <w:rFonts w:ascii="Calibri" w:eastAsia="Times New Roman" w:hAnsi="Calibri" w:cs="Calibri"/>
                <w:color w:val="000000"/>
              </w:rPr>
            </w:pPr>
            <w:ins w:id="790" w:author="Jon.Richar" w:date="2024-03-02T11:26:00Z">
              <w:r w:rsidRPr="002C032A">
                <w:rPr>
                  <w:rFonts w:ascii="Calibri" w:eastAsia="Times New Roman" w:hAnsi="Calibri" w:cs="Calibri"/>
                  <w:color w:val="000000"/>
                </w:rPr>
                <w:t>32</w:t>
              </w:r>
            </w:ins>
          </w:p>
        </w:tc>
        <w:tc>
          <w:tcPr>
            <w:tcW w:w="1303" w:type="dxa"/>
            <w:shd w:val="clear" w:color="auto" w:fill="auto"/>
            <w:noWrap/>
            <w:vAlign w:val="bottom"/>
            <w:hideMark/>
          </w:tcPr>
          <w:p w14:paraId="1CD997CE" w14:textId="77777777" w:rsidR="002C032A" w:rsidRPr="002C032A" w:rsidRDefault="002C032A" w:rsidP="002C032A">
            <w:pPr>
              <w:spacing w:after="0" w:line="240" w:lineRule="auto"/>
              <w:jc w:val="right"/>
              <w:rPr>
                <w:ins w:id="791" w:author="Jon.Richar" w:date="2024-03-02T11:26:00Z"/>
                <w:rFonts w:ascii="Calibri" w:eastAsia="Times New Roman" w:hAnsi="Calibri" w:cs="Calibri"/>
                <w:color w:val="000000"/>
              </w:rPr>
            </w:pPr>
            <w:ins w:id="792" w:author="Jon.Richar" w:date="2024-03-02T11:26:00Z">
              <w:r w:rsidRPr="002C032A">
                <w:rPr>
                  <w:rFonts w:ascii="Calibri" w:eastAsia="Times New Roman" w:hAnsi="Calibri" w:cs="Calibri"/>
                  <w:color w:val="000000"/>
                </w:rPr>
                <w:t>8</w:t>
              </w:r>
            </w:ins>
          </w:p>
        </w:tc>
      </w:tr>
      <w:tr w:rsidR="00ED59A3" w:rsidRPr="002C032A" w14:paraId="4375371C" w14:textId="77777777" w:rsidTr="002C032A">
        <w:trPr>
          <w:trHeight w:val="253"/>
          <w:ins w:id="793" w:author="Jon.Richar" w:date="2024-03-02T11:26:00Z"/>
        </w:trPr>
        <w:tc>
          <w:tcPr>
            <w:tcW w:w="1303" w:type="dxa"/>
            <w:shd w:val="clear" w:color="auto" w:fill="auto"/>
            <w:noWrap/>
            <w:vAlign w:val="bottom"/>
            <w:hideMark/>
          </w:tcPr>
          <w:p w14:paraId="65810C84" w14:textId="77777777" w:rsidR="002C032A" w:rsidRPr="002C032A" w:rsidRDefault="002C032A" w:rsidP="002C032A">
            <w:pPr>
              <w:spacing w:after="0" w:line="240" w:lineRule="auto"/>
              <w:jc w:val="right"/>
              <w:rPr>
                <w:ins w:id="794" w:author="Jon.Richar" w:date="2024-03-02T11:26:00Z"/>
                <w:rFonts w:ascii="Calibri" w:eastAsia="Times New Roman" w:hAnsi="Calibri" w:cs="Calibri"/>
                <w:color w:val="000000"/>
              </w:rPr>
            </w:pPr>
            <w:ins w:id="795" w:author="Jon.Richar" w:date="2024-03-02T11:26:00Z">
              <w:r w:rsidRPr="002C032A">
                <w:rPr>
                  <w:rFonts w:ascii="Calibri" w:eastAsia="Times New Roman" w:hAnsi="Calibri" w:cs="Calibri"/>
                  <w:color w:val="000000"/>
                </w:rPr>
                <w:t>2000</w:t>
              </w:r>
            </w:ins>
          </w:p>
        </w:tc>
        <w:tc>
          <w:tcPr>
            <w:tcW w:w="1520" w:type="dxa"/>
            <w:shd w:val="clear" w:color="auto" w:fill="auto"/>
            <w:noWrap/>
            <w:vAlign w:val="bottom"/>
            <w:hideMark/>
          </w:tcPr>
          <w:p w14:paraId="22CA22BC" w14:textId="77777777" w:rsidR="002C032A" w:rsidRPr="002C032A" w:rsidRDefault="002C032A" w:rsidP="002C032A">
            <w:pPr>
              <w:spacing w:after="0" w:line="240" w:lineRule="auto"/>
              <w:jc w:val="right"/>
              <w:rPr>
                <w:ins w:id="796" w:author="Jon.Richar" w:date="2024-03-02T11:26:00Z"/>
                <w:rFonts w:ascii="Calibri" w:eastAsia="Times New Roman" w:hAnsi="Calibri" w:cs="Calibri"/>
                <w:color w:val="000000"/>
              </w:rPr>
            </w:pPr>
            <w:ins w:id="797" w:author="Jon.Richar" w:date="2024-03-02T11:26:00Z">
              <w:r w:rsidRPr="002C032A">
                <w:rPr>
                  <w:rFonts w:ascii="Calibri" w:eastAsia="Times New Roman" w:hAnsi="Calibri" w:cs="Calibri"/>
                  <w:color w:val="000000"/>
                </w:rPr>
                <w:t>184</w:t>
              </w:r>
            </w:ins>
          </w:p>
        </w:tc>
        <w:tc>
          <w:tcPr>
            <w:tcW w:w="1520" w:type="dxa"/>
            <w:shd w:val="clear" w:color="auto" w:fill="auto"/>
            <w:noWrap/>
            <w:vAlign w:val="bottom"/>
            <w:hideMark/>
          </w:tcPr>
          <w:p w14:paraId="3FA346A9" w14:textId="77777777" w:rsidR="002C032A" w:rsidRPr="002C032A" w:rsidRDefault="002C032A" w:rsidP="002C032A">
            <w:pPr>
              <w:spacing w:after="0" w:line="240" w:lineRule="auto"/>
              <w:jc w:val="right"/>
              <w:rPr>
                <w:ins w:id="798" w:author="Jon.Richar" w:date="2024-03-02T11:26:00Z"/>
                <w:rFonts w:ascii="Calibri" w:eastAsia="Times New Roman" w:hAnsi="Calibri" w:cs="Calibri"/>
                <w:color w:val="000000"/>
              </w:rPr>
            </w:pPr>
            <w:ins w:id="799" w:author="Jon.Richar" w:date="2024-03-02T11:26:00Z">
              <w:r w:rsidRPr="002C032A">
                <w:rPr>
                  <w:rFonts w:ascii="Calibri" w:eastAsia="Times New Roman" w:hAnsi="Calibri" w:cs="Calibri"/>
                  <w:color w:val="000000"/>
                </w:rPr>
                <w:t>107</w:t>
              </w:r>
            </w:ins>
          </w:p>
        </w:tc>
        <w:tc>
          <w:tcPr>
            <w:tcW w:w="1520" w:type="dxa"/>
            <w:shd w:val="clear" w:color="auto" w:fill="auto"/>
            <w:noWrap/>
            <w:vAlign w:val="bottom"/>
            <w:hideMark/>
          </w:tcPr>
          <w:p w14:paraId="75DA9C5B" w14:textId="77777777" w:rsidR="002C032A" w:rsidRPr="002C032A" w:rsidRDefault="002C032A" w:rsidP="002C032A">
            <w:pPr>
              <w:spacing w:after="0" w:line="240" w:lineRule="auto"/>
              <w:jc w:val="right"/>
              <w:rPr>
                <w:ins w:id="800" w:author="Jon.Richar" w:date="2024-03-02T11:26:00Z"/>
                <w:rFonts w:ascii="Calibri" w:eastAsia="Times New Roman" w:hAnsi="Calibri" w:cs="Calibri"/>
                <w:color w:val="000000"/>
              </w:rPr>
            </w:pPr>
            <w:ins w:id="801" w:author="Jon.Richar" w:date="2024-03-02T11:26:00Z">
              <w:r w:rsidRPr="002C032A">
                <w:rPr>
                  <w:rFonts w:ascii="Calibri" w:eastAsia="Times New Roman" w:hAnsi="Calibri" w:cs="Calibri"/>
                  <w:color w:val="000000"/>
                </w:rPr>
                <w:t>217</w:t>
              </w:r>
            </w:ins>
          </w:p>
        </w:tc>
        <w:tc>
          <w:tcPr>
            <w:tcW w:w="1520" w:type="dxa"/>
            <w:shd w:val="clear" w:color="auto" w:fill="auto"/>
            <w:noWrap/>
            <w:vAlign w:val="bottom"/>
            <w:hideMark/>
          </w:tcPr>
          <w:p w14:paraId="5EAD3C87" w14:textId="77777777" w:rsidR="002C032A" w:rsidRPr="002C032A" w:rsidRDefault="002C032A" w:rsidP="002C032A">
            <w:pPr>
              <w:spacing w:after="0" w:line="240" w:lineRule="auto"/>
              <w:jc w:val="right"/>
              <w:rPr>
                <w:ins w:id="802" w:author="Jon.Richar" w:date="2024-03-02T11:26:00Z"/>
                <w:rFonts w:ascii="Calibri" w:eastAsia="Times New Roman" w:hAnsi="Calibri" w:cs="Calibri"/>
                <w:color w:val="000000"/>
              </w:rPr>
            </w:pPr>
            <w:ins w:id="803" w:author="Jon.Richar" w:date="2024-03-02T11:26:00Z">
              <w:r w:rsidRPr="002C032A">
                <w:rPr>
                  <w:rFonts w:ascii="Calibri" w:eastAsia="Times New Roman" w:hAnsi="Calibri" w:cs="Calibri"/>
                  <w:color w:val="000000"/>
                </w:rPr>
                <w:t>43</w:t>
              </w:r>
            </w:ins>
          </w:p>
        </w:tc>
        <w:tc>
          <w:tcPr>
            <w:tcW w:w="1520" w:type="dxa"/>
            <w:shd w:val="clear" w:color="auto" w:fill="auto"/>
            <w:noWrap/>
            <w:vAlign w:val="bottom"/>
            <w:hideMark/>
          </w:tcPr>
          <w:p w14:paraId="36F7EF6B" w14:textId="77777777" w:rsidR="002C032A" w:rsidRPr="002C032A" w:rsidRDefault="002C032A" w:rsidP="002C032A">
            <w:pPr>
              <w:spacing w:after="0" w:line="240" w:lineRule="auto"/>
              <w:jc w:val="right"/>
              <w:rPr>
                <w:ins w:id="804" w:author="Jon.Richar" w:date="2024-03-02T11:26:00Z"/>
                <w:rFonts w:ascii="Calibri" w:eastAsia="Times New Roman" w:hAnsi="Calibri" w:cs="Calibri"/>
                <w:color w:val="000000"/>
              </w:rPr>
            </w:pPr>
            <w:ins w:id="805" w:author="Jon.Richar" w:date="2024-03-02T11:26:00Z">
              <w:r w:rsidRPr="002C032A">
                <w:rPr>
                  <w:rFonts w:ascii="Calibri" w:eastAsia="Times New Roman" w:hAnsi="Calibri" w:cs="Calibri"/>
                  <w:color w:val="000000"/>
                </w:rPr>
                <w:t>145</w:t>
              </w:r>
            </w:ins>
          </w:p>
        </w:tc>
        <w:tc>
          <w:tcPr>
            <w:tcW w:w="1303" w:type="dxa"/>
            <w:shd w:val="clear" w:color="auto" w:fill="auto"/>
            <w:noWrap/>
            <w:vAlign w:val="bottom"/>
            <w:hideMark/>
          </w:tcPr>
          <w:p w14:paraId="60A8B6AF" w14:textId="77777777" w:rsidR="002C032A" w:rsidRPr="002C032A" w:rsidRDefault="002C032A" w:rsidP="002C032A">
            <w:pPr>
              <w:spacing w:after="0" w:line="240" w:lineRule="auto"/>
              <w:jc w:val="right"/>
              <w:rPr>
                <w:ins w:id="806" w:author="Jon.Richar" w:date="2024-03-02T11:26:00Z"/>
                <w:rFonts w:ascii="Calibri" w:eastAsia="Times New Roman" w:hAnsi="Calibri" w:cs="Calibri"/>
                <w:color w:val="000000"/>
              </w:rPr>
            </w:pPr>
            <w:ins w:id="807" w:author="Jon.Richar" w:date="2024-03-02T11:26:00Z">
              <w:r w:rsidRPr="002C032A">
                <w:rPr>
                  <w:rFonts w:ascii="Calibri" w:eastAsia="Times New Roman" w:hAnsi="Calibri" w:cs="Calibri"/>
                  <w:color w:val="000000"/>
                </w:rPr>
                <w:t>43</w:t>
              </w:r>
            </w:ins>
          </w:p>
        </w:tc>
      </w:tr>
      <w:tr w:rsidR="00ED59A3" w:rsidRPr="002C032A" w14:paraId="75619E5F" w14:textId="77777777" w:rsidTr="002C032A">
        <w:trPr>
          <w:trHeight w:val="253"/>
          <w:ins w:id="808" w:author="Jon.Richar" w:date="2024-03-02T11:26:00Z"/>
        </w:trPr>
        <w:tc>
          <w:tcPr>
            <w:tcW w:w="1303" w:type="dxa"/>
            <w:shd w:val="clear" w:color="auto" w:fill="auto"/>
            <w:noWrap/>
            <w:vAlign w:val="bottom"/>
            <w:hideMark/>
          </w:tcPr>
          <w:p w14:paraId="02CFF75B" w14:textId="77777777" w:rsidR="002C032A" w:rsidRPr="002C032A" w:rsidRDefault="002C032A" w:rsidP="002C032A">
            <w:pPr>
              <w:spacing w:after="0" w:line="240" w:lineRule="auto"/>
              <w:jc w:val="right"/>
              <w:rPr>
                <w:ins w:id="809" w:author="Jon.Richar" w:date="2024-03-02T11:26:00Z"/>
                <w:rFonts w:ascii="Calibri" w:eastAsia="Times New Roman" w:hAnsi="Calibri" w:cs="Calibri"/>
                <w:color w:val="000000"/>
              </w:rPr>
            </w:pPr>
            <w:ins w:id="810" w:author="Jon.Richar" w:date="2024-03-02T11:26:00Z">
              <w:r w:rsidRPr="002C032A">
                <w:rPr>
                  <w:rFonts w:ascii="Calibri" w:eastAsia="Times New Roman" w:hAnsi="Calibri" w:cs="Calibri"/>
                  <w:color w:val="000000"/>
                </w:rPr>
                <w:t>2001</w:t>
              </w:r>
            </w:ins>
          </w:p>
        </w:tc>
        <w:tc>
          <w:tcPr>
            <w:tcW w:w="1520" w:type="dxa"/>
            <w:shd w:val="clear" w:color="auto" w:fill="auto"/>
            <w:noWrap/>
            <w:vAlign w:val="bottom"/>
            <w:hideMark/>
          </w:tcPr>
          <w:p w14:paraId="7F510ACA" w14:textId="77777777" w:rsidR="002C032A" w:rsidRPr="002C032A" w:rsidRDefault="002C032A" w:rsidP="002C032A">
            <w:pPr>
              <w:spacing w:after="0" w:line="240" w:lineRule="auto"/>
              <w:jc w:val="right"/>
              <w:rPr>
                <w:ins w:id="811" w:author="Jon.Richar" w:date="2024-03-02T11:26:00Z"/>
                <w:rFonts w:ascii="Calibri" w:eastAsia="Times New Roman" w:hAnsi="Calibri" w:cs="Calibri"/>
                <w:color w:val="000000"/>
              </w:rPr>
            </w:pPr>
            <w:ins w:id="812" w:author="Jon.Richar" w:date="2024-03-02T11:26:00Z">
              <w:r w:rsidRPr="002C032A">
                <w:rPr>
                  <w:rFonts w:ascii="Calibri" w:eastAsia="Times New Roman" w:hAnsi="Calibri" w:cs="Calibri"/>
                  <w:color w:val="000000"/>
                </w:rPr>
                <w:t>135</w:t>
              </w:r>
            </w:ins>
          </w:p>
        </w:tc>
        <w:tc>
          <w:tcPr>
            <w:tcW w:w="1520" w:type="dxa"/>
            <w:shd w:val="clear" w:color="auto" w:fill="auto"/>
            <w:noWrap/>
            <w:vAlign w:val="bottom"/>
            <w:hideMark/>
          </w:tcPr>
          <w:p w14:paraId="6317D215" w14:textId="77777777" w:rsidR="002C032A" w:rsidRPr="002C032A" w:rsidRDefault="002C032A" w:rsidP="002C032A">
            <w:pPr>
              <w:spacing w:after="0" w:line="240" w:lineRule="auto"/>
              <w:jc w:val="right"/>
              <w:rPr>
                <w:ins w:id="813" w:author="Jon.Richar" w:date="2024-03-02T11:26:00Z"/>
                <w:rFonts w:ascii="Calibri" w:eastAsia="Times New Roman" w:hAnsi="Calibri" w:cs="Calibri"/>
                <w:color w:val="000000"/>
              </w:rPr>
            </w:pPr>
            <w:ins w:id="814" w:author="Jon.Richar" w:date="2024-03-02T11:26:00Z">
              <w:r w:rsidRPr="002C032A">
                <w:rPr>
                  <w:rFonts w:ascii="Calibri" w:eastAsia="Times New Roman" w:hAnsi="Calibri" w:cs="Calibri"/>
                  <w:color w:val="000000"/>
                </w:rPr>
                <w:t>21</w:t>
              </w:r>
            </w:ins>
          </w:p>
        </w:tc>
        <w:tc>
          <w:tcPr>
            <w:tcW w:w="1520" w:type="dxa"/>
            <w:shd w:val="clear" w:color="auto" w:fill="auto"/>
            <w:noWrap/>
            <w:vAlign w:val="bottom"/>
            <w:hideMark/>
          </w:tcPr>
          <w:p w14:paraId="23E3535C" w14:textId="77777777" w:rsidR="002C032A" w:rsidRPr="002C032A" w:rsidRDefault="002C032A" w:rsidP="002C032A">
            <w:pPr>
              <w:spacing w:after="0" w:line="240" w:lineRule="auto"/>
              <w:jc w:val="right"/>
              <w:rPr>
                <w:ins w:id="815" w:author="Jon.Richar" w:date="2024-03-02T11:26:00Z"/>
                <w:rFonts w:ascii="Calibri" w:eastAsia="Times New Roman" w:hAnsi="Calibri" w:cs="Calibri"/>
                <w:color w:val="000000"/>
              </w:rPr>
            </w:pPr>
            <w:ins w:id="816" w:author="Jon.Richar" w:date="2024-03-02T11:26:00Z">
              <w:r w:rsidRPr="002C032A">
                <w:rPr>
                  <w:rFonts w:ascii="Calibri" w:eastAsia="Times New Roman" w:hAnsi="Calibri" w:cs="Calibri"/>
                  <w:color w:val="000000"/>
                </w:rPr>
                <w:t>103</w:t>
              </w:r>
            </w:ins>
          </w:p>
        </w:tc>
        <w:tc>
          <w:tcPr>
            <w:tcW w:w="1520" w:type="dxa"/>
            <w:shd w:val="clear" w:color="auto" w:fill="auto"/>
            <w:noWrap/>
            <w:vAlign w:val="bottom"/>
            <w:hideMark/>
          </w:tcPr>
          <w:p w14:paraId="6301C131" w14:textId="77777777" w:rsidR="002C032A" w:rsidRPr="002C032A" w:rsidRDefault="002C032A" w:rsidP="002C032A">
            <w:pPr>
              <w:spacing w:after="0" w:line="240" w:lineRule="auto"/>
              <w:jc w:val="right"/>
              <w:rPr>
                <w:ins w:id="817" w:author="Jon.Richar" w:date="2024-03-02T11:26:00Z"/>
                <w:rFonts w:ascii="Calibri" w:eastAsia="Times New Roman" w:hAnsi="Calibri" w:cs="Calibri"/>
                <w:color w:val="000000"/>
              </w:rPr>
            </w:pPr>
            <w:ins w:id="818" w:author="Jon.Richar" w:date="2024-03-02T11:26:00Z">
              <w:r w:rsidRPr="002C032A">
                <w:rPr>
                  <w:rFonts w:ascii="Calibri" w:eastAsia="Times New Roman" w:hAnsi="Calibri" w:cs="Calibri"/>
                  <w:color w:val="000000"/>
                </w:rPr>
                <w:t>12</w:t>
              </w:r>
            </w:ins>
          </w:p>
        </w:tc>
        <w:tc>
          <w:tcPr>
            <w:tcW w:w="1520" w:type="dxa"/>
            <w:shd w:val="clear" w:color="auto" w:fill="auto"/>
            <w:noWrap/>
            <w:vAlign w:val="bottom"/>
            <w:hideMark/>
          </w:tcPr>
          <w:p w14:paraId="555D6DA9" w14:textId="77777777" w:rsidR="002C032A" w:rsidRPr="002C032A" w:rsidRDefault="002C032A" w:rsidP="002C032A">
            <w:pPr>
              <w:spacing w:after="0" w:line="240" w:lineRule="auto"/>
              <w:jc w:val="right"/>
              <w:rPr>
                <w:ins w:id="819" w:author="Jon.Richar" w:date="2024-03-02T11:26:00Z"/>
                <w:rFonts w:ascii="Calibri" w:eastAsia="Times New Roman" w:hAnsi="Calibri" w:cs="Calibri"/>
                <w:color w:val="000000"/>
              </w:rPr>
            </w:pPr>
            <w:ins w:id="820" w:author="Jon.Richar" w:date="2024-03-02T11:26:00Z">
              <w:r w:rsidRPr="002C032A">
                <w:rPr>
                  <w:rFonts w:ascii="Calibri" w:eastAsia="Times New Roman" w:hAnsi="Calibri" w:cs="Calibri"/>
                  <w:color w:val="000000"/>
                </w:rPr>
                <w:t>122</w:t>
              </w:r>
            </w:ins>
          </w:p>
        </w:tc>
        <w:tc>
          <w:tcPr>
            <w:tcW w:w="1303" w:type="dxa"/>
            <w:shd w:val="clear" w:color="auto" w:fill="auto"/>
            <w:noWrap/>
            <w:vAlign w:val="bottom"/>
            <w:hideMark/>
          </w:tcPr>
          <w:p w14:paraId="7C44C5B5" w14:textId="77777777" w:rsidR="002C032A" w:rsidRPr="002C032A" w:rsidRDefault="002C032A" w:rsidP="002C032A">
            <w:pPr>
              <w:spacing w:after="0" w:line="240" w:lineRule="auto"/>
              <w:jc w:val="right"/>
              <w:rPr>
                <w:ins w:id="821" w:author="Jon.Richar" w:date="2024-03-02T11:26:00Z"/>
                <w:rFonts w:ascii="Calibri" w:eastAsia="Times New Roman" w:hAnsi="Calibri" w:cs="Calibri"/>
                <w:color w:val="000000"/>
              </w:rPr>
            </w:pPr>
            <w:ins w:id="822" w:author="Jon.Richar" w:date="2024-03-02T11:26:00Z">
              <w:r w:rsidRPr="002C032A">
                <w:rPr>
                  <w:rFonts w:ascii="Calibri" w:eastAsia="Times New Roman" w:hAnsi="Calibri" w:cs="Calibri"/>
                  <w:color w:val="000000"/>
                </w:rPr>
                <w:t>5</w:t>
              </w:r>
            </w:ins>
          </w:p>
        </w:tc>
      </w:tr>
      <w:tr w:rsidR="00ED59A3" w:rsidRPr="002C032A" w14:paraId="0A1C95BA" w14:textId="77777777" w:rsidTr="002C032A">
        <w:trPr>
          <w:trHeight w:val="253"/>
          <w:ins w:id="823" w:author="Jon.Richar" w:date="2024-03-02T11:26:00Z"/>
        </w:trPr>
        <w:tc>
          <w:tcPr>
            <w:tcW w:w="1303" w:type="dxa"/>
            <w:shd w:val="clear" w:color="auto" w:fill="auto"/>
            <w:noWrap/>
            <w:vAlign w:val="bottom"/>
            <w:hideMark/>
          </w:tcPr>
          <w:p w14:paraId="3D0598D3" w14:textId="77777777" w:rsidR="002C032A" w:rsidRPr="002C032A" w:rsidRDefault="002C032A" w:rsidP="002C032A">
            <w:pPr>
              <w:spacing w:after="0" w:line="240" w:lineRule="auto"/>
              <w:jc w:val="right"/>
              <w:rPr>
                <w:ins w:id="824" w:author="Jon.Richar" w:date="2024-03-02T11:26:00Z"/>
                <w:rFonts w:ascii="Calibri" w:eastAsia="Times New Roman" w:hAnsi="Calibri" w:cs="Calibri"/>
                <w:color w:val="000000"/>
              </w:rPr>
            </w:pPr>
            <w:ins w:id="825" w:author="Jon.Richar" w:date="2024-03-02T11:26:00Z">
              <w:r w:rsidRPr="002C032A">
                <w:rPr>
                  <w:rFonts w:ascii="Calibri" w:eastAsia="Times New Roman" w:hAnsi="Calibri" w:cs="Calibri"/>
                  <w:color w:val="000000"/>
                </w:rPr>
                <w:t>2006</w:t>
              </w:r>
            </w:ins>
          </w:p>
        </w:tc>
        <w:tc>
          <w:tcPr>
            <w:tcW w:w="1520" w:type="dxa"/>
            <w:shd w:val="clear" w:color="auto" w:fill="auto"/>
            <w:noWrap/>
            <w:vAlign w:val="bottom"/>
            <w:hideMark/>
          </w:tcPr>
          <w:p w14:paraId="1AC4A94D" w14:textId="77777777" w:rsidR="002C032A" w:rsidRPr="002C032A" w:rsidRDefault="002C032A" w:rsidP="002C032A">
            <w:pPr>
              <w:spacing w:after="0" w:line="240" w:lineRule="auto"/>
              <w:jc w:val="right"/>
              <w:rPr>
                <w:ins w:id="826" w:author="Jon.Richar" w:date="2024-03-02T11:26:00Z"/>
                <w:rFonts w:ascii="Calibri" w:eastAsia="Times New Roman" w:hAnsi="Calibri" w:cs="Calibri"/>
                <w:color w:val="000000"/>
              </w:rPr>
            </w:pPr>
            <w:ins w:id="827" w:author="Jon.Richar" w:date="2024-03-02T11:26:00Z">
              <w:r w:rsidRPr="002C032A">
                <w:rPr>
                  <w:rFonts w:ascii="Calibri" w:eastAsia="Times New Roman" w:hAnsi="Calibri" w:cs="Calibri"/>
                  <w:color w:val="000000"/>
                </w:rPr>
                <w:t>218</w:t>
              </w:r>
            </w:ins>
          </w:p>
        </w:tc>
        <w:tc>
          <w:tcPr>
            <w:tcW w:w="1520" w:type="dxa"/>
            <w:shd w:val="clear" w:color="auto" w:fill="auto"/>
            <w:noWrap/>
            <w:vAlign w:val="bottom"/>
            <w:hideMark/>
          </w:tcPr>
          <w:p w14:paraId="059FAFDD" w14:textId="77777777" w:rsidR="002C032A" w:rsidRPr="002C032A" w:rsidRDefault="002C032A" w:rsidP="002C032A">
            <w:pPr>
              <w:spacing w:after="0" w:line="240" w:lineRule="auto"/>
              <w:jc w:val="right"/>
              <w:rPr>
                <w:ins w:id="828" w:author="Jon.Richar" w:date="2024-03-02T11:26:00Z"/>
                <w:rFonts w:ascii="Calibri" w:eastAsia="Times New Roman" w:hAnsi="Calibri" w:cs="Calibri"/>
                <w:color w:val="000000"/>
              </w:rPr>
            </w:pPr>
            <w:ins w:id="829" w:author="Jon.Richar" w:date="2024-03-02T11:26:00Z">
              <w:r w:rsidRPr="002C032A">
                <w:rPr>
                  <w:rFonts w:ascii="Calibri" w:eastAsia="Times New Roman" w:hAnsi="Calibri" w:cs="Calibri"/>
                  <w:color w:val="000000"/>
                </w:rPr>
                <w:t>28</w:t>
              </w:r>
            </w:ins>
          </w:p>
        </w:tc>
        <w:tc>
          <w:tcPr>
            <w:tcW w:w="1520" w:type="dxa"/>
            <w:shd w:val="clear" w:color="auto" w:fill="auto"/>
            <w:noWrap/>
            <w:vAlign w:val="bottom"/>
            <w:hideMark/>
          </w:tcPr>
          <w:p w14:paraId="5A2A704C" w14:textId="77777777" w:rsidR="002C032A" w:rsidRPr="002C032A" w:rsidRDefault="002C032A" w:rsidP="002C032A">
            <w:pPr>
              <w:spacing w:after="0" w:line="240" w:lineRule="auto"/>
              <w:jc w:val="right"/>
              <w:rPr>
                <w:ins w:id="830" w:author="Jon.Richar" w:date="2024-03-02T11:26:00Z"/>
                <w:rFonts w:ascii="Calibri" w:eastAsia="Times New Roman" w:hAnsi="Calibri" w:cs="Calibri"/>
                <w:color w:val="000000"/>
              </w:rPr>
            </w:pPr>
            <w:ins w:id="831" w:author="Jon.Richar" w:date="2024-03-02T11:26:00Z">
              <w:r w:rsidRPr="002C032A">
                <w:rPr>
                  <w:rFonts w:ascii="Calibri" w:eastAsia="Times New Roman" w:hAnsi="Calibri" w:cs="Calibri"/>
                  <w:color w:val="000000"/>
                </w:rPr>
                <w:t>129</w:t>
              </w:r>
            </w:ins>
          </w:p>
        </w:tc>
        <w:tc>
          <w:tcPr>
            <w:tcW w:w="1520" w:type="dxa"/>
            <w:shd w:val="clear" w:color="auto" w:fill="auto"/>
            <w:noWrap/>
            <w:vAlign w:val="bottom"/>
            <w:hideMark/>
          </w:tcPr>
          <w:p w14:paraId="29230A99" w14:textId="77777777" w:rsidR="002C032A" w:rsidRPr="002C032A" w:rsidRDefault="002C032A" w:rsidP="002C032A">
            <w:pPr>
              <w:spacing w:after="0" w:line="240" w:lineRule="auto"/>
              <w:jc w:val="right"/>
              <w:rPr>
                <w:ins w:id="832" w:author="Jon.Richar" w:date="2024-03-02T11:26:00Z"/>
                <w:rFonts w:ascii="Calibri" w:eastAsia="Times New Roman" w:hAnsi="Calibri" w:cs="Calibri"/>
                <w:color w:val="000000"/>
              </w:rPr>
            </w:pPr>
            <w:ins w:id="833" w:author="Jon.Richar" w:date="2024-03-02T11:26:00Z">
              <w:r w:rsidRPr="002C032A">
                <w:rPr>
                  <w:rFonts w:ascii="Calibri" w:eastAsia="Times New Roman" w:hAnsi="Calibri" w:cs="Calibri"/>
                  <w:color w:val="000000"/>
                </w:rPr>
                <w:t>66</w:t>
              </w:r>
            </w:ins>
          </w:p>
        </w:tc>
        <w:tc>
          <w:tcPr>
            <w:tcW w:w="1520" w:type="dxa"/>
            <w:shd w:val="clear" w:color="auto" w:fill="auto"/>
            <w:noWrap/>
            <w:vAlign w:val="bottom"/>
            <w:hideMark/>
          </w:tcPr>
          <w:p w14:paraId="405A5424" w14:textId="77777777" w:rsidR="002C032A" w:rsidRPr="002C032A" w:rsidRDefault="002C032A" w:rsidP="002C032A">
            <w:pPr>
              <w:spacing w:after="0" w:line="240" w:lineRule="auto"/>
              <w:jc w:val="right"/>
              <w:rPr>
                <w:ins w:id="834" w:author="Jon.Richar" w:date="2024-03-02T11:26:00Z"/>
                <w:rFonts w:ascii="Calibri" w:eastAsia="Times New Roman" w:hAnsi="Calibri" w:cs="Calibri"/>
                <w:color w:val="000000"/>
              </w:rPr>
            </w:pPr>
            <w:ins w:id="835" w:author="Jon.Richar" w:date="2024-03-02T11:26:00Z">
              <w:r w:rsidRPr="002C032A">
                <w:rPr>
                  <w:rFonts w:ascii="Calibri" w:eastAsia="Times New Roman" w:hAnsi="Calibri" w:cs="Calibri"/>
                  <w:color w:val="000000"/>
                </w:rPr>
                <w:t>322</w:t>
              </w:r>
            </w:ins>
          </w:p>
        </w:tc>
        <w:tc>
          <w:tcPr>
            <w:tcW w:w="1303" w:type="dxa"/>
            <w:shd w:val="clear" w:color="auto" w:fill="auto"/>
            <w:noWrap/>
            <w:vAlign w:val="bottom"/>
            <w:hideMark/>
          </w:tcPr>
          <w:p w14:paraId="645ACAA2" w14:textId="77777777" w:rsidR="002C032A" w:rsidRPr="002C032A" w:rsidRDefault="002C032A" w:rsidP="002C032A">
            <w:pPr>
              <w:spacing w:after="0" w:line="240" w:lineRule="auto"/>
              <w:jc w:val="right"/>
              <w:rPr>
                <w:ins w:id="836" w:author="Jon.Richar" w:date="2024-03-02T11:26:00Z"/>
                <w:rFonts w:ascii="Calibri" w:eastAsia="Times New Roman" w:hAnsi="Calibri" w:cs="Calibri"/>
                <w:color w:val="000000"/>
              </w:rPr>
            </w:pPr>
            <w:ins w:id="837" w:author="Jon.Richar" w:date="2024-03-02T11:26:00Z">
              <w:r w:rsidRPr="002C032A">
                <w:rPr>
                  <w:rFonts w:ascii="Calibri" w:eastAsia="Times New Roman" w:hAnsi="Calibri" w:cs="Calibri"/>
                  <w:color w:val="000000"/>
                </w:rPr>
                <w:t>122</w:t>
              </w:r>
            </w:ins>
          </w:p>
        </w:tc>
      </w:tr>
      <w:tr w:rsidR="00ED59A3" w:rsidRPr="002C032A" w14:paraId="62F34E63" w14:textId="77777777" w:rsidTr="002C032A">
        <w:trPr>
          <w:trHeight w:val="253"/>
          <w:ins w:id="838" w:author="Jon.Richar" w:date="2024-03-02T11:26:00Z"/>
        </w:trPr>
        <w:tc>
          <w:tcPr>
            <w:tcW w:w="1303" w:type="dxa"/>
            <w:shd w:val="clear" w:color="auto" w:fill="auto"/>
            <w:noWrap/>
            <w:vAlign w:val="bottom"/>
            <w:hideMark/>
          </w:tcPr>
          <w:p w14:paraId="05A8B121" w14:textId="77777777" w:rsidR="002C032A" w:rsidRPr="002C032A" w:rsidRDefault="002C032A" w:rsidP="002C032A">
            <w:pPr>
              <w:spacing w:after="0" w:line="240" w:lineRule="auto"/>
              <w:jc w:val="right"/>
              <w:rPr>
                <w:ins w:id="839" w:author="Jon.Richar" w:date="2024-03-02T11:26:00Z"/>
                <w:rFonts w:ascii="Calibri" w:eastAsia="Times New Roman" w:hAnsi="Calibri" w:cs="Calibri"/>
                <w:color w:val="000000"/>
              </w:rPr>
            </w:pPr>
            <w:ins w:id="840" w:author="Jon.Richar" w:date="2024-03-02T11:26:00Z">
              <w:r w:rsidRPr="002C032A">
                <w:rPr>
                  <w:rFonts w:ascii="Calibri" w:eastAsia="Times New Roman" w:hAnsi="Calibri" w:cs="Calibri"/>
                  <w:color w:val="000000"/>
                </w:rPr>
                <w:t>2007</w:t>
              </w:r>
            </w:ins>
          </w:p>
        </w:tc>
        <w:tc>
          <w:tcPr>
            <w:tcW w:w="1520" w:type="dxa"/>
            <w:shd w:val="clear" w:color="auto" w:fill="auto"/>
            <w:noWrap/>
            <w:vAlign w:val="bottom"/>
            <w:hideMark/>
          </w:tcPr>
          <w:p w14:paraId="339FE713" w14:textId="77777777" w:rsidR="002C032A" w:rsidRPr="002C032A" w:rsidRDefault="002C032A" w:rsidP="002C032A">
            <w:pPr>
              <w:spacing w:after="0" w:line="240" w:lineRule="auto"/>
              <w:jc w:val="right"/>
              <w:rPr>
                <w:ins w:id="841" w:author="Jon.Richar" w:date="2024-03-02T11:26:00Z"/>
                <w:rFonts w:ascii="Calibri" w:eastAsia="Times New Roman" w:hAnsi="Calibri" w:cs="Calibri"/>
                <w:color w:val="000000"/>
              </w:rPr>
            </w:pPr>
            <w:ins w:id="842" w:author="Jon.Richar" w:date="2024-03-02T11:26:00Z">
              <w:r w:rsidRPr="002C032A">
                <w:rPr>
                  <w:rFonts w:ascii="Calibri" w:eastAsia="Times New Roman" w:hAnsi="Calibri" w:cs="Calibri"/>
                  <w:color w:val="000000"/>
                </w:rPr>
                <w:t>172</w:t>
              </w:r>
            </w:ins>
          </w:p>
        </w:tc>
        <w:tc>
          <w:tcPr>
            <w:tcW w:w="1520" w:type="dxa"/>
            <w:shd w:val="clear" w:color="auto" w:fill="auto"/>
            <w:noWrap/>
            <w:vAlign w:val="bottom"/>
            <w:hideMark/>
          </w:tcPr>
          <w:p w14:paraId="1870A490" w14:textId="77777777" w:rsidR="002C032A" w:rsidRPr="002C032A" w:rsidRDefault="002C032A" w:rsidP="002C032A">
            <w:pPr>
              <w:spacing w:after="0" w:line="240" w:lineRule="auto"/>
              <w:jc w:val="right"/>
              <w:rPr>
                <w:ins w:id="843" w:author="Jon.Richar" w:date="2024-03-02T11:26:00Z"/>
                <w:rFonts w:ascii="Calibri" w:eastAsia="Times New Roman" w:hAnsi="Calibri" w:cs="Calibri"/>
                <w:color w:val="000000"/>
              </w:rPr>
            </w:pPr>
            <w:ins w:id="844" w:author="Jon.Richar" w:date="2024-03-02T11:26:00Z">
              <w:r w:rsidRPr="002C032A">
                <w:rPr>
                  <w:rFonts w:ascii="Calibri" w:eastAsia="Times New Roman" w:hAnsi="Calibri" w:cs="Calibri"/>
                  <w:color w:val="000000"/>
                </w:rPr>
                <w:t>85</w:t>
              </w:r>
            </w:ins>
          </w:p>
        </w:tc>
        <w:tc>
          <w:tcPr>
            <w:tcW w:w="1520" w:type="dxa"/>
            <w:shd w:val="clear" w:color="auto" w:fill="auto"/>
            <w:noWrap/>
            <w:vAlign w:val="bottom"/>
            <w:hideMark/>
          </w:tcPr>
          <w:p w14:paraId="3465E7ED" w14:textId="77777777" w:rsidR="002C032A" w:rsidRPr="002C032A" w:rsidRDefault="002C032A" w:rsidP="002C032A">
            <w:pPr>
              <w:spacing w:after="0" w:line="240" w:lineRule="auto"/>
              <w:jc w:val="right"/>
              <w:rPr>
                <w:ins w:id="845" w:author="Jon.Richar" w:date="2024-03-02T11:26:00Z"/>
                <w:rFonts w:ascii="Calibri" w:eastAsia="Times New Roman" w:hAnsi="Calibri" w:cs="Calibri"/>
                <w:color w:val="000000"/>
              </w:rPr>
            </w:pPr>
            <w:ins w:id="846" w:author="Jon.Richar" w:date="2024-03-02T11:26:00Z">
              <w:r w:rsidRPr="002C032A">
                <w:rPr>
                  <w:rFonts w:ascii="Calibri" w:eastAsia="Times New Roman" w:hAnsi="Calibri" w:cs="Calibri"/>
                  <w:color w:val="000000"/>
                </w:rPr>
                <w:t>137</w:t>
              </w:r>
            </w:ins>
          </w:p>
        </w:tc>
        <w:tc>
          <w:tcPr>
            <w:tcW w:w="1520" w:type="dxa"/>
            <w:shd w:val="clear" w:color="auto" w:fill="auto"/>
            <w:noWrap/>
            <w:vAlign w:val="bottom"/>
            <w:hideMark/>
          </w:tcPr>
          <w:p w14:paraId="447F511B" w14:textId="77777777" w:rsidR="002C032A" w:rsidRPr="002C032A" w:rsidRDefault="002C032A" w:rsidP="002C032A">
            <w:pPr>
              <w:spacing w:after="0" w:line="240" w:lineRule="auto"/>
              <w:jc w:val="right"/>
              <w:rPr>
                <w:ins w:id="847" w:author="Jon.Richar" w:date="2024-03-02T11:26:00Z"/>
                <w:rFonts w:ascii="Calibri" w:eastAsia="Times New Roman" w:hAnsi="Calibri" w:cs="Calibri"/>
                <w:color w:val="000000"/>
              </w:rPr>
            </w:pPr>
            <w:ins w:id="848" w:author="Jon.Richar" w:date="2024-03-02T11:26:00Z">
              <w:r w:rsidRPr="002C032A">
                <w:rPr>
                  <w:rFonts w:ascii="Calibri" w:eastAsia="Times New Roman" w:hAnsi="Calibri" w:cs="Calibri"/>
                  <w:color w:val="000000"/>
                </w:rPr>
                <w:t>135</w:t>
              </w:r>
            </w:ins>
          </w:p>
        </w:tc>
        <w:tc>
          <w:tcPr>
            <w:tcW w:w="1520" w:type="dxa"/>
            <w:shd w:val="clear" w:color="auto" w:fill="auto"/>
            <w:noWrap/>
            <w:vAlign w:val="bottom"/>
            <w:hideMark/>
          </w:tcPr>
          <w:p w14:paraId="635742C3" w14:textId="77777777" w:rsidR="002C032A" w:rsidRPr="002C032A" w:rsidRDefault="002C032A" w:rsidP="002C032A">
            <w:pPr>
              <w:spacing w:after="0" w:line="240" w:lineRule="auto"/>
              <w:jc w:val="right"/>
              <w:rPr>
                <w:ins w:id="849" w:author="Jon.Richar" w:date="2024-03-02T11:26:00Z"/>
                <w:rFonts w:ascii="Calibri" w:eastAsia="Times New Roman" w:hAnsi="Calibri" w:cs="Calibri"/>
                <w:color w:val="000000"/>
              </w:rPr>
            </w:pPr>
            <w:ins w:id="850" w:author="Jon.Richar" w:date="2024-03-02T11:26:00Z">
              <w:r w:rsidRPr="002C032A">
                <w:rPr>
                  <w:rFonts w:ascii="Calibri" w:eastAsia="Times New Roman" w:hAnsi="Calibri" w:cs="Calibri"/>
                  <w:color w:val="000000"/>
                </w:rPr>
                <w:t>281</w:t>
              </w:r>
            </w:ins>
          </w:p>
        </w:tc>
        <w:tc>
          <w:tcPr>
            <w:tcW w:w="1303" w:type="dxa"/>
            <w:shd w:val="clear" w:color="auto" w:fill="auto"/>
            <w:noWrap/>
            <w:vAlign w:val="bottom"/>
            <w:hideMark/>
          </w:tcPr>
          <w:p w14:paraId="25A91765" w14:textId="77777777" w:rsidR="002C032A" w:rsidRPr="002C032A" w:rsidRDefault="002C032A" w:rsidP="002C032A">
            <w:pPr>
              <w:spacing w:after="0" w:line="240" w:lineRule="auto"/>
              <w:jc w:val="right"/>
              <w:rPr>
                <w:ins w:id="851" w:author="Jon.Richar" w:date="2024-03-02T11:26:00Z"/>
                <w:rFonts w:ascii="Calibri" w:eastAsia="Times New Roman" w:hAnsi="Calibri" w:cs="Calibri"/>
                <w:color w:val="000000"/>
              </w:rPr>
            </w:pPr>
            <w:ins w:id="852" w:author="Jon.Richar" w:date="2024-03-02T11:26:00Z">
              <w:r w:rsidRPr="002C032A">
                <w:rPr>
                  <w:rFonts w:ascii="Calibri" w:eastAsia="Times New Roman" w:hAnsi="Calibri" w:cs="Calibri"/>
                  <w:color w:val="000000"/>
                </w:rPr>
                <w:t>68</w:t>
              </w:r>
            </w:ins>
          </w:p>
        </w:tc>
      </w:tr>
      <w:tr w:rsidR="00ED59A3" w:rsidRPr="002C032A" w14:paraId="44F20D9F" w14:textId="77777777" w:rsidTr="002C032A">
        <w:trPr>
          <w:trHeight w:val="253"/>
          <w:ins w:id="853" w:author="Jon.Richar" w:date="2024-03-02T11:26:00Z"/>
        </w:trPr>
        <w:tc>
          <w:tcPr>
            <w:tcW w:w="1303" w:type="dxa"/>
            <w:shd w:val="clear" w:color="auto" w:fill="auto"/>
            <w:noWrap/>
            <w:vAlign w:val="bottom"/>
            <w:hideMark/>
          </w:tcPr>
          <w:p w14:paraId="2B131DDC" w14:textId="77777777" w:rsidR="002C032A" w:rsidRPr="002C032A" w:rsidRDefault="002C032A" w:rsidP="002C032A">
            <w:pPr>
              <w:spacing w:after="0" w:line="240" w:lineRule="auto"/>
              <w:jc w:val="right"/>
              <w:rPr>
                <w:ins w:id="854" w:author="Jon.Richar" w:date="2024-03-02T11:26:00Z"/>
                <w:rFonts w:ascii="Calibri" w:eastAsia="Times New Roman" w:hAnsi="Calibri" w:cs="Calibri"/>
                <w:color w:val="000000"/>
              </w:rPr>
            </w:pPr>
            <w:ins w:id="855" w:author="Jon.Richar" w:date="2024-03-02T11:26:00Z">
              <w:r w:rsidRPr="002C032A">
                <w:rPr>
                  <w:rFonts w:ascii="Calibri" w:eastAsia="Times New Roman" w:hAnsi="Calibri" w:cs="Calibri"/>
                  <w:color w:val="000000"/>
                </w:rPr>
                <w:t>2008</w:t>
              </w:r>
            </w:ins>
          </w:p>
        </w:tc>
        <w:tc>
          <w:tcPr>
            <w:tcW w:w="1520" w:type="dxa"/>
            <w:shd w:val="clear" w:color="auto" w:fill="auto"/>
            <w:noWrap/>
            <w:vAlign w:val="bottom"/>
            <w:hideMark/>
          </w:tcPr>
          <w:p w14:paraId="176D37FF" w14:textId="77777777" w:rsidR="002C032A" w:rsidRPr="002C032A" w:rsidRDefault="002C032A" w:rsidP="002C032A">
            <w:pPr>
              <w:spacing w:after="0" w:line="240" w:lineRule="auto"/>
              <w:jc w:val="right"/>
              <w:rPr>
                <w:ins w:id="856" w:author="Jon.Richar" w:date="2024-03-02T11:26:00Z"/>
                <w:rFonts w:ascii="Calibri" w:eastAsia="Times New Roman" w:hAnsi="Calibri" w:cs="Calibri"/>
                <w:color w:val="000000"/>
              </w:rPr>
            </w:pPr>
            <w:ins w:id="857" w:author="Jon.Richar" w:date="2024-03-02T11:26:00Z">
              <w:r w:rsidRPr="002C032A">
                <w:rPr>
                  <w:rFonts w:ascii="Calibri" w:eastAsia="Times New Roman" w:hAnsi="Calibri" w:cs="Calibri"/>
                  <w:color w:val="000000"/>
                </w:rPr>
                <w:t>20</w:t>
              </w:r>
            </w:ins>
          </w:p>
        </w:tc>
        <w:tc>
          <w:tcPr>
            <w:tcW w:w="1520" w:type="dxa"/>
            <w:shd w:val="clear" w:color="auto" w:fill="auto"/>
            <w:noWrap/>
            <w:vAlign w:val="bottom"/>
            <w:hideMark/>
          </w:tcPr>
          <w:p w14:paraId="5409F885" w14:textId="77777777" w:rsidR="002C032A" w:rsidRPr="002C032A" w:rsidRDefault="002C032A" w:rsidP="002C032A">
            <w:pPr>
              <w:spacing w:after="0" w:line="240" w:lineRule="auto"/>
              <w:jc w:val="right"/>
              <w:rPr>
                <w:ins w:id="858" w:author="Jon.Richar" w:date="2024-03-02T11:26:00Z"/>
                <w:rFonts w:ascii="Calibri" w:eastAsia="Times New Roman" w:hAnsi="Calibri" w:cs="Calibri"/>
                <w:color w:val="000000"/>
              </w:rPr>
            </w:pPr>
            <w:ins w:id="859" w:author="Jon.Richar" w:date="2024-03-02T11:26:00Z">
              <w:r w:rsidRPr="002C032A">
                <w:rPr>
                  <w:rFonts w:ascii="Calibri" w:eastAsia="Times New Roman" w:hAnsi="Calibri" w:cs="Calibri"/>
                  <w:color w:val="000000"/>
                </w:rPr>
                <w:t>28</w:t>
              </w:r>
            </w:ins>
          </w:p>
        </w:tc>
        <w:tc>
          <w:tcPr>
            <w:tcW w:w="1520" w:type="dxa"/>
            <w:shd w:val="clear" w:color="auto" w:fill="auto"/>
            <w:noWrap/>
            <w:vAlign w:val="bottom"/>
            <w:hideMark/>
          </w:tcPr>
          <w:p w14:paraId="1D8FD9B7" w14:textId="77777777" w:rsidR="002C032A" w:rsidRPr="002C032A" w:rsidRDefault="002C032A" w:rsidP="002C032A">
            <w:pPr>
              <w:spacing w:after="0" w:line="240" w:lineRule="auto"/>
              <w:jc w:val="right"/>
              <w:rPr>
                <w:ins w:id="860" w:author="Jon.Richar" w:date="2024-03-02T11:26:00Z"/>
                <w:rFonts w:ascii="Calibri" w:eastAsia="Times New Roman" w:hAnsi="Calibri" w:cs="Calibri"/>
                <w:color w:val="000000"/>
              </w:rPr>
            </w:pPr>
            <w:ins w:id="861" w:author="Jon.Richar" w:date="2024-03-02T11:26:00Z">
              <w:r w:rsidRPr="002C032A">
                <w:rPr>
                  <w:rFonts w:ascii="Calibri" w:eastAsia="Times New Roman" w:hAnsi="Calibri" w:cs="Calibri"/>
                  <w:color w:val="000000"/>
                </w:rPr>
                <w:t>10</w:t>
              </w:r>
            </w:ins>
          </w:p>
        </w:tc>
        <w:tc>
          <w:tcPr>
            <w:tcW w:w="1520" w:type="dxa"/>
            <w:shd w:val="clear" w:color="auto" w:fill="auto"/>
            <w:noWrap/>
            <w:vAlign w:val="bottom"/>
            <w:hideMark/>
          </w:tcPr>
          <w:p w14:paraId="329FFB54" w14:textId="77777777" w:rsidR="002C032A" w:rsidRPr="002C032A" w:rsidRDefault="002C032A" w:rsidP="002C032A">
            <w:pPr>
              <w:spacing w:after="0" w:line="240" w:lineRule="auto"/>
              <w:jc w:val="right"/>
              <w:rPr>
                <w:ins w:id="862" w:author="Jon.Richar" w:date="2024-03-02T11:26:00Z"/>
                <w:rFonts w:ascii="Calibri" w:eastAsia="Times New Roman" w:hAnsi="Calibri" w:cs="Calibri"/>
                <w:color w:val="000000"/>
              </w:rPr>
            </w:pPr>
          </w:p>
        </w:tc>
        <w:tc>
          <w:tcPr>
            <w:tcW w:w="1520" w:type="dxa"/>
            <w:shd w:val="clear" w:color="auto" w:fill="auto"/>
            <w:noWrap/>
            <w:vAlign w:val="bottom"/>
            <w:hideMark/>
          </w:tcPr>
          <w:p w14:paraId="3E7981AF" w14:textId="77777777" w:rsidR="002C032A" w:rsidRPr="002C032A" w:rsidRDefault="002C032A" w:rsidP="002C032A">
            <w:pPr>
              <w:spacing w:after="0" w:line="240" w:lineRule="auto"/>
              <w:jc w:val="right"/>
              <w:rPr>
                <w:ins w:id="863" w:author="Jon.Richar" w:date="2024-03-02T11:26:00Z"/>
                <w:rFonts w:ascii="Calibri" w:eastAsia="Times New Roman" w:hAnsi="Calibri" w:cs="Calibri"/>
                <w:color w:val="000000"/>
              </w:rPr>
            </w:pPr>
            <w:ins w:id="864" w:author="Jon.Richar" w:date="2024-03-02T11:26:00Z">
              <w:r w:rsidRPr="002C032A">
                <w:rPr>
                  <w:rFonts w:ascii="Calibri" w:eastAsia="Times New Roman" w:hAnsi="Calibri" w:cs="Calibri"/>
                  <w:color w:val="000000"/>
                </w:rPr>
                <w:t>1</w:t>
              </w:r>
            </w:ins>
          </w:p>
        </w:tc>
        <w:tc>
          <w:tcPr>
            <w:tcW w:w="1303" w:type="dxa"/>
            <w:shd w:val="clear" w:color="auto" w:fill="auto"/>
            <w:noWrap/>
            <w:vAlign w:val="bottom"/>
            <w:hideMark/>
          </w:tcPr>
          <w:p w14:paraId="5670EAF1" w14:textId="77777777" w:rsidR="002C032A" w:rsidRPr="002C032A" w:rsidRDefault="002C032A" w:rsidP="002C032A">
            <w:pPr>
              <w:spacing w:after="0" w:line="240" w:lineRule="auto"/>
              <w:jc w:val="right"/>
              <w:rPr>
                <w:ins w:id="865" w:author="Jon.Richar" w:date="2024-03-02T11:26:00Z"/>
                <w:rFonts w:ascii="Calibri" w:eastAsia="Times New Roman" w:hAnsi="Calibri" w:cs="Calibri"/>
                <w:color w:val="000000"/>
              </w:rPr>
            </w:pPr>
          </w:p>
        </w:tc>
      </w:tr>
      <w:tr w:rsidR="00ED59A3" w:rsidRPr="002C032A" w14:paraId="08AA94EF" w14:textId="77777777" w:rsidTr="002C032A">
        <w:trPr>
          <w:trHeight w:val="253"/>
          <w:ins w:id="866" w:author="Jon.Richar" w:date="2024-03-02T11:26:00Z"/>
        </w:trPr>
        <w:tc>
          <w:tcPr>
            <w:tcW w:w="1303" w:type="dxa"/>
            <w:shd w:val="clear" w:color="auto" w:fill="auto"/>
            <w:noWrap/>
            <w:vAlign w:val="bottom"/>
            <w:hideMark/>
          </w:tcPr>
          <w:p w14:paraId="15016016" w14:textId="77777777" w:rsidR="002C032A" w:rsidRPr="002C032A" w:rsidRDefault="002C032A" w:rsidP="002C032A">
            <w:pPr>
              <w:spacing w:after="0" w:line="240" w:lineRule="auto"/>
              <w:jc w:val="right"/>
              <w:rPr>
                <w:ins w:id="867" w:author="Jon.Richar" w:date="2024-03-02T11:26:00Z"/>
                <w:rFonts w:ascii="Calibri" w:eastAsia="Times New Roman" w:hAnsi="Calibri" w:cs="Calibri"/>
                <w:color w:val="000000"/>
              </w:rPr>
            </w:pPr>
            <w:ins w:id="868" w:author="Jon.Richar" w:date="2024-03-02T11:26:00Z">
              <w:r w:rsidRPr="002C032A">
                <w:rPr>
                  <w:rFonts w:ascii="Calibri" w:eastAsia="Times New Roman" w:hAnsi="Calibri" w:cs="Calibri"/>
                  <w:color w:val="000000"/>
                </w:rPr>
                <w:t>2009</w:t>
              </w:r>
            </w:ins>
          </w:p>
        </w:tc>
        <w:tc>
          <w:tcPr>
            <w:tcW w:w="1520" w:type="dxa"/>
            <w:shd w:val="clear" w:color="auto" w:fill="auto"/>
            <w:noWrap/>
            <w:vAlign w:val="bottom"/>
            <w:hideMark/>
          </w:tcPr>
          <w:p w14:paraId="70CFDEDE" w14:textId="77777777" w:rsidR="002C032A" w:rsidRPr="002C032A" w:rsidRDefault="002C032A" w:rsidP="002C032A">
            <w:pPr>
              <w:spacing w:after="0" w:line="240" w:lineRule="auto"/>
              <w:jc w:val="right"/>
              <w:rPr>
                <w:ins w:id="869" w:author="Jon.Richar" w:date="2024-03-02T11:26:00Z"/>
                <w:rFonts w:ascii="Calibri" w:eastAsia="Times New Roman" w:hAnsi="Calibri" w:cs="Calibri"/>
                <w:color w:val="000000"/>
              </w:rPr>
            </w:pPr>
            <w:ins w:id="870" w:author="Jon.Richar" w:date="2024-03-02T11:26:00Z">
              <w:r w:rsidRPr="002C032A">
                <w:rPr>
                  <w:rFonts w:ascii="Calibri" w:eastAsia="Times New Roman" w:hAnsi="Calibri" w:cs="Calibri"/>
                  <w:color w:val="000000"/>
                </w:rPr>
                <w:t>112</w:t>
              </w:r>
            </w:ins>
          </w:p>
        </w:tc>
        <w:tc>
          <w:tcPr>
            <w:tcW w:w="1520" w:type="dxa"/>
            <w:shd w:val="clear" w:color="auto" w:fill="auto"/>
            <w:noWrap/>
            <w:vAlign w:val="bottom"/>
            <w:hideMark/>
          </w:tcPr>
          <w:p w14:paraId="71A5D14C" w14:textId="77777777" w:rsidR="002C032A" w:rsidRPr="002C032A" w:rsidRDefault="002C032A" w:rsidP="002C032A">
            <w:pPr>
              <w:spacing w:after="0" w:line="240" w:lineRule="auto"/>
              <w:jc w:val="right"/>
              <w:rPr>
                <w:ins w:id="871" w:author="Jon.Richar" w:date="2024-03-02T11:26:00Z"/>
                <w:rFonts w:ascii="Calibri" w:eastAsia="Times New Roman" w:hAnsi="Calibri" w:cs="Calibri"/>
                <w:color w:val="000000"/>
              </w:rPr>
            </w:pPr>
            <w:ins w:id="872" w:author="Jon.Richar" w:date="2024-03-02T11:26:00Z">
              <w:r w:rsidRPr="002C032A">
                <w:rPr>
                  <w:rFonts w:ascii="Calibri" w:eastAsia="Times New Roman" w:hAnsi="Calibri" w:cs="Calibri"/>
                  <w:color w:val="000000"/>
                </w:rPr>
                <w:t>30</w:t>
              </w:r>
            </w:ins>
          </w:p>
        </w:tc>
        <w:tc>
          <w:tcPr>
            <w:tcW w:w="1520" w:type="dxa"/>
            <w:shd w:val="clear" w:color="auto" w:fill="auto"/>
            <w:noWrap/>
            <w:vAlign w:val="bottom"/>
            <w:hideMark/>
          </w:tcPr>
          <w:p w14:paraId="015B4B1F" w14:textId="77777777" w:rsidR="002C032A" w:rsidRPr="002C032A" w:rsidRDefault="002C032A" w:rsidP="002C032A">
            <w:pPr>
              <w:spacing w:after="0" w:line="240" w:lineRule="auto"/>
              <w:jc w:val="right"/>
              <w:rPr>
                <w:ins w:id="873" w:author="Jon.Richar" w:date="2024-03-02T11:26:00Z"/>
                <w:rFonts w:ascii="Calibri" w:eastAsia="Times New Roman" w:hAnsi="Calibri" w:cs="Calibri"/>
                <w:color w:val="000000"/>
              </w:rPr>
            </w:pPr>
            <w:ins w:id="874" w:author="Jon.Richar" w:date="2024-03-02T11:26:00Z">
              <w:r w:rsidRPr="002C032A">
                <w:rPr>
                  <w:rFonts w:ascii="Calibri" w:eastAsia="Times New Roman" w:hAnsi="Calibri" w:cs="Calibri"/>
                  <w:color w:val="000000"/>
                </w:rPr>
                <w:t>108</w:t>
              </w:r>
            </w:ins>
          </w:p>
        </w:tc>
        <w:tc>
          <w:tcPr>
            <w:tcW w:w="1520" w:type="dxa"/>
            <w:shd w:val="clear" w:color="auto" w:fill="auto"/>
            <w:noWrap/>
            <w:vAlign w:val="bottom"/>
            <w:hideMark/>
          </w:tcPr>
          <w:p w14:paraId="265D9724" w14:textId="77777777" w:rsidR="002C032A" w:rsidRPr="002C032A" w:rsidRDefault="002C032A" w:rsidP="002C032A">
            <w:pPr>
              <w:spacing w:after="0" w:line="240" w:lineRule="auto"/>
              <w:jc w:val="right"/>
              <w:rPr>
                <w:ins w:id="875" w:author="Jon.Richar" w:date="2024-03-02T11:26:00Z"/>
                <w:rFonts w:ascii="Calibri" w:eastAsia="Times New Roman" w:hAnsi="Calibri" w:cs="Calibri"/>
                <w:color w:val="000000"/>
              </w:rPr>
            </w:pPr>
            <w:ins w:id="876" w:author="Jon.Richar" w:date="2024-03-02T11:26:00Z">
              <w:r w:rsidRPr="002C032A">
                <w:rPr>
                  <w:rFonts w:ascii="Calibri" w:eastAsia="Times New Roman" w:hAnsi="Calibri" w:cs="Calibri"/>
                  <w:color w:val="000000"/>
                </w:rPr>
                <w:t>107</w:t>
              </w:r>
            </w:ins>
          </w:p>
        </w:tc>
        <w:tc>
          <w:tcPr>
            <w:tcW w:w="1520" w:type="dxa"/>
            <w:shd w:val="clear" w:color="auto" w:fill="auto"/>
            <w:noWrap/>
            <w:vAlign w:val="bottom"/>
            <w:hideMark/>
          </w:tcPr>
          <w:p w14:paraId="6F7C005D" w14:textId="77777777" w:rsidR="002C032A" w:rsidRPr="002C032A" w:rsidRDefault="002C032A" w:rsidP="002C032A">
            <w:pPr>
              <w:spacing w:after="0" w:line="240" w:lineRule="auto"/>
              <w:jc w:val="right"/>
              <w:rPr>
                <w:ins w:id="877" w:author="Jon.Richar" w:date="2024-03-02T11:26:00Z"/>
                <w:rFonts w:ascii="Calibri" w:eastAsia="Times New Roman" w:hAnsi="Calibri" w:cs="Calibri"/>
                <w:color w:val="000000"/>
              </w:rPr>
            </w:pPr>
            <w:ins w:id="878" w:author="Jon.Richar" w:date="2024-03-02T11:26:00Z">
              <w:r w:rsidRPr="002C032A">
                <w:rPr>
                  <w:rFonts w:ascii="Calibri" w:eastAsia="Times New Roman" w:hAnsi="Calibri" w:cs="Calibri"/>
                  <w:color w:val="000000"/>
                </w:rPr>
                <w:t>180</w:t>
              </w:r>
            </w:ins>
          </w:p>
        </w:tc>
        <w:tc>
          <w:tcPr>
            <w:tcW w:w="1303" w:type="dxa"/>
            <w:shd w:val="clear" w:color="auto" w:fill="auto"/>
            <w:noWrap/>
            <w:vAlign w:val="bottom"/>
            <w:hideMark/>
          </w:tcPr>
          <w:p w14:paraId="0326F5A6" w14:textId="77777777" w:rsidR="002C032A" w:rsidRPr="002C032A" w:rsidRDefault="002C032A" w:rsidP="002C032A">
            <w:pPr>
              <w:spacing w:after="0" w:line="240" w:lineRule="auto"/>
              <w:jc w:val="right"/>
              <w:rPr>
                <w:ins w:id="879" w:author="Jon.Richar" w:date="2024-03-02T11:26:00Z"/>
                <w:rFonts w:ascii="Calibri" w:eastAsia="Times New Roman" w:hAnsi="Calibri" w:cs="Calibri"/>
                <w:color w:val="000000"/>
              </w:rPr>
            </w:pPr>
            <w:ins w:id="880" w:author="Jon.Richar" w:date="2024-03-02T11:26:00Z">
              <w:r w:rsidRPr="002C032A">
                <w:rPr>
                  <w:rFonts w:ascii="Calibri" w:eastAsia="Times New Roman" w:hAnsi="Calibri" w:cs="Calibri"/>
                  <w:color w:val="000000"/>
                </w:rPr>
                <w:t>101</w:t>
              </w:r>
            </w:ins>
          </w:p>
        </w:tc>
      </w:tr>
      <w:tr w:rsidR="00ED59A3" w:rsidRPr="002C032A" w14:paraId="615915E1" w14:textId="77777777" w:rsidTr="002C032A">
        <w:trPr>
          <w:trHeight w:val="253"/>
          <w:ins w:id="881" w:author="Jon.Richar" w:date="2024-03-02T11:26:00Z"/>
        </w:trPr>
        <w:tc>
          <w:tcPr>
            <w:tcW w:w="1303" w:type="dxa"/>
            <w:shd w:val="clear" w:color="auto" w:fill="auto"/>
            <w:noWrap/>
            <w:vAlign w:val="bottom"/>
            <w:hideMark/>
          </w:tcPr>
          <w:p w14:paraId="13204E13" w14:textId="77777777" w:rsidR="002C032A" w:rsidRPr="002C032A" w:rsidRDefault="002C032A" w:rsidP="002C032A">
            <w:pPr>
              <w:spacing w:after="0" w:line="240" w:lineRule="auto"/>
              <w:jc w:val="right"/>
              <w:rPr>
                <w:ins w:id="882" w:author="Jon.Richar" w:date="2024-03-02T11:26:00Z"/>
                <w:rFonts w:ascii="Calibri" w:eastAsia="Times New Roman" w:hAnsi="Calibri" w:cs="Calibri"/>
                <w:color w:val="000000"/>
              </w:rPr>
            </w:pPr>
            <w:ins w:id="883" w:author="Jon.Richar" w:date="2024-03-02T11:26:00Z">
              <w:r w:rsidRPr="002C032A">
                <w:rPr>
                  <w:rFonts w:ascii="Calibri" w:eastAsia="Times New Roman" w:hAnsi="Calibri" w:cs="Calibri"/>
                  <w:color w:val="000000"/>
                </w:rPr>
                <w:t>2010</w:t>
              </w:r>
            </w:ins>
          </w:p>
        </w:tc>
        <w:tc>
          <w:tcPr>
            <w:tcW w:w="1520" w:type="dxa"/>
            <w:shd w:val="clear" w:color="auto" w:fill="auto"/>
            <w:noWrap/>
            <w:vAlign w:val="bottom"/>
            <w:hideMark/>
          </w:tcPr>
          <w:p w14:paraId="595FF0AE" w14:textId="77777777" w:rsidR="002C032A" w:rsidRPr="002C032A" w:rsidRDefault="002C032A" w:rsidP="002C032A">
            <w:pPr>
              <w:spacing w:after="0" w:line="240" w:lineRule="auto"/>
              <w:jc w:val="right"/>
              <w:rPr>
                <w:ins w:id="884" w:author="Jon.Richar" w:date="2024-03-02T11:26:00Z"/>
                <w:rFonts w:ascii="Calibri" w:eastAsia="Times New Roman" w:hAnsi="Calibri" w:cs="Calibri"/>
                <w:color w:val="000000"/>
              </w:rPr>
            </w:pPr>
            <w:ins w:id="885" w:author="Jon.Richar" w:date="2024-03-02T11:26:00Z">
              <w:r w:rsidRPr="002C032A">
                <w:rPr>
                  <w:rFonts w:ascii="Calibri" w:eastAsia="Times New Roman" w:hAnsi="Calibri" w:cs="Calibri"/>
                  <w:color w:val="000000"/>
                </w:rPr>
                <w:t>183</w:t>
              </w:r>
            </w:ins>
          </w:p>
        </w:tc>
        <w:tc>
          <w:tcPr>
            <w:tcW w:w="1520" w:type="dxa"/>
            <w:shd w:val="clear" w:color="auto" w:fill="auto"/>
            <w:noWrap/>
            <w:vAlign w:val="bottom"/>
            <w:hideMark/>
          </w:tcPr>
          <w:p w14:paraId="50A1203C" w14:textId="77777777" w:rsidR="002C032A" w:rsidRPr="002C032A" w:rsidRDefault="002C032A" w:rsidP="002C032A">
            <w:pPr>
              <w:spacing w:after="0" w:line="240" w:lineRule="auto"/>
              <w:jc w:val="right"/>
              <w:rPr>
                <w:ins w:id="886" w:author="Jon.Richar" w:date="2024-03-02T11:26:00Z"/>
                <w:rFonts w:ascii="Calibri" w:eastAsia="Times New Roman" w:hAnsi="Calibri" w:cs="Calibri"/>
                <w:color w:val="000000"/>
              </w:rPr>
            </w:pPr>
            <w:ins w:id="887" w:author="Jon.Richar" w:date="2024-03-02T11:26:00Z">
              <w:r w:rsidRPr="002C032A">
                <w:rPr>
                  <w:rFonts w:ascii="Calibri" w:eastAsia="Times New Roman" w:hAnsi="Calibri" w:cs="Calibri"/>
                  <w:color w:val="000000"/>
                </w:rPr>
                <w:t>40</w:t>
              </w:r>
            </w:ins>
          </w:p>
        </w:tc>
        <w:tc>
          <w:tcPr>
            <w:tcW w:w="1520" w:type="dxa"/>
            <w:shd w:val="clear" w:color="auto" w:fill="auto"/>
            <w:noWrap/>
            <w:vAlign w:val="bottom"/>
            <w:hideMark/>
          </w:tcPr>
          <w:p w14:paraId="505E77DC" w14:textId="77777777" w:rsidR="002C032A" w:rsidRPr="002C032A" w:rsidRDefault="002C032A" w:rsidP="002C032A">
            <w:pPr>
              <w:spacing w:after="0" w:line="240" w:lineRule="auto"/>
              <w:jc w:val="right"/>
              <w:rPr>
                <w:ins w:id="888" w:author="Jon.Richar" w:date="2024-03-02T11:26:00Z"/>
                <w:rFonts w:ascii="Calibri" w:eastAsia="Times New Roman" w:hAnsi="Calibri" w:cs="Calibri"/>
                <w:color w:val="000000"/>
              </w:rPr>
            </w:pPr>
            <w:ins w:id="889" w:author="Jon.Richar" w:date="2024-03-02T11:26:00Z">
              <w:r w:rsidRPr="002C032A">
                <w:rPr>
                  <w:rFonts w:ascii="Calibri" w:eastAsia="Times New Roman" w:hAnsi="Calibri" w:cs="Calibri"/>
                  <w:color w:val="000000"/>
                </w:rPr>
                <w:t>583</w:t>
              </w:r>
            </w:ins>
          </w:p>
        </w:tc>
        <w:tc>
          <w:tcPr>
            <w:tcW w:w="1520" w:type="dxa"/>
            <w:shd w:val="clear" w:color="auto" w:fill="auto"/>
            <w:noWrap/>
            <w:vAlign w:val="bottom"/>
            <w:hideMark/>
          </w:tcPr>
          <w:p w14:paraId="5329197F" w14:textId="77777777" w:rsidR="002C032A" w:rsidRPr="002C032A" w:rsidRDefault="002C032A" w:rsidP="002C032A">
            <w:pPr>
              <w:spacing w:after="0" w:line="240" w:lineRule="auto"/>
              <w:jc w:val="right"/>
              <w:rPr>
                <w:ins w:id="890" w:author="Jon.Richar" w:date="2024-03-02T11:26:00Z"/>
                <w:rFonts w:ascii="Calibri" w:eastAsia="Times New Roman" w:hAnsi="Calibri" w:cs="Calibri"/>
                <w:color w:val="000000"/>
              </w:rPr>
            </w:pPr>
            <w:ins w:id="891" w:author="Jon.Richar" w:date="2024-03-02T11:26:00Z">
              <w:r w:rsidRPr="002C032A">
                <w:rPr>
                  <w:rFonts w:ascii="Calibri" w:eastAsia="Times New Roman" w:hAnsi="Calibri" w:cs="Calibri"/>
                  <w:color w:val="000000"/>
                </w:rPr>
                <w:t>200</w:t>
              </w:r>
            </w:ins>
          </w:p>
        </w:tc>
        <w:tc>
          <w:tcPr>
            <w:tcW w:w="1520" w:type="dxa"/>
            <w:shd w:val="clear" w:color="auto" w:fill="auto"/>
            <w:noWrap/>
            <w:vAlign w:val="bottom"/>
            <w:hideMark/>
          </w:tcPr>
          <w:p w14:paraId="6AC41086" w14:textId="77777777" w:rsidR="002C032A" w:rsidRPr="002C032A" w:rsidRDefault="002C032A" w:rsidP="002C032A">
            <w:pPr>
              <w:spacing w:after="0" w:line="240" w:lineRule="auto"/>
              <w:jc w:val="right"/>
              <w:rPr>
                <w:ins w:id="892" w:author="Jon.Richar" w:date="2024-03-02T11:26:00Z"/>
                <w:rFonts w:ascii="Calibri" w:eastAsia="Times New Roman" w:hAnsi="Calibri" w:cs="Calibri"/>
                <w:color w:val="000000"/>
              </w:rPr>
            </w:pPr>
            <w:ins w:id="893" w:author="Jon.Richar" w:date="2024-03-02T11:26:00Z">
              <w:r w:rsidRPr="002C032A">
                <w:rPr>
                  <w:rFonts w:ascii="Calibri" w:eastAsia="Times New Roman" w:hAnsi="Calibri" w:cs="Calibri"/>
                  <w:color w:val="000000"/>
                </w:rPr>
                <w:t>382</w:t>
              </w:r>
            </w:ins>
          </w:p>
        </w:tc>
        <w:tc>
          <w:tcPr>
            <w:tcW w:w="1303" w:type="dxa"/>
            <w:shd w:val="clear" w:color="auto" w:fill="auto"/>
            <w:noWrap/>
            <w:vAlign w:val="bottom"/>
            <w:hideMark/>
          </w:tcPr>
          <w:p w14:paraId="7EBADA63" w14:textId="77777777" w:rsidR="002C032A" w:rsidRPr="002C032A" w:rsidRDefault="002C032A" w:rsidP="002C032A">
            <w:pPr>
              <w:spacing w:after="0" w:line="240" w:lineRule="auto"/>
              <w:jc w:val="right"/>
              <w:rPr>
                <w:ins w:id="894" w:author="Jon.Richar" w:date="2024-03-02T11:26:00Z"/>
                <w:rFonts w:ascii="Calibri" w:eastAsia="Times New Roman" w:hAnsi="Calibri" w:cs="Calibri"/>
                <w:color w:val="000000"/>
              </w:rPr>
            </w:pPr>
            <w:ins w:id="895" w:author="Jon.Richar" w:date="2024-03-02T11:26:00Z">
              <w:r w:rsidRPr="002C032A">
                <w:rPr>
                  <w:rFonts w:ascii="Calibri" w:eastAsia="Times New Roman" w:hAnsi="Calibri" w:cs="Calibri"/>
                  <w:color w:val="000000"/>
                </w:rPr>
                <w:t>236</w:t>
              </w:r>
            </w:ins>
          </w:p>
        </w:tc>
      </w:tr>
      <w:tr w:rsidR="00ED59A3" w:rsidRPr="002C032A" w14:paraId="5267CE51" w14:textId="77777777" w:rsidTr="002C032A">
        <w:trPr>
          <w:trHeight w:val="253"/>
          <w:ins w:id="896" w:author="Jon.Richar" w:date="2024-03-02T11:26:00Z"/>
        </w:trPr>
        <w:tc>
          <w:tcPr>
            <w:tcW w:w="1303" w:type="dxa"/>
            <w:shd w:val="clear" w:color="auto" w:fill="auto"/>
            <w:noWrap/>
            <w:vAlign w:val="bottom"/>
            <w:hideMark/>
          </w:tcPr>
          <w:p w14:paraId="31A933C7" w14:textId="77777777" w:rsidR="002C032A" w:rsidRPr="002C032A" w:rsidRDefault="002C032A" w:rsidP="002C032A">
            <w:pPr>
              <w:spacing w:after="0" w:line="240" w:lineRule="auto"/>
              <w:jc w:val="right"/>
              <w:rPr>
                <w:ins w:id="897" w:author="Jon.Richar" w:date="2024-03-02T11:26:00Z"/>
                <w:rFonts w:ascii="Calibri" w:eastAsia="Times New Roman" w:hAnsi="Calibri" w:cs="Calibri"/>
                <w:color w:val="000000"/>
              </w:rPr>
            </w:pPr>
            <w:ins w:id="898" w:author="Jon.Richar" w:date="2024-03-02T11:26:00Z">
              <w:r w:rsidRPr="002C032A">
                <w:rPr>
                  <w:rFonts w:ascii="Calibri" w:eastAsia="Times New Roman" w:hAnsi="Calibri" w:cs="Calibri"/>
                  <w:color w:val="000000"/>
                </w:rPr>
                <w:t>2011</w:t>
              </w:r>
            </w:ins>
          </w:p>
        </w:tc>
        <w:tc>
          <w:tcPr>
            <w:tcW w:w="1520" w:type="dxa"/>
            <w:shd w:val="clear" w:color="auto" w:fill="auto"/>
            <w:noWrap/>
            <w:vAlign w:val="bottom"/>
            <w:hideMark/>
          </w:tcPr>
          <w:p w14:paraId="4334275E" w14:textId="77777777" w:rsidR="002C032A" w:rsidRPr="002C032A" w:rsidRDefault="002C032A" w:rsidP="002C032A">
            <w:pPr>
              <w:spacing w:after="0" w:line="240" w:lineRule="auto"/>
              <w:jc w:val="right"/>
              <w:rPr>
                <w:ins w:id="899" w:author="Jon.Richar" w:date="2024-03-02T11:26:00Z"/>
                <w:rFonts w:ascii="Calibri" w:eastAsia="Times New Roman" w:hAnsi="Calibri" w:cs="Calibri"/>
                <w:color w:val="000000"/>
              </w:rPr>
            </w:pPr>
            <w:ins w:id="900" w:author="Jon.Richar" w:date="2024-03-02T11:26:00Z">
              <w:r w:rsidRPr="002C032A">
                <w:rPr>
                  <w:rFonts w:ascii="Calibri" w:eastAsia="Times New Roman" w:hAnsi="Calibri" w:cs="Calibri"/>
                  <w:color w:val="000000"/>
                </w:rPr>
                <w:t>121</w:t>
              </w:r>
            </w:ins>
          </w:p>
        </w:tc>
        <w:tc>
          <w:tcPr>
            <w:tcW w:w="1520" w:type="dxa"/>
            <w:shd w:val="clear" w:color="auto" w:fill="auto"/>
            <w:noWrap/>
            <w:vAlign w:val="bottom"/>
            <w:hideMark/>
          </w:tcPr>
          <w:p w14:paraId="42D72554" w14:textId="77777777" w:rsidR="002C032A" w:rsidRPr="002C032A" w:rsidRDefault="002C032A" w:rsidP="002C032A">
            <w:pPr>
              <w:spacing w:after="0" w:line="240" w:lineRule="auto"/>
              <w:jc w:val="right"/>
              <w:rPr>
                <w:ins w:id="901" w:author="Jon.Richar" w:date="2024-03-02T11:26:00Z"/>
                <w:rFonts w:ascii="Calibri" w:eastAsia="Times New Roman" w:hAnsi="Calibri" w:cs="Calibri"/>
                <w:color w:val="000000"/>
              </w:rPr>
            </w:pPr>
            <w:ins w:id="902" w:author="Jon.Richar" w:date="2024-03-02T11:26:00Z">
              <w:r w:rsidRPr="002C032A">
                <w:rPr>
                  <w:rFonts w:ascii="Calibri" w:eastAsia="Times New Roman" w:hAnsi="Calibri" w:cs="Calibri"/>
                  <w:color w:val="000000"/>
                </w:rPr>
                <w:t>52</w:t>
              </w:r>
            </w:ins>
          </w:p>
        </w:tc>
        <w:tc>
          <w:tcPr>
            <w:tcW w:w="1520" w:type="dxa"/>
            <w:shd w:val="clear" w:color="auto" w:fill="auto"/>
            <w:noWrap/>
            <w:vAlign w:val="bottom"/>
            <w:hideMark/>
          </w:tcPr>
          <w:p w14:paraId="52BFDBBC" w14:textId="77777777" w:rsidR="002C032A" w:rsidRPr="002C032A" w:rsidRDefault="002C032A" w:rsidP="002C032A">
            <w:pPr>
              <w:spacing w:after="0" w:line="240" w:lineRule="auto"/>
              <w:jc w:val="right"/>
              <w:rPr>
                <w:ins w:id="903" w:author="Jon.Richar" w:date="2024-03-02T11:26:00Z"/>
                <w:rFonts w:ascii="Calibri" w:eastAsia="Times New Roman" w:hAnsi="Calibri" w:cs="Calibri"/>
                <w:color w:val="000000"/>
              </w:rPr>
            </w:pPr>
            <w:ins w:id="904" w:author="Jon.Richar" w:date="2024-03-02T11:26:00Z">
              <w:r w:rsidRPr="002C032A">
                <w:rPr>
                  <w:rFonts w:ascii="Calibri" w:eastAsia="Times New Roman" w:hAnsi="Calibri" w:cs="Calibri"/>
                  <w:color w:val="000000"/>
                </w:rPr>
                <w:t>95</w:t>
              </w:r>
            </w:ins>
          </w:p>
        </w:tc>
        <w:tc>
          <w:tcPr>
            <w:tcW w:w="1520" w:type="dxa"/>
            <w:shd w:val="clear" w:color="auto" w:fill="auto"/>
            <w:noWrap/>
            <w:vAlign w:val="bottom"/>
            <w:hideMark/>
          </w:tcPr>
          <w:p w14:paraId="255D9B6F" w14:textId="77777777" w:rsidR="002C032A" w:rsidRPr="002C032A" w:rsidRDefault="002C032A" w:rsidP="002C032A">
            <w:pPr>
              <w:spacing w:after="0" w:line="240" w:lineRule="auto"/>
              <w:jc w:val="right"/>
              <w:rPr>
                <w:ins w:id="905" w:author="Jon.Richar" w:date="2024-03-02T11:26:00Z"/>
                <w:rFonts w:ascii="Calibri" w:eastAsia="Times New Roman" w:hAnsi="Calibri" w:cs="Calibri"/>
                <w:color w:val="000000"/>
              </w:rPr>
            </w:pPr>
            <w:ins w:id="906" w:author="Jon.Richar" w:date="2024-03-02T11:26:00Z">
              <w:r w:rsidRPr="002C032A">
                <w:rPr>
                  <w:rFonts w:ascii="Calibri" w:eastAsia="Times New Roman" w:hAnsi="Calibri" w:cs="Calibri"/>
                  <w:color w:val="000000"/>
                </w:rPr>
                <w:t>74</w:t>
              </w:r>
            </w:ins>
          </w:p>
        </w:tc>
        <w:tc>
          <w:tcPr>
            <w:tcW w:w="1520" w:type="dxa"/>
            <w:shd w:val="clear" w:color="auto" w:fill="auto"/>
            <w:noWrap/>
            <w:vAlign w:val="bottom"/>
            <w:hideMark/>
          </w:tcPr>
          <w:p w14:paraId="1320A687" w14:textId="77777777" w:rsidR="002C032A" w:rsidRPr="002C032A" w:rsidRDefault="002C032A" w:rsidP="002C032A">
            <w:pPr>
              <w:spacing w:after="0" w:line="240" w:lineRule="auto"/>
              <w:jc w:val="right"/>
              <w:rPr>
                <w:ins w:id="907" w:author="Jon.Richar" w:date="2024-03-02T11:26:00Z"/>
                <w:rFonts w:ascii="Calibri" w:eastAsia="Times New Roman" w:hAnsi="Calibri" w:cs="Calibri"/>
                <w:color w:val="000000"/>
              </w:rPr>
            </w:pPr>
            <w:ins w:id="908" w:author="Jon.Richar" w:date="2024-03-02T11:26:00Z">
              <w:r w:rsidRPr="002C032A">
                <w:rPr>
                  <w:rFonts w:ascii="Calibri" w:eastAsia="Times New Roman" w:hAnsi="Calibri" w:cs="Calibri"/>
                  <w:color w:val="000000"/>
                </w:rPr>
                <w:t>342</w:t>
              </w:r>
            </w:ins>
          </w:p>
        </w:tc>
        <w:tc>
          <w:tcPr>
            <w:tcW w:w="1303" w:type="dxa"/>
            <w:shd w:val="clear" w:color="auto" w:fill="auto"/>
            <w:noWrap/>
            <w:vAlign w:val="bottom"/>
            <w:hideMark/>
          </w:tcPr>
          <w:p w14:paraId="66A13B2B" w14:textId="77777777" w:rsidR="002C032A" w:rsidRPr="002C032A" w:rsidRDefault="002C032A" w:rsidP="002C032A">
            <w:pPr>
              <w:spacing w:after="0" w:line="240" w:lineRule="auto"/>
              <w:jc w:val="right"/>
              <w:rPr>
                <w:ins w:id="909" w:author="Jon.Richar" w:date="2024-03-02T11:26:00Z"/>
                <w:rFonts w:ascii="Calibri" w:eastAsia="Times New Roman" w:hAnsi="Calibri" w:cs="Calibri"/>
                <w:color w:val="000000"/>
              </w:rPr>
            </w:pPr>
            <w:ins w:id="910" w:author="Jon.Richar" w:date="2024-03-02T11:26:00Z">
              <w:r w:rsidRPr="002C032A">
                <w:rPr>
                  <w:rFonts w:ascii="Calibri" w:eastAsia="Times New Roman" w:hAnsi="Calibri" w:cs="Calibri"/>
                  <w:color w:val="000000"/>
                </w:rPr>
                <w:t>112</w:t>
              </w:r>
            </w:ins>
          </w:p>
        </w:tc>
      </w:tr>
      <w:tr w:rsidR="00ED59A3" w:rsidRPr="002C032A" w14:paraId="2C96FEE0" w14:textId="77777777" w:rsidTr="002C032A">
        <w:trPr>
          <w:trHeight w:val="253"/>
          <w:ins w:id="911" w:author="Jon.Richar" w:date="2024-03-02T11:26:00Z"/>
        </w:trPr>
        <w:tc>
          <w:tcPr>
            <w:tcW w:w="1303" w:type="dxa"/>
            <w:shd w:val="clear" w:color="auto" w:fill="auto"/>
            <w:noWrap/>
            <w:vAlign w:val="bottom"/>
            <w:hideMark/>
          </w:tcPr>
          <w:p w14:paraId="7362D044" w14:textId="77777777" w:rsidR="002C032A" w:rsidRPr="002C032A" w:rsidRDefault="002C032A" w:rsidP="002C032A">
            <w:pPr>
              <w:spacing w:after="0" w:line="240" w:lineRule="auto"/>
              <w:jc w:val="right"/>
              <w:rPr>
                <w:ins w:id="912" w:author="Jon.Richar" w:date="2024-03-02T11:26:00Z"/>
                <w:rFonts w:ascii="Calibri" w:eastAsia="Times New Roman" w:hAnsi="Calibri" w:cs="Calibri"/>
                <w:color w:val="000000"/>
              </w:rPr>
            </w:pPr>
            <w:ins w:id="913" w:author="Jon.Richar" w:date="2024-03-02T11:26:00Z">
              <w:r w:rsidRPr="002C032A">
                <w:rPr>
                  <w:rFonts w:ascii="Calibri" w:eastAsia="Times New Roman" w:hAnsi="Calibri" w:cs="Calibri"/>
                  <w:color w:val="000000"/>
                </w:rPr>
                <w:t>2012</w:t>
              </w:r>
            </w:ins>
          </w:p>
        </w:tc>
        <w:tc>
          <w:tcPr>
            <w:tcW w:w="1520" w:type="dxa"/>
            <w:shd w:val="clear" w:color="auto" w:fill="auto"/>
            <w:noWrap/>
            <w:vAlign w:val="bottom"/>
            <w:hideMark/>
          </w:tcPr>
          <w:p w14:paraId="30DCAE8D" w14:textId="77777777" w:rsidR="002C032A" w:rsidRPr="002C032A" w:rsidRDefault="002C032A" w:rsidP="002C032A">
            <w:pPr>
              <w:spacing w:after="0" w:line="240" w:lineRule="auto"/>
              <w:jc w:val="right"/>
              <w:rPr>
                <w:ins w:id="914" w:author="Jon.Richar" w:date="2024-03-02T11:26:00Z"/>
                <w:rFonts w:ascii="Calibri" w:eastAsia="Times New Roman" w:hAnsi="Calibri" w:cs="Calibri"/>
                <w:color w:val="000000"/>
              </w:rPr>
            </w:pPr>
            <w:ins w:id="915" w:author="Jon.Richar" w:date="2024-03-02T11:26:00Z">
              <w:r w:rsidRPr="002C032A">
                <w:rPr>
                  <w:rFonts w:ascii="Calibri" w:eastAsia="Times New Roman" w:hAnsi="Calibri" w:cs="Calibri"/>
                  <w:color w:val="000000"/>
                </w:rPr>
                <w:t>176</w:t>
              </w:r>
            </w:ins>
          </w:p>
        </w:tc>
        <w:tc>
          <w:tcPr>
            <w:tcW w:w="1520" w:type="dxa"/>
            <w:shd w:val="clear" w:color="auto" w:fill="auto"/>
            <w:noWrap/>
            <w:vAlign w:val="bottom"/>
            <w:hideMark/>
          </w:tcPr>
          <w:p w14:paraId="1D2115CA" w14:textId="77777777" w:rsidR="002C032A" w:rsidRPr="002C032A" w:rsidRDefault="002C032A" w:rsidP="002C032A">
            <w:pPr>
              <w:spacing w:after="0" w:line="240" w:lineRule="auto"/>
              <w:jc w:val="right"/>
              <w:rPr>
                <w:ins w:id="916" w:author="Jon.Richar" w:date="2024-03-02T11:26:00Z"/>
                <w:rFonts w:ascii="Calibri" w:eastAsia="Times New Roman" w:hAnsi="Calibri" w:cs="Calibri"/>
                <w:color w:val="000000"/>
              </w:rPr>
            </w:pPr>
            <w:ins w:id="917" w:author="Jon.Richar" w:date="2024-03-02T11:26:00Z">
              <w:r w:rsidRPr="002C032A">
                <w:rPr>
                  <w:rFonts w:ascii="Calibri" w:eastAsia="Times New Roman" w:hAnsi="Calibri" w:cs="Calibri"/>
                  <w:color w:val="000000"/>
                </w:rPr>
                <w:t>75</w:t>
              </w:r>
            </w:ins>
          </w:p>
        </w:tc>
        <w:tc>
          <w:tcPr>
            <w:tcW w:w="1520" w:type="dxa"/>
            <w:shd w:val="clear" w:color="auto" w:fill="auto"/>
            <w:noWrap/>
            <w:vAlign w:val="bottom"/>
            <w:hideMark/>
          </w:tcPr>
          <w:p w14:paraId="194DB390" w14:textId="77777777" w:rsidR="002C032A" w:rsidRPr="002C032A" w:rsidRDefault="002C032A" w:rsidP="002C032A">
            <w:pPr>
              <w:spacing w:after="0" w:line="240" w:lineRule="auto"/>
              <w:jc w:val="right"/>
              <w:rPr>
                <w:ins w:id="918" w:author="Jon.Richar" w:date="2024-03-02T11:26:00Z"/>
                <w:rFonts w:ascii="Calibri" w:eastAsia="Times New Roman" w:hAnsi="Calibri" w:cs="Calibri"/>
                <w:color w:val="000000"/>
              </w:rPr>
            </w:pPr>
            <w:ins w:id="919" w:author="Jon.Richar" w:date="2024-03-02T11:26:00Z">
              <w:r w:rsidRPr="002C032A">
                <w:rPr>
                  <w:rFonts w:ascii="Calibri" w:eastAsia="Times New Roman" w:hAnsi="Calibri" w:cs="Calibri"/>
                  <w:color w:val="000000"/>
                </w:rPr>
                <w:t>448</w:t>
              </w:r>
            </w:ins>
          </w:p>
        </w:tc>
        <w:tc>
          <w:tcPr>
            <w:tcW w:w="1520" w:type="dxa"/>
            <w:shd w:val="clear" w:color="auto" w:fill="auto"/>
            <w:noWrap/>
            <w:vAlign w:val="bottom"/>
            <w:hideMark/>
          </w:tcPr>
          <w:p w14:paraId="54EE523C" w14:textId="77777777" w:rsidR="002C032A" w:rsidRPr="002C032A" w:rsidRDefault="002C032A" w:rsidP="002C032A">
            <w:pPr>
              <w:spacing w:after="0" w:line="240" w:lineRule="auto"/>
              <w:jc w:val="right"/>
              <w:rPr>
                <w:ins w:id="920" w:author="Jon.Richar" w:date="2024-03-02T11:26:00Z"/>
                <w:rFonts w:ascii="Calibri" w:eastAsia="Times New Roman" w:hAnsi="Calibri" w:cs="Calibri"/>
                <w:color w:val="000000"/>
              </w:rPr>
            </w:pPr>
            <w:ins w:id="921" w:author="Jon.Richar" w:date="2024-03-02T11:26:00Z">
              <w:r w:rsidRPr="002C032A">
                <w:rPr>
                  <w:rFonts w:ascii="Calibri" w:eastAsia="Times New Roman" w:hAnsi="Calibri" w:cs="Calibri"/>
                  <w:color w:val="000000"/>
                </w:rPr>
                <w:t>165</w:t>
              </w:r>
            </w:ins>
          </w:p>
        </w:tc>
        <w:tc>
          <w:tcPr>
            <w:tcW w:w="1520" w:type="dxa"/>
            <w:shd w:val="clear" w:color="auto" w:fill="auto"/>
            <w:noWrap/>
            <w:vAlign w:val="bottom"/>
            <w:hideMark/>
          </w:tcPr>
          <w:p w14:paraId="55D5A71B" w14:textId="77777777" w:rsidR="002C032A" w:rsidRPr="002C032A" w:rsidRDefault="002C032A" w:rsidP="002C032A">
            <w:pPr>
              <w:spacing w:after="0" w:line="240" w:lineRule="auto"/>
              <w:jc w:val="right"/>
              <w:rPr>
                <w:ins w:id="922" w:author="Jon.Richar" w:date="2024-03-02T11:26:00Z"/>
                <w:rFonts w:ascii="Calibri" w:eastAsia="Times New Roman" w:hAnsi="Calibri" w:cs="Calibri"/>
                <w:color w:val="000000"/>
              </w:rPr>
            </w:pPr>
            <w:ins w:id="923" w:author="Jon.Richar" w:date="2024-03-02T11:26:00Z">
              <w:r w:rsidRPr="002C032A">
                <w:rPr>
                  <w:rFonts w:ascii="Calibri" w:eastAsia="Times New Roman" w:hAnsi="Calibri" w:cs="Calibri"/>
                  <w:color w:val="000000"/>
                </w:rPr>
                <w:t>674</w:t>
              </w:r>
            </w:ins>
          </w:p>
        </w:tc>
        <w:tc>
          <w:tcPr>
            <w:tcW w:w="1303" w:type="dxa"/>
            <w:shd w:val="clear" w:color="auto" w:fill="auto"/>
            <w:noWrap/>
            <w:vAlign w:val="bottom"/>
            <w:hideMark/>
          </w:tcPr>
          <w:p w14:paraId="00789273" w14:textId="77777777" w:rsidR="002C032A" w:rsidRPr="002C032A" w:rsidRDefault="002C032A" w:rsidP="002C032A">
            <w:pPr>
              <w:spacing w:after="0" w:line="240" w:lineRule="auto"/>
              <w:jc w:val="right"/>
              <w:rPr>
                <w:ins w:id="924" w:author="Jon.Richar" w:date="2024-03-02T11:26:00Z"/>
                <w:rFonts w:ascii="Calibri" w:eastAsia="Times New Roman" w:hAnsi="Calibri" w:cs="Calibri"/>
                <w:color w:val="000000"/>
              </w:rPr>
            </w:pPr>
            <w:ins w:id="925" w:author="Jon.Richar" w:date="2024-03-02T11:26:00Z">
              <w:r w:rsidRPr="002C032A">
                <w:rPr>
                  <w:rFonts w:ascii="Calibri" w:eastAsia="Times New Roman" w:hAnsi="Calibri" w:cs="Calibri"/>
                  <w:color w:val="000000"/>
                </w:rPr>
                <w:t>334</w:t>
              </w:r>
            </w:ins>
          </w:p>
        </w:tc>
      </w:tr>
      <w:tr w:rsidR="00ED59A3" w:rsidRPr="002C032A" w14:paraId="2DDAC766" w14:textId="77777777" w:rsidTr="002C032A">
        <w:trPr>
          <w:trHeight w:val="253"/>
          <w:ins w:id="926" w:author="Jon.Richar" w:date="2024-03-02T11:26:00Z"/>
        </w:trPr>
        <w:tc>
          <w:tcPr>
            <w:tcW w:w="1303" w:type="dxa"/>
            <w:shd w:val="clear" w:color="auto" w:fill="auto"/>
            <w:noWrap/>
            <w:vAlign w:val="bottom"/>
            <w:hideMark/>
          </w:tcPr>
          <w:p w14:paraId="37BC9A96" w14:textId="77777777" w:rsidR="002C032A" w:rsidRPr="002C032A" w:rsidRDefault="002C032A" w:rsidP="002C032A">
            <w:pPr>
              <w:spacing w:after="0" w:line="240" w:lineRule="auto"/>
              <w:jc w:val="right"/>
              <w:rPr>
                <w:ins w:id="927" w:author="Jon.Richar" w:date="2024-03-02T11:26:00Z"/>
                <w:rFonts w:ascii="Calibri" w:eastAsia="Times New Roman" w:hAnsi="Calibri" w:cs="Calibri"/>
                <w:color w:val="000000"/>
              </w:rPr>
            </w:pPr>
            <w:ins w:id="928" w:author="Jon.Richar" w:date="2024-03-02T11:26:00Z">
              <w:r w:rsidRPr="002C032A">
                <w:rPr>
                  <w:rFonts w:ascii="Calibri" w:eastAsia="Times New Roman" w:hAnsi="Calibri" w:cs="Calibri"/>
                  <w:color w:val="000000"/>
                </w:rPr>
                <w:t>2013</w:t>
              </w:r>
            </w:ins>
          </w:p>
        </w:tc>
        <w:tc>
          <w:tcPr>
            <w:tcW w:w="1520" w:type="dxa"/>
            <w:shd w:val="clear" w:color="auto" w:fill="auto"/>
            <w:noWrap/>
            <w:vAlign w:val="bottom"/>
            <w:hideMark/>
          </w:tcPr>
          <w:p w14:paraId="59834F35" w14:textId="77777777" w:rsidR="002C032A" w:rsidRPr="002C032A" w:rsidRDefault="002C032A" w:rsidP="002C032A">
            <w:pPr>
              <w:spacing w:after="0" w:line="240" w:lineRule="auto"/>
              <w:jc w:val="right"/>
              <w:rPr>
                <w:ins w:id="929" w:author="Jon.Richar" w:date="2024-03-02T11:26:00Z"/>
                <w:rFonts w:ascii="Calibri" w:eastAsia="Times New Roman" w:hAnsi="Calibri" w:cs="Calibri"/>
                <w:color w:val="000000"/>
              </w:rPr>
            </w:pPr>
            <w:ins w:id="930" w:author="Jon.Richar" w:date="2024-03-02T11:26:00Z">
              <w:r w:rsidRPr="002C032A">
                <w:rPr>
                  <w:rFonts w:ascii="Calibri" w:eastAsia="Times New Roman" w:hAnsi="Calibri" w:cs="Calibri"/>
                  <w:color w:val="000000"/>
                </w:rPr>
                <w:t>109</w:t>
              </w:r>
            </w:ins>
          </w:p>
        </w:tc>
        <w:tc>
          <w:tcPr>
            <w:tcW w:w="1520" w:type="dxa"/>
            <w:shd w:val="clear" w:color="auto" w:fill="auto"/>
            <w:noWrap/>
            <w:vAlign w:val="bottom"/>
            <w:hideMark/>
          </w:tcPr>
          <w:p w14:paraId="1D829D31" w14:textId="77777777" w:rsidR="002C032A" w:rsidRPr="002C032A" w:rsidRDefault="002C032A" w:rsidP="002C032A">
            <w:pPr>
              <w:spacing w:after="0" w:line="240" w:lineRule="auto"/>
              <w:jc w:val="right"/>
              <w:rPr>
                <w:ins w:id="931" w:author="Jon.Richar" w:date="2024-03-02T11:26:00Z"/>
                <w:rFonts w:ascii="Calibri" w:eastAsia="Times New Roman" w:hAnsi="Calibri" w:cs="Calibri"/>
                <w:color w:val="000000"/>
              </w:rPr>
            </w:pPr>
            <w:ins w:id="932" w:author="Jon.Richar" w:date="2024-03-02T11:26:00Z">
              <w:r w:rsidRPr="002C032A">
                <w:rPr>
                  <w:rFonts w:ascii="Calibri" w:eastAsia="Times New Roman" w:hAnsi="Calibri" w:cs="Calibri"/>
                  <w:color w:val="000000"/>
                </w:rPr>
                <w:t>42</w:t>
              </w:r>
            </w:ins>
          </w:p>
        </w:tc>
        <w:tc>
          <w:tcPr>
            <w:tcW w:w="1520" w:type="dxa"/>
            <w:shd w:val="clear" w:color="auto" w:fill="auto"/>
            <w:noWrap/>
            <w:vAlign w:val="bottom"/>
            <w:hideMark/>
          </w:tcPr>
          <w:p w14:paraId="36D51AB9" w14:textId="77777777" w:rsidR="002C032A" w:rsidRPr="002C032A" w:rsidRDefault="002C032A" w:rsidP="002C032A">
            <w:pPr>
              <w:spacing w:after="0" w:line="240" w:lineRule="auto"/>
              <w:jc w:val="right"/>
              <w:rPr>
                <w:ins w:id="933" w:author="Jon.Richar" w:date="2024-03-02T11:26:00Z"/>
                <w:rFonts w:ascii="Calibri" w:eastAsia="Times New Roman" w:hAnsi="Calibri" w:cs="Calibri"/>
                <w:color w:val="000000"/>
              </w:rPr>
            </w:pPr>
            <w:ins w:id="934" w:author="Jon.Richar" w:date="2024-03-02T11:26:00Z">
              <w:r w:rsidRPr="002C032A">
                <w:rPr>
                  <w:rFonts w:ascii="Calibri" w:eastAsia="Times New Roman" w:hAnsi="Calibri" w:cs="Calibri"/>
                  <w:color w:val="000000"/>
                </w:rPr>
                <w:t>4</w:t>
              </w:r>
            </w:ins>
          </w:p>
        </w:tc>
        <w:tc>
          <w:tcPr>
            <w:tcW w:w="1520" w:type="dxa"/>
            <w:shd w:val="clear" w:color="auto" w:fill="auto"/>
            <w:noWrap/>
            <w:vAlign w:val="bottom"/>
            <w:hideMark/>
          </w:tcPr>
          <w:p w14:paraId="286EEE58" w14:textId="77777777" w:rsidR="002C032A" w:rsidRPr="002C032A" w:rsidRDefault="002C032A" w:rsidP="002C032A">
            <w:pPr>
              <w:spacing w:after="0" w:line="240" w:lineRule="auto"/>
              <w:jc w:val="right"/>
              <w:rPr>
                <w:ins w:id="935" w:author="Jon.Richar" w:date="2024-03-02T11:26:00Z"/>
                <w:rFonts w:ascii="Calibri" w:eastAsia="Times New Roman" w:hAnsi="Calibri" w:cs="Calibri"/>
                <w:color w:val="000000"/>
              </w:rPr>
            </w:pPr>
          </w:p>
        </w:tc>
        <w:tc>
          <w:tcPr>
            <w:tcW w:w="1520" w:type="dxa"/>
            <w:shd w:val="clear" w:color="auto" w:fill="auto"/>
            <w:noWrap/>
            <w:vAlign w:val="bottom"/>
            <w:hideMark/>
          </w:tcPr>
          <w:p w14:paraId="42BA7638" w14:textId="77777777" w:rsidR="002C032A" w:rsidRPr="002C032A" w:rsidRDefault="002C032A" w:rsidP="002C032A">
            <w:pPr>
              <w:spacing w:after="0" w:line="240" w:lineRule="auto"/>
              <w:jc w:val="right"/>
              <w:rPr>
                <w:ins w:id="936" w:author="Jon.Richar" w:date="2024-03-02T11:26:00Z"/>
                <w:rFonts w:ascii="Calibri" w:eastAsia="Times New Roman" w:hAnsi="Calibri" w:cs="Calibri"/>
                <w:color w:val="000000"/>
              </w:rPr>
            </w:pPr>
            <w:ins w:id="937" w:author="Jon.Richar" w:date="2024-03-02T11:26:00Z">
              <w:r w:rsidRPr="002C032A">
                <w:rPr>
                  <w:rFonts w:ascii="Calibri" w:eastAsia="Times New Roman" w:hAnsi="Calibri" w:cs="Calibri"/>
                  <w:color w:val="000000"/>
                </w:rPr>
                <w:t>646</w:t>
              </w:r>
            </w:ins>
          </w:p>
        </w:tc>
        <w:tc>
          <w:tcPr>
            <w:tcW w:w="1303" w:type="dxa"/>
            <w:shd w:val="clear" w:color="auto" w:fill="auto"/>
            <w:noWrap/>
            <w:vAlign w:val="bottom"/>
            <w:hideMark/>
          </w:tcPr>
          <w:p w14:paraId="06560A6E" w14:textId="77777777" w:rsidR="002C032A" w:rsidRPr="002C032A" w:rsidRDefault="002C032A" w:rsidP="002C032A">
            <w:pPr>
              <w:spacing w:after="0" w:line="240" w:lineRule="auto"/>
              <w:jc w:val="right"/>
              <w:rPr>
                <w:ins w:id="938" w:author="Jon.Richar" w:date="2024-03-02T11:26:00Z"/>
                <w:rFonts w:ascii="Calibri" w:eastAsia="Times New Roman" w:hAnsi="Calibri" w:cs="Calibri"/>
                <w:color w:val="000000"/>
              </w:rPr>
            </w:pPr>
            <w:ins w:id="939" w:author="Jon.Richar" w:date="2024-03-02T11:26:00Z">
              <w:r w:rsidRPr="002C032A">
                <w:rPr>
                  <w:rFonts w:ascii="Calibri" w:eastAsia="Times New Roman" w:hAnsi="Calibri" w:cs="Calibri"/>
                  <w:color w:val="000000"/>
                </w:rPr>
                <w:t>232</w:t>
              </w:r>
            </w:ins>
          </w:p>
        </w:tc>
      </w:tr>
      <w:tr w:rsidR="00ED59A3" w:rsidRPr="002C032A" w14:paraId="04AEB2F5" w14:textId="77777777" w:rsidTr="002C032A">
        <w:trPr>
          <w:trHeight w:val="253"/>
          <w:ins w:id="940" w:author="Jon.Richar" w:date="2024-03-02T11:26:00Z"/>
        </w:trPr>
        <w:tc>
          <w:tcPr>
            <w:tcW w:w="1303" w:type="dxa"/>
            <w:shd w:val="clear" w:color="auto" w:fill="auto"/>
            <w:noWrap/>
            <w:vAlign w:val="bottom"/>
            <w:hideMark/>
          </w:tcPr>
          <w:p w14:paraId="3D2058B1" w14:textId="77777777" w:rsidR="002C032A" w:rsidRPr="002C032A" w:rsidRDefault="002C032A" w:rsidP="002C032A">
            <w:pPr>
              <w:spacing w:after="0" w:line="240" w:lineRule="auto"/>
              <w:jc w:val="right"/>
              <w:rPr>
                <w:ins w:id="941" w:author="Jon.Richar" w:date="2024-03-02T11:26:00Z"/>
                <w:rFonts w:ascii="Calibri" w:eastAsia="Times New Roman" w:hAnsi="Calibri" w:cs="Calibri"/>
                <w:color w:val="000000"/>
              </w:rPr>
            </w:pPr>
            <w:ins w:id="942" w:author="Jon.Richar" w:date="2024-03-02T11:26:00Z">
              <w:r w:rsidRPr="002C032A">
                <w:rPr>
                  <w:rFonts w:ascii="Calibri" w:eastAsia="Times New Roman" w:hAnsi="Calibri" w:cs="Calibri"/>
                  <w:color w:val="000000"/>
                </w:rPr>
                <w:t>2014</w:t>
              </w:r>
            </w:ins>
          </w:p>
        </w:tc>
        <w:tc>
          <w:tcPr>
            <w:tcW w:w="1520" w:type="dxa"/>
            <w:shd w:val="clear" w:color="auto" w:fill="auto"/>
            <w:noWrap/>
            <w:vAlign w:val="bottom"/>
            <w:hideMark/>
          </w:tcPr>
          <w:p w14:paraId="1CF74077" w14:textId="77777777" w:rsidR="002C032A" w:rsidRPr="002C032A" w:rsidRDefault="002C032A" w:rsidP="002C032A">
            <w:pPr>
              <w:spacing w:after="0" w:line="240" w:lineRule="auto"/>
              <w:jc w:val="right"/>
              <w:rPr>
                <w:ins w:id="943" w:author="Jon.Richar" w:date="2024-03-02T11:26:00Z"/>
                <w:rFonts w:ascii="Calibri" w:eastAsia="Times New Roman" w:hAnsi="Calibri" w:cs="Calibri"/>
                <w:color w:val="000000"/>
              </w:rPr>
            </w:pPr>
          </w:p>
        </w:tc>
        <w:tc>
          <w:tcPr>
            <w:tcW w:w="1520" w:type="dxa"/>
            <w:shd w:val="clear" w:color="auto" w:fill="auto"/>
            <w:noWrap/>
            <w:vAlign w:val="bottom"/>
            <w:hideMark/>
          </w:tcPr>
          <w:p w14:paraId="5470D79E" w14:textId="77777777" w:rsidR="002C032A" w:rsidRPr="002C032A" w:rsidRDefault="002C032A" w:rsidP="002C032A">
            <w:pPr>
              <w:spacing w:after="0" w:line="240" w:lineRule="auto"/>
              <w:rPr>
                <w:ins w:id="944"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080C9FB2" w14:textId="77777777" w:rsidR="002C032A" w:rsidRPr="002C032A" w:rsidRDefault="002C032A" w:rsidP="002C032A">
            <w:pPr>
              <w:spacing w:after="0" w:line="240" w:lineRule="auto"/>
              <w:jc w:val="right"/>
              <w:rPr>
                <w:ins w:id="945" w:author="Jon.Richar" w:date="2024-03-02T11:26:00Z"/>
                <w:rFonts w:ascii="Calibri" w:eastAsia="Times New Roman" w:hAnsi="Calibri" w:cs="Calibri"/>
                <w:color w:val="000000"/>
              </w:rPr>
            </w:pPr>
            <w:ins w:id="946" w:author="Jon.Richar" w:date="2024-03-02T11:26:00Z">
              <w:r w:rsidRPr="002C032A">
                <w:rPr>
                  <w:rFonts w:ascii="Calibri" w:eastAsia="Times New Roman" w:hAnsi="Calibri" w:cs="Calibri"/>
                  <w:color w:val="000000"/>
                </w:rPr>
                <w:t>503</w:t>
              </w:r>
            </w:ins>
          </w:p>
        </w:tc>
        <w:tc>
          <w:tcPr>
            <w:tcW w:w="1520" w:type="dxa"/>
            <w:shd w:val="clear" w:color="auto" w:fill="auto"/>
            <w:noWrap/>
            <w:vAlign w:val="bottom"/>
            <w:hideMark/>
          </w:tcPr>
          <w:p w14:paraId="6757143A" w14:textId="77777777" w:rsidR="002C032A" w:rsidRPr="002C032A" w:rsidRDefault="002C032A" w:rsidP="002C032A">
            <w:pPr>
              <w:spacing w:after="0" w:line="240" w:lineRule="auto"/>
              <w:jc w:val="right"/>
              <w:rPr>
                <w:ins w:id="947" w:author="Jon.Richar" w:date="2024-03-02T11:26:00Z"/>
                <w:rFonts w:ascii="Calibri" w:eastAsia="Times New Roman" w:hAnsi="Calibri" w:cs="Calibri"/>
                <w:color w:val="000000"/>
              </w:rPr>
            </w:pPr>
            <w:ins w:id="948" w:author="Jon.Richar" w:date="2024-03-02T11:26:00Z">
              <w:r w:rsidRPr="002C032A">
                <w:rPr>
                  <w:rFonts w:ascii="Calibri" w:eastAsia="Times New Roman" w:hAnsi="Calibri" w:cs="Calibri"/>
                  <w:color w:val="000000"/>
                </w:rPr>
                <w:t>225</w:t>
              </w:r>
            </w:ins>
          </w:p>
        </w:tc>
        <w:tc>
          <w:tcPr>
            <w:tcW w:w="1520" w:type="dxa"/>
            <w:shd w:val="clear" w:color="auto" w:fill="auto"/>
            <w:noWrap/>
            <w:vAlign w:val="bottom"/>
            <w:hideMark/>
          </w:tcPr>
          <w:p w14:paraId="12AFE77D" w14:textId="77777777" w:rsidR="002C032A" w:rsidRPr="002C032A" w:rsidRDefault="002C032A" w:rsidP="002C032A">
            <w:pPr>
              <w:spacing w:after="0" w:line="240" w:lineRule="auto"/>
              <w:jc w:val="right"/>
              <w:rPr>
                <w:ins w:id="949" w:author="Jon.Richar" w:date="2024-03-02T11:26:00Z"/>
                <w:rFonts w:ascii="Calibri" w:eastAsia="Times New Roman" w:hAnsi="Calibri" w:cs="Calibri"/>
                <w:color w:val="000000"/>
              </w:rPr>
            </w:pPr>
          </w:p>
        </w:tc>
        <w:tc>
          <w:tcPr>
            <w:tcW w:w="1303" w:type="dxa"/>
            <w:shd w:val="clear" w:color="auto" w:fill="auto"/>
            <w:noWrap/>
            <w:vAlign w:val="bottom"/>
            <w:hideMark/>
          </w:tcPr>
          <w:p w14:paraId="015067E7" w14:textId="77777777" w:rsidR="002C032A" w:rsidRPr="002C032A" w:rsidRDefault="002C032A" w:rsidP="002C032A">
            <w:pPr>
              <w:spacing w:after="0" w:line="240" w:lineRule="auto"/>
              <w:rPr>
                <w:ins w:id="950" w:author="Jon.Richar" w:date="2024-03-02T11:26:00Z"/>
                <w:rFonts w:ascii="Times New Roman" w:eastAsia="Times New Roman" w:hAnsi="Times New Roman" w:cs="Times New Roman"/>
                <w:sz w:val="20"/>
                <w:szCs w:val="20"/>
              </w:rPr>
            </w:pPr>
          </w:p>
        </w:tc>
      </w:tr>
      <w:tr w:rsidR="00ED59A3" w:rsidRPr="002C032A" w14:paraId="57283E06" w14:textId="77777777" w:rsidTr="002C032A">
        <w:trPr>
          <w:trHeight w:val="253"/>
          <w:ins w:id="951" w:author="Jon.Richar" w:date="2024-03-02T11:26:00Z"/>
        </w:trPr>
        <w:tc>
          <w:tcPr>
            <w:tcW w:w="1303" w:type="dxa"/>
            <w:shd w:val="clear" w:color="auto" w:fill="auto"/>
            <w:noWrap/>
            <w:vAlign w:val="bottom"/>
            <w:hideMark/>
          </w:tcPr>
          <w:p w14:paraId="3D1410A9" w14:textId="77777777" w:rsidR="002C032A" w:rsidRPr="002C032A" w:rsidRDefault="002C032A" w:rsidP="002C032A">
            <w:pPr>
              <w:spacing w:after="0" w:line="240" w:lineRule="auto"/>
              <w:jc w:val="right"/>
              <w:rPr>
                <w:ins w:id="952" w:author="Jon.Richar" w:date="2024-03-02T11:26:00Z"/>
                <w:rFonts w:ascii="Calibri" w:eastAsia="Times New Roman" w:hAnsi="Calibri" w:cs="Calibri"/>
                <w:color w:val="000000"/>
              </w:rPr>
            </w:pPr>
            <w:ins w:id="953" w:author="Jon.Richar" w:date="2024-03-02T11:26:00Z">
              <w:r w:rsidRPr="002C032A">
                <w:rPr>
                  <w:rFonts w:ascii="Calibri" w:eastAsia="Times New Roman" w:hAnsi="Calibri" w:cs="Calibri"/>
                  <w:color w:val="000000"/>
                </w:rPr>
                <w:t>2015</w:t>
              </w:r>
            </w:ins>
          </w:p>
        </w:tc>
        <w:tc>
          <w:tcPr>
            <w:tcW w:w="1520" w:type="dxa"/>
            <w:shd w:val="clear" w:color="auto" w:fill="auto"/>
            <w:noWrap/>
            <w:vAlign w:val="bottom"/>
            <w:hideMark/>
          </w:tcPr>
          <w:p w14:paraId="45CFF673" w14:textId="77777777" w:rsidR="002C032A" w:rsidRPr="002C032A" w:rsidRDefault="002C032A" w:rsidP="002C032A">
            <w:pPr>
              <w:spacing w:after="0" w:line="240" w:lineRule="auto"/>
              <w:jc w:val="right"/>
              <w:rPr>
                <w:ins w:id="954" w:author="Jon.Richar" w:date="2024-03-02T11:26:00Z"/>
                <w:rFonts w:ascii="Calibri" w:eastAsia="Times New Roman" w:hAnsi="Calibri" w:cs="Calibri"/>
                <w:color w:val="000000"/>
              </w:rPr>
            </w:pPr>
            <w:ins w:id="955" w:author="Jon.Richar" w:date="2024-03-02T11:26:00Z">
              <w:r w:rsidRPr="002C032A">
                <w:rPr>
                  <w:rFonts w:ascii="Calibri" w:eastAsia="Times New Roman" w:hAnsi="Calibri" w:cs="Calibri"/>
                  <w:color w:val="000000"/>
                </w:rPr>
                <w:t>146</w:t>
              </w:r>
            </w:ins>
          </w:p>
        </w:tc>
        <w:tc>
          <w:tcPr>
            <w:tcW w:w="1520" w:type="dxa"/>
            <w:shd w:val="clear" w:color="auto" w:fill="auto"/>
            <w:noWrap/>
            <w:vAlign w:val="bottom"/>
            <w:hideMark/>
          </w:tcPr>
          <w:p w14:paraId="562E6634" w14:textId="77777777" w:rsidR="002C032A" w:rsidRPr="002C032A" w:rsidRDefault="002C032A" w:rsidP="002C032A">
            <w:pPr>
              <w:spacing w:after="0" w:line="240" w:lineRule="auto"/>
              <w:jc w:val="right"/>
              <w:rPr>
                <w:ins w:id="956" w:author="Jon.Richar" w:date="2024-03-02T11:26:00Z"/>
                <w:rFonts w:ascii="Calibri" w:eastAsia="Times New Roman" w:hAnsi="Calibri" w:cs="Calibri"/>
                <w:color w:val="000000"/>
              </w:rPr>
            </w:pPr>
            <w:ins w:id="957" w:author="Jon.Richar" w:date="2024-03-02T11:26:00Z">
              <w:r w:rsidRPr="002C032A">
                <w:rPr>
                  <w:rFonts w:ascii="Calibri" w:eastAsia="Times New Roman" w:hAnsi="Calibri" w:cs="Calibri"/>
                  <w:color w:val="000000"/>
                </w:rPr>
                <w:t>17</w:t>
              </w:r>
            </w:ins>
          </w:p>
        </w:tc>
        <w:tc>
          <w:tcPr>
            <w:tcW w:w="1520" w:type="dxa"/>
            <w:shd w:val="clear" w:color="auto" w:fill="auto"/>
            <w:noWrap/>
            <w:vAlign w:val="bottom"/>
            <w:hideMark/>
          </w:tcPr>
          <w:p w14:paraId="4D13BD38" w14:textId="77777777" w:rsidR="002C032A" w:rsidRPr="002C032A" w:rsidRDefault="002C032A" w:rsidP="002C032A">
            <w:pPr>
              <w:spacing w:after="0" w:line="240" w:lineRule="auto"/>
              <w:jc w:val="right"/>
              <w:rPr>
                <w:ins w:id="958" w:author="Jon.Richar" w:date="2024-03-02T11:26:00Z"/>
                <w:rFonts w:ascii="Calibri" w:eastAsia="Times New Roman" w:hAnsi="Calibri" w:cs="Calibri"/>
                <w:color w:val="000000"/>
              </w:rPr>
            </w:pPr>
          </w:p>
        </w:tc>
        <w:tc>
          <w:tcPr>
            <w:tcW w:w="1520" w:type="dxa"/>
            <w:shd w:val="clear" w:color="auto" w:fill="auto"/>
            <w:noWrap/>
            <w:vAlign w:val="bottom"/>
            <w:hideMark/>
          </w:tcPr>
          <w:p w14:paraId="094EEF81" w14:textId="77777777" w:rsidR="002C032A" w:rsidRPr="002C032A" w:rsidRDefault="002C032A" w:rsidP="002C032A">
            <w:pPr>
              <w:spacing w:after="0" w:line="240" w:lineRule="auto"/>
              <w:rPr>
                <w:ins w:id="959"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3446D964" w14:textId="77777777" w:rsidR="002C032A" w:rsidRPr="002C032A" w:rsidRDefault="002C032A" w:rsidP="002C032A">
            <w:pPr>
              <w:spacing w:after="0" w:line="240" w:lineRule="auto"/>
              <w:jc w:val="right"/>
              <w:rPr>
                <w:ins w:id="960" w:author="Jon.Richar" w:date="2024-03-02T11:26:00Z"/>
                <w:rFonts w:ascii="Calibri" w:eastAsia="Times New Roman" w:hAnsi="Calibri" w:cs="Calibri"/>
                <w:color w:val="000000"/>
              </w:rPr>
            </w:pPr>
            <w:ins w:id="961" w:author="Jon.Richar" w:date="2024-03-02T11:26:00Z">
              <w:r w:rsidRPr="002C032A">
                <w:rPr>
                  <w:rFonts w:ascii="Calibri" w:eastAsia="Times New Roman" w:hAnsi="Calibri" w:cs="Calibri"/>
                  <w:color w:val="000000"/>
                </w:rPr>
                <w:t>337</w:t>
              </w:r>
            </w:ins>
          </w:p>
        </w:tc>
        <w:tc>
          <w:tcPr>
            <w:tcW w:w="1303" w:type="dxa"/>
            <w:shd w:val="clear" w:color="auto" w:fill="auto"/>
            <w:noWrap/>
            <w:vAlign w:val="bottom"/>
            <w:hideMark/>
          </w:tcPr>
          <w:p w14:paraId="1D0EADA4" w14:textId="77777777" w:rsidR="002C032A" w:rsidRPr="002C032A" w:rsidRDefault="002C032A" w:rsidP="002C032A">
            <w:pPr>
              <w:spacing w:after="0" w:line="240" w:lineRule="auto"/>
              <w:jc w:val="right"/>
              <w:rPr>
                <w:ins w:id="962" w:author="Jon.Richar" w:date="2024-03-02T11:26:00Z"/>
                <w:rFonts w:ascii="Calibri" w:eastAsia="Times New Roman" w:hAnsi="Calibri" w:cs="Calibri"/>
                <w:color w:val="000000"/>
              </w:rPr>
            </w:pPr>
            <w:ins w:id="963" w:author="Jon.Richar" w:date="2024-03-02T11:26:00Z">
              <w:r w:rsidRPr="002C032A">
                <w:rPr>
                  <w:rFonts w:ascii="Calibri" w:eastAsia="Times New Roman" w:hAnsi="Calibri" w:cs="Calibri"/>
                  <w:color w:val="000000"/>
                </w:rPr>
                <w:t>328</w:t>
              </w:r>
            </w:ins>
          </w:p>
        </w:tc>
      </w:tr>
      <w:tr w:rsidR="00ED59A3" w:rsidRPr="002C032A" w14:paraId="015AAC3C" w14:textId="77777777" w:rsidTr="002C032A">
        <w:trPr>
          <w:trHeight w:val="253"/>
          <w:ins w:id="964" w:author="Jon.Richar" w:date="2024-03-02T11:26:00Z"/>
        </w:trPr>
        <w:tc>
          <w:tcPr>
            <w:tcW w:w="1303" w:type="dxa"/>
            <w:shd w:val="clear" w:color="auto" w:fill="auto"/>
            <w:noWrap/>
            <w:vAlign w:val="bottom"/>
            <w:hideMark/>
          </w:tcPr>
          <w:p w14:paraId="3DE05707" w14:textId="77777777" w:rsidR="002C032A" w:rsidRPr="002C032A" w:rsidRDefault="002C032A" w:rsidP="002C032A">
            <w:pPr>
              <w:spacing w:after="0" w:line="240" w:lineRule="auto"/>
              <w:jc w:val="right"/>
              <w:rPr>
                <w:ins w:id="965" w:author="Jon.Richar" w:date="2024-03-02T11:26:00Z"/>
                <w:rFonts w:ascii="Calibri" w:eastAsia="Times New Roman" w:hAnsi="Calibri" w:cs="Calibri"/>
                <w:color w:val="000000"/>
              </w:rPr>
            </w:pPr>
            <w:ins w:id="966" w:author="Jon.Richar" w:date="2024-03-02T11:26:00Z">
              <w:r w:rsidRPr="002C032A">
                <w:rPr>
                  <w:rFonts w:ascii="Calibri" w:eastAsia="Times New Roman" w:hAnsi="Calibri" w:cs="Calibri"/>
                  <w:color w:val="000000"/>
                </w:rPr>
                <w:t>2016</w:t>
              </w:r>
            </w:ins>
          </w:p>
        </w:tc>
        <w:tc>
          <w:tcPr>
            <w:tcW w:w="1520" w:type="dxa"/>
            <w:shd w:val="clear" w:color="auto" w:fill="auto"/>
            <w:noWrap/>
            <w:vAlign w:val="bottom"/>
            <w:hideMark/>
          </w:tcPr>
          <w:p w14:paraId="62778221" w14:textId="77777777" w:rsidR="002C032A" w:rsidRPr="002C032A" w:rsidRDefault="002C032A" w:rsidP="002C032A">
            <w:pPr>
              <w:spacing w:after="0" w:line="240" w:lineRule="auto"/>
              <w:jc w:val="right"/>
              <w:rPr>
                <w:ins w:id="967" w:author="Jon.Richar" w:date="2024-03-02T11:26:00Z"/>
                <w:rFonts w:ascii="Calibri" w:eastAsia="Times New Roman" w:hAnsi="Calibri" w:cs="Calibri"/>
                <w:color w:val="000000"/>
              </w:rPr>
            </w:pPr>
          </w:p>
        </w:tc>
        <w:tc>
          <w:tcPr>
            <w:tcW w:w="1520" w:type="dxa"/>
            <w:shd w:val="clear" w:color="auto" w:fill="auto"/>
            <w:noWrap/>
            <w:vAlign w:val="bottom"/>
            <w:hideMark/>
          </w:tcPr>
          <w:p w14:paraId="1DC81CFC" w14:textId="77777777" w:rsidR="002C032A" w:rsidRPr="002C032A" w:rsidRDefault="002C032A" w:rsidP="002C032A">
            <w:pPr>
              <w:spacing w:after="0" w:line="240" w:lineRule="auto"/>
              <w:rPr>
                <w:ins w:id="968"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210C9FBA" w14:textId="77777777" w:rsidR="002C032A" w:rsidRPr="002C032A" w:rsidRDefault="002C032A" w:rsidP="002C032A">
            <w:pPr>
              <w:spacing w:after="0" w:line="240" w:lineRule="auto"/>
              <w:jc w:val="right"/>
              <w:rPr>
                <w:ins w:id="969" w:author="Jon.Richar" w:date="2024-03-02T11:26:00Z"/>
                <w:rFonts w:ascii="Calibri" w:eastAsia="Times New Roman" w:hAnsi="Calibri" w:cs="Calibri"/>
                <w:color w:val="000000"/>
              </w:rPr>
            </w:pPr>
            <w:ins w:id="970" w:author="Jon.Richar" w:date="2024-03-02T11:26:00Z">
              <w:r w:rsidRPr="002C032A">
                <w:rPr>
                  <w:rFonts w:ascii="Calibri" w:eastAsia="Times New Roman" w:hAnsi="Calibri" w:cs="Calibri"/>
                  <w:color w:val="000000"/>
                </w:rPr>
                <w:t>253</w:t>
              </w:r>
            </w:ins>
          </w:p>
        </w:tc>
        <w:tc>
          <w:tcPr>
            <w:tcW w:w="1520" w:type="dxa"/>
            <w:shd w:val="clear" w:color="auto" w:fill="auto"/>
            <w:noWrap/>
            <w:vAlign w:val="bottom"/>
            <w:hideMark/>
          </w:tcPr>
          <w:p w14:paraId="7C58748A" w14:textId="77777777" w:rsidR="002C032A" w:rsidRPr="002C032A" w:rsidRDefault="002C032A" w:rsidP="002C032A">
            <w:pPr>
              <w:spacing w:after="0" w:line="240" w:lineRule="auto"/>
              <w:jc w:val="right"/>
              <w:rPr>
                <w:ins w:id="971" w:author="Jon.Richar" w:date="2024-03-02T11:26:00Z"/>
                <w:rFonts w:ascii="Calibri" w:eastAsia="Times New Roman" w:hAnsi="Calibri" w:cs="Calibri"/>
                <w:color w:val="000000"/>
              </w:rPr>
            </w:pPr>
            <w:ins w:id="972" w:author="Jon.Richar" w:date="2024-03-02T11:26:00Z">
              <w:r w:rsidRPr="002C032A">
                <w:rPr>
                  <w:rFonts w:ascii="Calibri" w:eastAsia="Times New Roman" w:hAnsi="Calibri" w:cs="Calibri"/>
                  <w:color w:val="000000"/>
                </w:rPr>
                <w:t>349</w:t>
              </w:r>
            </w:ins>
          </w:p>
        </w:tc>
        <w:tc>
          <w:tcPr>
            <w:tcW w:w="1520" w:type="dxa"/>
            <w:shd w:val="clear" w:color="auto" w:fill="auto"/>
            <w:noWrap/>
            <w:vAlign w:val="bottom"/>
            <w:hideMark/>
          </w:tcPr>
          <w:p w14:paraId="687BC765" w14:textId="77777777" w:rsidR="002C032A" w:rsidRPr="002C032A" w:rsidRDefault="002C032A" w:rsidP="002C032A">
            <w:pPr>
              <w:spacing w:after="0" w:line="240" w:lineRule="auto"/>
              <w:jc w:val="right"/>
              <w:rPr>
                <w:ins w:id="973" w:author="Jon.Richar" w:date="2024-03-02T11:26:00Z"/>
                <w:rFonts w:ascii="Calibri" w:eastAsia="Times New Roman" w:hAnsi="Calibri" w:cs="Calibri"/>
                <w:color w:val="000000"/>
              </w:rPr>
            </w:pPr>
          </w:p>
        </w:tc>
        <w:tc>
          <w:tcPr>
            <w:tcW w:w="1303" w:type="dxa"/>
            <w:shd w:val="clear" w:color="auto" w:fill="auto"/>
            <w:noWrap/>
            <w:vAlign w:val="bottom"/>
            <w:hideMark/>
          </w:tcPr>
          <w:p w14:paraId="6F9D51DE" w14:textId="77777777" w:rsidR="002C032A" w:rsidRPr="002C032A" w:rsidRDefault="002C032A" w:rsidP="002C032A">
            <w:pPr>
              <w:spacing w:after="0" w:line="240" w:lineRule="auto"/>
              <w:rPr>
                <w:ins w:id="974" w:author="Jon.Richar" w:date="2024-03-02T11:26:00Z"/>
                <w:rFonts w:ascii="Times New Roman" w:eastAsia="Times New Roman" w:hAnsi="Times New Roman" w:cs="Times New Roman"/>
                <w:sz w:val="20"/>
                <w:szCs w:val="20"/>
              </w:rPr>
            </w:pPr>
          </w:p>
        </w:tc>
      </w:tr>
      <w:tr w:rsidR="00ED59A3" w:rsidRPr="002C032A" w14:paraId="0BDFD23D" w14:textId="77777777" w:rsidTr="002C032A">
        <w:trPr>
          <w:trHeight w:val="253"/>
          <w:ins w:id="975" w:author="Jon.Richar" w:date="2024-03-02T11:26:00Z"/>
        </w:trPr>
        <w:tc>
          <w:tcPr>
            <w:tcW w:w="1303" w:type="dxa"/>
            <w:shd w:val="clear" w:color="auto" w:fill="auto"/>
            <w:noWrap/>
            <w:vAlign w:val="bottom"/>
            <w:hideMark/>
          </w:tcPr>
          <w:p w14:paraId="0E8E3392" w14:textId="77777777" w:rsidR="002C032A" w:rsidRPr="002C032A" w:rsidRDefault="002C032A" w:rsidP="002C032A">
            <w:pPr>
              <w:spacing w:after="0" w:line="240" w:lineRule="auto"/>
              <w:jc w:val="right"/>
              <w:rPr>
                <w:ins w:id="976" w:author="Jon.Richar" w:date="2024-03-02T11:26:00Z"/>
                <w:rFonts w:ascii="Calibri" w:eastAsia="Times New Roman" w:hAnsi="Calibri" w:cs="Calibri"/>
                <w:color w:val="000000"/>
              </w:rPr>
            </w:pPr>
            <w:ins w:id="977" w:author="Jon.Richar" w:date="2024-03-02T11:26:00Z">
              <w:r w:rsidRPr="002C032A">
                <w:rPr>
                  <w:rFonts w:ascii="Calibri" w:eastAsia="Times New Roman" w:hAnsi="Calibri" w:cs="Calibri"/>
                  <w:color w:val="000000"/>
                </w:rPr>
                <w:t>2017</w:t>
              </w:r>
            </w:ins>
          </w:p>
        </w:tc>
        <w:tc>
          <w:tcPr>
            <w:tcW w:w="1520" w:type="dxa"/>
            <w:shd w:val="clear" w:color="auto" w:fill="auto"/>
            <w:noWrap/>
            <w:vAlign w:val="bottom"/>
            <w:hideMark/>
          </w:tcPr>
          <w:p w14:paraId="005D1D3E" w14:textId="77777777" w:rsidR="002C032A" w:rsidRPr="002C032A" w:rsidRDefault="002C032A" w:rsidP="002C032A">
            <w:pPr>
              <w:spacing w:after="0" w:line="240" w:lineRule="auto"/>
              <w:jc w:val="right"/>
              <w:rPr>
                <w:ins w:id="978" w:author="Jon.Richar" w:date="2024-03-02T11:26:00Z"/>
                <w:rFonts w:ascii="Calibri" w:eastAsia="Times New Roman" w:hAnsi="Calibri" w:cs="Calibri"/>
                <w:color w:val="000000"/>
              </w:rPr>
            </w:pPr>
            <w:ins w:id="979" w:author="Jon.Richar" w:date="2024-03-02T11:26:00Z">
              <w:r w:rsidRPr="002C032A">
                <w:rPr>
                  <w:rFonts w:ascii="Calibri" w:eastAsia="Times New Roman" w:hAnsi="Calibri" w:cs="Calibri"/>
                  <w:color w:val="000000"/>
                </w:rPr>
                <w:t>160</w:t>
              </w:r>
            </w:ins>
          </w:p>
        </w:tc>
        <w:tc>
          <w:tcPr>
            <w:tcW w:w="1520" w:type="dxa"/>
            <w:shd w:val="clear" w:color="auto" w:fill="auto"/>
            <w:noWrap/>
            <w:vAlign w:val="bottom"/>
            <w:hideMark/>
          </w:tcPr>
          <w:p w14:paraId="0F379128" w14:textId="77777777" w:rsidR="002C032A" w:rsidRPr="002C032A" w:rsidRDefault="002C032A" w:rsidP="002C032A">
            <w:pPr>
              <w:spacing w:after="0" w:line="240" w:lineRule="auto"/>
              <w:jc w:val="right"/>
              <w:rPr>
                <w:ins w:id="980" w:author="Jon.Richar" w:date="2024-03-02T11:26:00Z"/>
                <w:rFonts w:ascii="Calibri" w:eastAsia="Times New Roman" w:hAnsi="Calibri" w:cs="Calibri"/>
                <w:color w:val="000000"/>
              </w:rPr>
            </w:pPr>
            <w:ins w:id="981" w:author="Jon.Richar" w:date="2024-03-02T11:26:00Z">
              <w:r w:rsidRPr="002C032A">
                <w:rPr>
                  <w:rFonts w:ascii="Calibri" w:eastAsia="Times New Roman" w:hAnsi="Calibri" w:cs="Calibri"/>
                  <w:color w:val="000000"/>
                </w:rPr>
                <w:t>38</w:t>
              </w:r>
            </w:ins>
          </w:p>
        </w:tc>
        <w:tc>
          <w:tcPr>
            <w:tcW w:w="1520" w:type="dxa"/>
            <w:shd w:val="clear" w:color="auto" w:fill="auto"/>
            <w:noWrap/>
            <w:vAlign w:val="bottom"/>
            <w:hideMark/>
          </w:tcPr>
          <w:p w14:paraId="61C85B26" w14:textId="77777777" w:rsidR="002C032A" w:rsidRPr="002C032A" w:rsidRDefault="002C032A" w:rsidP="002C032A">
            <w:pPr>
              <w:spacing w:after="0" w:line="240" w:lineRule="auto"/>
              <w:jc w:val="right"/>
              <w:rPr>
                <w:ins w:id="982" w:author="Jon.Richar" w:date="2024-03-02T11:26:00Z"/>
                <w:rFonts w:ascii="Calibri" w:eastAsia="Times New Roman" w:hAnsi="Calibri" w:cs="Calibri"/>
                <w:color w:val="000000"/>
              </w:rPr>
            </w:pPr>
            <w:ins w:id="983" w:author="Jon.Richar" w:date="2024-03-02T11:26:00Z">
              <w:r w:rsidRPr="002C032A">
                <w:rPr>
                  <w:rFonts w:ascii="Calibri" w:eastAsia="Times New Roman" w:hAnsi="Calibri" w:cs="Calibri"/>
                  <w:color w:val="000000"/>
                </w:rPr>
                <w:t>120</w:t>
              </w:r>
            </w:ins>
          </w:p>
        </w:tc>
        <w:tc>
          <w:tcPr>
            <w:tcW w:w="1520" w:type="dxa"/>
            <w:shd w:val="clear" w:color="auto" w:fill="auto"/>
            <w:noWrap/>
            <w:vAlign w:val="bottom"/>
            <w:hideMark/>
          </w:tcPr>
          <w:p w14:paraId="5E5DA66D" w14:textId="77777777" w:rsidR="002C032A" w:rsidRPr="002C032A" w:rsidRDefault="002C032A" w:rsidP="002C032A">
            <w:pPr>
              <w:spacing w:after="0" w:line="240" w:lineRule="auto"/>
              <w:jc w:val="right"/>
              <w:rPr>
                <w:ins w:id="984" w:author="Jon.Richar" w:date="2024-03-02T11:26:00Z"/>
                <w:rFonts w:ascii="Calibri" w:eastAsia="Times New Roman" w:hAnsi="Calibri" w:cs="Calibri"/>
                <w:color w:val="000000"/>
              </w:rPr>
            </w:pPr>
            <w:ins w:id="985" w:author="Jon.Richar" w:date="2024-03-02T11:26:00Z">
              <w:r w:rsidRPr="002C032A">
                <w:rPr>
                  <w:rFonts w:ascii="Calibri" w:eastAsia="Times New Roman" w:hAnsi="Calibri" w:cs="Calibri"/>
                  <w:color w:val="000000"/>
                </w:rPr>
                <w:t>265</w:t>
              </w:r>
            </w:ins>
          </w:p>
        </w:tc>
        <w:tc>
          <w:tcPr>
            <w:tcW w:w="1520" w:type="dxa"/>
            <w:shd w:val="clear" w:color="auto" w:fill="auto"/>
            <w:noWrap/>
            <w:vAlign w:val="bottom"/>
            <w:hideMark/>
          </w:tcPr>
          <w:p w14:paraId="49C68142" w14:textId="77777777" w:rsidR="002C032A" w:rsidRPr="002C032A" w:rsidRDefault="002C032A" w:rsidP="002C032A">
            <w:pPr>
              <w:spacing w:after="0" w:line="240" w:lineRule="auto"/>
              <w:jc w:val="right"/>
              <w:rPr>
                <w:ins w:id="986" w:author="Jon.Richar" w:date="2024-03-02T11:26:00Z"/>
                <w:rFonts w:ascii="Calibri" w:eastAsia="Times New Roman" w:hAnsi="Calibri" w:cs="Calibri"/>
                <w:color w:val="000000"/>
              </w:rPr>
            </w:pPr>
            <w:ins w:id="987" w:author="Jon.Richar" w:date="2024-03-02T11:26:00Z">
              <w:r w:rsidRPr="002C032A">
                <w:rPr>
                  <w:rFonts w:ascii="Calibri" w:eastAsia="Times New Roman" w:hAnsi="Calibri" w:cs="Calibri"/>
                  <w:color w:val="000000"/>
                </w:rPr>
                <w:t>555</w:t>
              </w:r>
            </w:ins>
          </w:p>
        </w:tc>
        <w:tc>
          <w:tcPr>
            <w:tcW w:w="1303" w:type="dxa"/>
            <w:shd w:val="clear" w:color="auto" w:fill="auto"/>
            <w:noWrap/>
            <w:vAlign w:val="bottom"/>
            <w:hideMark/>
          </w:tcPr>
          <w:p w14:paraId="5F599CC3" w14:textId="77777777" w:rsidR="002C032A" w:rsidRPr="002C032A" w:rsidRDefault="002C032A" w:rsidP="002C032A">
            <w:pPr>
              <w:spacing w:after="0" w:line="240" w:lineRule="auto"/>
              <w:jc w:val="right"/>
              <w:rPr>
                <w:ins w:id="988" w:author="Jon.Richar" w:date="2024-03-02T11:26:00Z"/>
                <w:rFonts w:ascii="Calibri" w:eastAsia="Times New Roman" w:hAnsi="Calibri" w:cs="Calibri"/>
                <w:color w:val="000000"/>
              </w:rPr>
            </w:pPr>
            <w:ins w:id="989" w:author="Jon.Richar" w:date="2024-03-02T11:26:00Z">
              <w:r w:rsidRPr="002C032A">
                <w:rPr>
                  <w:rFonts w:ascii="Calibri" w:eastAsia="Times New Roman" w:hAnsi="Calibri" w:cs="Calibri"/>
                  <w:color w:val="000000"/>
                </w:rPr>
                <w:t>301</w:t>
              </w:r>
            </w:ins>
          </w:p>
        </w:tc>
      </w:tr>
      <w:tr w:rsidR="00ED59A3" w:rsidRPr="002C032A" w14:paraId="6879A074" w14:textId="77777777" w:rsidTr="002C032A">
        <w:trPr>
          <w:trHeight w:val="253"/>
          <w:ins w:id="990" w:author="Jon.Richar" w:date="2024-03-02T11:26:00Z"/>
        </w:trPr>
        <w:tc>
          <w:tcPr>
            <w:tcW w:w="1303" w:type="dxa"/>
            <w:shd w:val="clear" w:color="auto" w:fill="auto"/>
            <w:noWrap/>
            <w:vAlign w:val="bottom"/>
            <w:hideMark/>
          </w:tcPr>
          <w:p w14:paraId="24912921" w14:textId="77777777" w:rsidR="002C032A" w:rsidRPr="002C032A" w:rsidRDefault="002C032A" w:rsidP="002C032A">
            <w:pPr>
              <w:spacing w:after="0" w:line="240" w:lineRule="auto"/>
              <w:jc w:val="right"/>
              <w:rPr>
                <w:ins w:id="991" w:author="Jon.Richar" w:date="2024-03-02T11:26:00Z"/>
                <w:rFonts w:ascii="Calibri" w:eastAsia="Times New Roman" w:hAnsi="Calibri" w:cs="Calibri"/>
                <w:color w:val="000000"/>
              </w:rPr>
            </w:pPr>
            <w:ins w:id="992" w:author="Jon.Richar" w:date="2024-03-02T11:26:00Z">
              <w:r w:rsidRPr="002C032A">
                <w:rPr>
                  <w:rFonts w:ascii="Calibri" w:eastAsia="Times New Roman" w:hAnsi="Calibri" w:cs="Calibri"/>
                  <w:color w:val="000000"/>
                </w:rPr>
                <w:t>2018</w:t>
              </w:r>
            </w:ins>
          </w:p>
        </w:tc>
        <w:tc>
          <w:tcPr>
            <w:tcW w:w="1520" w:type="dxa"/>
            <w:shd w:val="clear" w:color="auto" w:fill="auto"/>
            <w:noWrap/>
            <w:vAlign w:val="bottom"/>
            <w:hideMark/>
          </w:tcPr>
          <w:p w14:paraId="6FE3AEF4" w14:textId="77777777" w:rsidR="002C032A" w:rsidRPr="002C032A" w:rsidRDefault="002C032A" w:rsidP="002C032A">
            <w:pPr>
              <w:spacing w:after="0" w:line="240" w:lineRule="auto"/>
              <w:jc w:val="right"/>
              <w:rPr>
                <w:ins w:id="993" w:author="Jon.Richar" w:date="2024-03-02T11:26:00Z"/>
                <w:rFonts w:ascii="Calibri" w:eastAsia="Times New Roman" w:hAnsi="Calibri" w:cs="Calibri"/>
                <w:color w:val="000000"/>
              </w:rPr>
            </w:pPr>
          </w:p>
        </w:tc>
        <w:tc>
          <w:tcPr>
            <w:tcW w:w="1520" w:type="dxa"/>
            <w:shd w:val="clear" w:color="auto" w:fill="auto"/>
            <w:noWrap/>
            <w:vAlign w:val="bottom"/>
            <w:hideMark/>
          </w:tcPr>
          <w:p w14:paraId="0CBBA9ED" w14:textId="77777777" w:rsidR="002C032A" w:rsidRPr="002C032A" w:rsidRDefault="002C032A" w:rsidP="002C032A">
            <w:pPr>
              <w:spacing w:after="0" w:line="240" w:lineRule="auto"/>
              <w:rPr>
                <w:ins w:id="994" w:author="Jon.Richar" w:date="2024-03-02T11:26:00Z"/>
                <w:rFonts w:ascii="Times New Roman" w:eastAsia="Times New Roman" w:hAnsi="Times New Roman" w:cs="Times New Roman"/>
                <w:sz w:val="20"/>
                <w:szCs w:val="20"/>
              </w:rPr>
            </w:pPr>
          </w:p>
        </w:tc>
        <w:tc>
          <w:tcPr>
            <w:tcW w:w="1520" w:type="dxa"/>
            <w:shd w:val="clear" w:color="auto" w:fill="auto"/>
            <w:noWrap/>
            <w:vAlign w:val="bottom"/>
            <w:hideMark/>
          </w:tcPr>
          <w:p w14:paraId="16729023" w14:textId="77777777" w:rsidR="002C032A" w:rsidRPr="002C032A" w:rsidRDefault="002C032A" w:rsidP="002C032A">
            <w:pPr>
              <w:spacing w:after="0" w:line="240" w:lineRule="auto"/>
              <w:jc w:val="right"/>
              <w:rPr>
                <w:ins w:id="995" w:author="Jon.Richar" w:date="2024-03-02T11:26:00Z"/>
                <w:rFonts w:ascii="Calibri" w:eastAsia="Times New Roman" w:hAnsi="Calibri" w:cs="Calibri"/>
                <w:color w:val="000000"/>
              </w:rPr>
            </w:pPr>
            <w:ins w:id="996" w:author="Jon.Richar" w:date="2024-03-02T11:26:00Z">
              <w:r w:rsidRPr="002C032A">
                <w:rPr>
                  <w:rFonts w:ascii="Calibri" w:eastAsia="Times New Roman" w:hAnsi="Calibri" w:cs="Calibri"/>
                  <w:color w:val="000000"/>
                </w:rPr>
                <w:t>759</w:t>
              </w:r>
            </w:ins>
          </w:p>
        </w:tc>
        <w:tc>
          <w:tcPr>
            <w:tcW w:w="1520" w:type="dxa"/>
            <w:shd w:val="clear" w:color="auto" w:fill="auto"/>
            <w:noWrap/>
            <w:vAlign w:val="bottom"/>
            <w:hideMark/>
          </w:tcPr>
          <w:p w14:paraId="44105A8B" w14:textId="77777777" w:rsidR="002C032A" w:rsidRPr="002C032A" w:rsidRDefault="002C032A" w:rsidP="002C032A">
            <w:pPr>
              <w:spacing w:after="0" w:line="240" w:lineRule="auto"/>
              <w:jc w:val="right"/>
              <w:rPr>
                <w:ins w:id="997" w:author="Jon.Richar" w:date="2024-03-02T11:26:00Z"/>
                <w:rFonts w:ascii="Calibri" w:eastAsia="Times New Roman" w:hAnsi="Calibri" w:cs="Calibri"/>
                <w:color w:val="000000"/>
              </w:rPr>
            </w:pPr>
            <w:ins w:id="998" w:author="Jon.Richar" w:date="2024-03-02T11:26:00Z">
              <w:r w:rsidRPr="002C032A">
                <w:rPr>
                  <w:rFonts w:ascii="Calibri" w:eastAsia="Times New Roman" w:hAnsi="Calibri" w:cs="Calibri"/>
                  <w:color w:val="000000"/>
                </w:rPr>
                <w:t>512</w:t>
              </w:r>
            </w:ins>
          </w:p>
        </w:tc>
        <w:tc>
          <w:tcPr>
            <w:tcW w:w="1520" w:type="dxa"/>
            <w:shd w:val="clear" w:color="auto" w:fill="auto"/>
            <w:noWrap/>
            <w:vAlign w:val="bottom"/>
            <w:hideMark/>
          </w:tcPr>
          <w:p w14:paraId="426E5971" w14:textId="77777777" w:rsidR="002C032A" w:rsidRPr="002C032A" w:rsidRDefault="002C032A" w:rsidP="002C032A">
            <w:pPr>
              <w:spacing w:after="0" w:line="240" w:lineRule="auto"/>
              <w:jc w:val="right"/>
              <w:rPr>
                <w:ins w:id="999" w:author="Jon.Richar" w:date="2024-03-02T11:26:00Z"/>
                <w:rFonts w:ascii="Calibri" w:eastAsia="Times New Roman" w:hAnsi="Calibri" w:cs="Calibri"/>
                <w:color w:val="000000"/>
              </w:rPr>
            </w:pPr>
            <w:ins w:id="1000" w:author="Jon.Richar" w:date="2024-03-02T11:26:00Z">
              <w:r w:rsidRPr="002C032A">
                <w:rPr>
                  <w:rFonts w:ascii="Calibri" w:eastAsia="Times New Roman" w:hAnsi="Calibri" w:cs="Calibri"/>
                  <w:color w:val="000000"/>
                </w:rPr>
                <w:t>28</w:t>
              </w:r>
            </w:ins>
          </w:p>
        </w:tc>
        <w:tc>
          <w:tcPr>
            <w:tcW w:w="1303" w:type="dxa"/>
            <w:shd w:val="clear" w:color="auto" w:fill="auto"/>
            <w:noWrap/>
            <w:vAlign w:val="bottom"/>
            <w:hideMark/>
          </w:tcPr>
          <w:p w14:paraId="1E6A20D0" w14:textId="77777777" w:rsidR="002C032A" w:rsidRPr="002C032A" w:rsidRDefault="002C032A" w:rsidP="002C032A">
            <w:pPr>
              <w:spacing w:after="0" w:line="240" w:lineRule="auto"/>
              <w:jc w:val="right"/>
              <w:rPr>
                <w:ins w:id="1001" w:author="Jon.Richar" w:date="2024-03-02T11:26:00Z"/>
                <w:rFonts w:ascii="Calibri" w:eastAsia="Times New Roman" w:hAnsi="Calibri" w:cs="Calibri"/>
                <w:color w:val="000000"/>
              </w:rPr>
            </w:pPr>
            <w:ins w:id="1002" w:author="Jon.Richar" w:date="2024-03-02T11:26:00Z">
              <w:r w:rsidRPr="002C032A">
                <w:rPr>
                  <w:rFonts w:ascii="Calibri" w:eastAsia="Times New Roman" w:hAnsi="Calibri" w:cs="Calibri"/>
                  <w:color w:val="000000"/>
                </w:rPr>
                <w:t>12</w:t>
              </w:r>
            </w:ins>
          </w:p>
        </w:tc>
      </w:tr>
      <w:tr w:rsidR="00ED59A3" w:rsidRPr="002C032A" w14:paraId="77F673B1" w14:textId="77777777" w:rsidTr="002C032A">
        <w:trPr>
          <w:trHeight w:val="253"/>
          <w:ins w:id="1003" w:author="Jon.Richar" w:date="2024-03-02T11:26:00Z"/>
        </w:trPr>
        <w:tc>
          <w:tcPr>
            <w:tcW w:w="1303" w:type="dxa"/>
            <w:shd w:val="clear" w:color="auto" w:fill="auto"/>
            <w:noWrap/>
            <w:vAlign w:val="bottom"/>
            <w:hideMark/>
          </w:tcPr>
          <w:p w14:paraId="1D0D7AA1" w14:textId="77777777" w:rsidR="002C032A" w:rsidRPr="002C032A" w:rsidRDefault="002C032A" w:rsidP="002C032A">
            <w:pPr>
              <w:spacing w:after="0" w:line="240" w:lineRule="auto"/>
              <w:jc w:val="right"/>
              <w:rPr>
                <w:ins w:id="1004" w:author="Jon.Richar" w:date="2024-03-02T11:26:00Z"/>
                <w:rFonts w:ascii="Calibri" w:eastAsia="Times New Roman" w:hAnsi="Calibri" w:cs="Calibri"/>
                <w:color w:val="000000"/>
              </w:rPr>
            </w:pPr>
            <w:ins w:id="1005" w:author="Jon.Richar" w:date="2024-03-02T11:26:00Z">
              <w:r w:rsidRPr="002C032A">
                <w:rPr>
                  <w:rFonts w:ascii="Calibri" w:eastAsia="Times New Roman" w:hAnsi="Calibri" w:cs="Calibri"/>
                  <w:color w:val="000000"/>
                </w:rPr>
                <w:t>2019</w:t>
              </w:r>
            </w:ins>
          </w:p>
        </w:tc>
        <w:tc>
          <w:tcPr>
            <w:tcW w:w="1520" w:type="dxa"/>
            <w:shd w:val="clear" w:color="auto" w:fill="auto"/>
            <w:noWrap/>
            <w:vAlign w:val="bottom"/>
            <w:hideMark/>
          </w:tcPr>
          <w:p w14:paraId="292628F6" w14:textId="77777777" w:rsidR="002C032A" w:rsidRPr="002C032A" w:rsidRDefault="002C032A" w:rsidP="002C032A">
            <w:pPr>
              <w:spacing w:after="0" w:line="240" w:lineRule="auto"/>
              <w:jc w:val="right"/>
              <w:rPr>
                <w:ins w:id="1006" w:author="Jon.Richar" w:date="2024-03-02T11:26:00Z"/>
                <w:rFonts w:ascii="Calibri" w:eastAsia="Times New Roman" w:hAnsi="Calibri" w:cs="Calibri"/>
                <w:color w:val="000000"/>
              </w:rPr>
            </w:pPr>
            <w:ins w:id="1007" w:author="Jon.Richar" w:date="2024-03-02T11:26:00Z">
              <w:r w:rsidRPr="002C032A">
                <w:rPr>
                  <w:rFonts w:ascii="Calibri" w:eastAsia="Times New Roman" w:hAnsi="Calibri" w:cs="Calibri"/>
                  <w:color w:val="000000"/>
                </w:rPr>
                <w:t>114</w:t>
              </w:r>
            </w:ins>
          </w:p>
        </w:tc>
        <w:tc>
          <w:tcPr>
            <w:tcW w:w="1520" w:type="dxa"/>
            <w:shd w:val="clear" w:color="auto" w:fill="auto"/>
            <w:noWrap/>
            <w:vAlign w:val="bottom"/>
            <w:hideMark/>
          </w:tcPr>
          <w:p w14:paraId="37FE413B" w14:textId="77777777" w:rsidR="002C032A" w:rsidRPr="002C032A" w:rsidRDefault="002C032A" w:rsidP="002C032A">
            <w:pPr>
              <w:spacing w:after="0" w:line="240" w:lineRule="auto"/>
              <w:jc w:val="right"/>
              <w:rPr>
                <w:ins w:id="1008" w:author="Jon.Richar" w:date="2024-03-02T11:26:00Z"/>
                <w:rFonts w:ascii="Calibri" w:eastAsia="Times New Roman" w:hAnsi="Calibri" w:cs="Calibri"/>
                <w:color w:val="000000"/>
              </w:rPr>
            </w:pPr>
            <w:ins w:id="1009" w:author="Jon.Richar" w:date="2024-03-02T11:26:00Z">
              <w:r w:rsidRPr="002C032A">
                <w:rPr>
                  <w:rFonts w:ascii="Calibri" w:eastAsia="Times New Roman" w:hAnsi="Calibri" w:cs="Calibri"/>
                  <w:color w:val="000000"/>
                </w:rPr>
                <w:t>21</w:t>
              </w:r>
            </w:ins>
          </w:p>
        </w:tc>
        <w:tc>
          <w:tcPr>
            <w:tcW w:w="1520" w:type="dxa"/>
            <w:shd w:val="clear" w:color="auto" w:fill="auto"/>
            <w:noWrap/>
            <w:vAlign w:val="bottom"/>
            <w:hideMark/>
          </w:tcPr>
          <w:p w14:paraId="3019426F" w14:textId="77777777" w:rsidR="002C032A" w:rsidRPr="002C032A" w:rsidRDefault="002C032A" w:rsidP="002C032A">
            <w:pPr>
              <w:spacing w:after="0" w:line="240" w:lineRule="auto"/>
              <w:jc w:val="right"/>
              <w:rPr>
                <w:ins w:id="1010" w:author="Jon.Richar" w:date="2024-03-02T11:26:00Z"/>
                <w:rFonts w:ascii="Calibri" w:eastAsia="Times New Roman" w:hAnsi="Calibri" w:cs="Calibri"/>
                <w:color w:val="000000"/>
              </w:rPr>
            </w:pPr>
            <w:ins w:id="1011" w:author="Jon.Richar" w:date="2024-03-02T11:26:00Z">
              <w:r w:rsidRPr="002C032A">
                <w:rPr>
                  <w:rFonts w:ascii="Calibri" w:eastAsia="Times New Roman" w:hAnsi="Calibri" w:cs="Calibri"/>
                  <w:color w:val="000000"/>
                </w:rPr>
                <w:t>11</w:t>
              </w:r>
            </w:ins>
          </w:p>
        </w:tc>
        <w:tc>
          <w:tcPr>
            <w:tcW w:w="1520" w:type="dxa"/>
            <w:shd w:val="clear" w:color="auto" w:fill="auto"/>
            <w:noWrap/>
            <w:vAlign w:val="bottom"/>
            <w:hideMark/>
          </w:tcPr>
          <w:p w14:paraId="54167989" w14:textId="77777777" w:rsidR="002C032A" w:rsidRPr="002C032A" w:rsidRDefault="002C032A" w:rsidP="002C032A">
            <w:pPr>
              <w:spacing w:after="0" w:line="240" w:lineRule="auto"/>
              <w:jc w:val="right"/>
              <w:rPr>
                <w:ins w:id="1012" w:author="Jon.Richar" w:date="2024-03-02T11:26:00Z"/>
                <w:rFonts w:ascii="Calibri" w:eastAsia="Times New Roman" w:hAnsi="Calibri" w:cs="Calibri"/>
                <w:color w:val="000000"/>
              </w:rPr>
            </w:pPr>
            <w:ins w:id="1013" w:author="Jon.Richar" w:date="2024-03-02T11:26:00Z">
              <w:r w:rsidRPr="002C032A">
                <w:rPr>
                  <w:rFonts w:ascii="Calibri" w:eastAsia="Times New Roman" w:hAnsi="Calibri" w:cs="Calibri"/>
                  <w:color w:val="000000"/>
                </w:rPr>
                <w:t>12</w:t>
              </w:r>
            </w:ins>
          </w:p>
        </w:tc>
        <w:tc>
          <w:tcPr>
            <w:tcW w:w="1520" w:type="dxa"/>
            <w:shd w:val="clear" w:color="auto" w:fill="auto"/>
            <w:noWrap/>
            <w:vAlign w:val="bottom"/>
            <w:hideMark/>
          </w:tcPr>
          <w:p w14:paraId="7D41551B" w14:textId="77777777" w:rsidR="002C032A" w:rsidRPr="002C032A" w:rsidRDefault="002C032A" w:rsidP="002C032A">
            <w:pPr>
              <w:spacing w:after="0" w:line="240" w:lineRule="auto"/>
              <w:jc w:val="right"/>
              <w:rPr>
                <w:ins w:id="1014" w:author="Jon.Richar" w:date="2024-03-02T11:26:00Z"/>
                <w:rFonts w:ascii="Calibri" w:eastAsia="Times New Roman" w:hAnsi="Calibri" w:cs="Calibri"/>
                <w:color w:val="000000"/>
              </w:rPr>
            </w:pPr>
            <w:ins w:id="1015" w:author="Jon.Richar" w:date="2024-03-02T11:26:00Z">
              <w:r w:rsidRPr="002C032A">
                <w:rPr>
                  <w:rFonts w:ascii="Calibri" w:eastAsia="Times New Roman" w:hAnsi="Calibri" w:cs="Calibri"/>
                  <w:color w:val="000000"/>
                </w:rPr>
                <w:t>717</w:t>
              </w:r>
            </w:ins>
          </w:p>
        </w:tc>
        <w:tc>
          <w:tcPr>
            <w:tcW w:w="1303" w:type="dxa"/>
            <w:shd w:val="clear" w:color="auto" w:fill="auto"/>
            <w:noWrap/>
            <w:vAlign w:val="bottom"/>
            <w:hideMark/>
          </w:tcPr>
          <w:p w14:paraId="4E6AF2EE" w14:textId="77777777" w:rsidR="002C032A" w:rsidRPr="002C032A" w:rsidRDefault="002C032A" w:rsidP="002C032A">
            <w:pPr>
              <w:spacing w:after="0" w:line="240" w:lineRule="auto"/>
              <w:jc w:val="right"/>
              <w:rPr>
                <w:ins w:id="1016" w:author="Jon.Richar" w:date="2024-03-02T11:26:00Z"/>
                <w:rFonts w:ascii="Calibri" w:eastAsia="Times New Roman" w:hAnsi="Calibri" w:cs="Calibri"/>
                <w:color w:val="000000"/>
              </w:rPr>
            </w:pPr>
            <w:ins w:id="1017" w:author="Jon.Richar" w:date="2024-03-02T11:26:00Z">
              <w:r w:rsidRPr="002C032A">
                <w:rPr>
                  <w:rFonts w:ascii="Calibri" w:eastAsia="Times New Roman" w:hAnsi="Calibri" w:cs="Calibri"/>
                  <w:color w:val="000000"/>
                </w:rPr>
                <w:t>200</w:t>
              </w:r>
            </w:ins>
          </w:p>
        </w:tc>
      </w:tr>
    </w:tbl>
    <w:p w14:paraId="47A1455C" w14:textId="5A8B572A" w:rsidR="00A3597C" w:rsidRDefault="00A3597C" w:rsidP="00A91A9B">
      <w:pPr>
        <w:spacing w:after="0" w:line="480" w:lineRule="auto"/>
        <w:jc w:val="center"/>
        <w:rPr>
          <w:rFonts w:ascii="Times New Roman" w:hAnsi="Times New Roman" w:cs="Times New Roman"/>
          <w:b/>
          <w:sz w:val="24"/>
          <w:szCs w:val="24"/>
        </w:rPr>
      </w:pPr>
    </w:p>
    <w:p w14:paraId="25396A0E" w14:textId="76A158D4" w:rsidR="00986DC2" w:rsidRDefault="00A3597C" w:rsidP="00171163">
      <w:pPr>
        <w:spacing w:after="0" w:line="480" w:lineRule="auto"/>
        <w:rPr>
          <w:rFonts w:ascii="Times New Roman" w:hAnsi="Times New Roman" w:cs="Times New Roman"/>
          <w:sz w:val="24"/>
          <w:szCs w:val="24"/>
        </w:rPr>
      </w:pPr>
      <w:r w:rsidRPr="00A3597C">
        <w:rPr>
          <w:rFonts w:ascii="Times New Roman" w:hAnsi="Times New Roman" w:cs="Times New Roman"/>
          <w:sz w:val="24"/>
          <w:szCs w:val="24"/>
        </w:rPr>
        <w:t>Table 1</w:t>
      </w:r>
      <w:r w:rsidR="00A91A9B">
        <w:rPr>
          <w:rFonts w:ascii="Times New Roman" w:hAnsi="Times New Roman" w:cs="Times New Roman"/>
          <w:sz w:val="24"/>
          <w:szCs w:val="24"/>
        </w:rPr>
        <w:t xml:space="preserve">. </w:t>
      </w:r>
      <w:r w:rsidR="00D43064">
        <w:rPr>
          <w:rFonts w:ascii="Times New Roman" w:hAnsi="Times New Roman" w:cs="Times New Roman"/>
          <w:sz w:val="24"/>
          <w:szCs w:val="24"/>
        </w:rPr>
        <w:t>Male s</w:t>
      </w:r>
      <w:r w:rsidR="00A91A9B">
        <w:rPr>
          <w:rFonts w:ascii="Times New Roman" w:hAnsi="Times New Roman" w:cs="Times New Roman"/>
          <w:sz w:val="24"/>
          <w:szCs w:val="24"/>
        </w:rPr>
        <w:t xml:space="preserve">ample sizes by species, shell condition, and thermal classification for sample year, </w:t>
      </w:r>
      <w:r w:rsidR="008B373F">
        <w:rPr>
          <w:rFonts w:ascii="Times New Roman" w:hAnsi="Times New Roman" w:cs="Times New Roman"/>
          <w:sz w:val="24"/>
          <w:szCs w:val="24"/>
        </w:rPr>
        <w:t xml:space="preserve">determined </w:t>
      </w:r>
      <w:r w:rsidR="00A91A9B">
        <w:rPr>
          <w:rFonts w:ascii="Times New Roman" w:hAnsi="Times New Roman" w:cs="Times New Roman"/>
          <w:sz w:val="24"/>
          <w:szCs w:val="24"/>
        </w:rPr>
        <w:t>based on requirement for a late summer retow</w:t>
      </w:r>
      <w:r w:rsidR="008B373F">
        <w:rPr>
          <w:rFonts w:ascii="Times New Roman" w:hAnsi="Times New Roman" w:cs="Times New Roman"/>
          <w:sz w:val="24"/>
          <w:szCs w:val="24"/>
        </w:rPr>
        <w:t xml:space="preserve"> at select stations</w:t>
      </w:r>
      <w:r w:rsidR="00A91A9B">
        <w:rPr>
          <w:rFonts w:ascii="Times New Roman" w:hAnsi="Times New Roman" w:cs="Times New Roman"/>
          <w:sz w:val="24"/>
          <w:szCs w:val="24"/>
        </w:rPr>
        <w:t>.</w:t>
      </w:r>
      <w:r w:rsidR="007F49D2">
        <w:rPr>
          <w:rFonts w:ascii="Times New Roman" w:hAnsi="Times New Roman" w:cs="Times New Roman"/>
          <w:sz w:val="24"/>
          <w:szCs w:val="24"/>
        </w:rPr>
        <w:t xml:space="preserve"> NS = new shell, OS = old shell. BB, BBRKC = Bristol Bay red king crab, </w:t>
      </w:r>
      <w:del w:id="1018" w:author="Jon.Richar" w:date="2023-11-02T15:23:00Z">
        <w:r w:rsidR="007F49D2" w:rsidDel="00291C12">
          <w:rPr>
            <w:rFonts w:ascii="Times New Roman" w:hAnsi="Times New Roman" w:cs="Times New Roman"/>
            <w:sz w:val="24"/>
            <w:szCs w:val="24"/>
          </w:rPr>
          <w:delText>EBS CB</w:delText>
        </w:r>
      </w:del>
      <w:ins w:id="1019" w:author="Jon.Richar" w:date="2023-11-02T15:23:00Z">
        <w:r w:rsidR="00291C12">
          <w:rPr>
            <w:rFonts w:ascii="Times New Roman" w:hAnsi="Times New Roman" w:cs="Times New Roman"/>
            <w:sz w:val="24"/>
            <w:szCs w:val="24"/>
          </w:rPr>
          <w:t>EBS TC</w:t>
        </w:r>
      </w:ins>
      <w:r w:rsidR="007F49D2">
        <w:rPr>
          <w:rFonts w:ascii="Times New Roman" w:hAnsi="Times New Roman" w:cs="Times New Roman"/>
          <w:sz w:val="24"/>
          <w:szCs w:val="24"/>
        </w:rPr>
        <w:t xml:space="preserve"> = </w:t>
      </w:r>
      <w:r w:rsidR="00986DC2">
        <w:rPr>
          <w:rFonts w:ascii="Times New Roman" w:hAnsi="Times New Roman" w:cs="Times New Roman"/>
          <w:sz w:val="24"/>
          <w:szCs w:val="24"/>
        </w:rPr>
        <w:t xml:space="preserve">EBS </w:t>
      </w:r>
      <w:del w:id="1020" w:author="Jon.Richar" w:date="2023-11-03T17:16:00Z">
        <w:r w:rsidR="00986DC2" w:rsidDel="009F293B">
          <w:rPr>
            <w:rFonts w:ascii="Times New Roman" w:hAnsi="Times New Roman" w:cs="Times New Roman"/>
            <w:sz w:val="24"/>
            <w:szCs w:val="24"/>
          </w:rPr>
          <w:delText>Bairdi</w:delText>
        </w:r>
      </w:del>
      <w:ins w:id="1021" w:author="Jon.Richar" w:date="2023-11-03T17:16:00Z">
        <w:r w:rsidR="009F293B">
          <w:rPr>
            <w:rFonts w:ascii="Times New Roman" w:hAnsi="Times New Roman" w:cs="Times New Roman"/>
            <w:sz w:val="24"/>
            <w:szCs w:val="24"/>
          </w:rPr>
          <w:t>Tanner crab</w:t>
        </w:r>
      </w:ins>
      <w:r w:rsidR="00986DC2">
        <w:rPr>
          <w:rFonts w:ascii="Times New Roman" w:hAnsi="Times New Roman" w:cs="Times New Roman"/>
          <w:sz w:val="24"/>
          <w:szCs w:val="24"/>
        </w:rPr>
        <w:t xml:space="preserve">, </w:t>
      </w:r>
      <w:del w:id="1022" w:author="Jon.Richar" w:date="2023-11-02T15:22:00Z">
        <w:r w:rsidR="00986DC2" w:rsidDel="00291C12">
          <w:rPr>
            <w:rFonts w:ascii="Times New Roman" w:hAnsi="Times New Roman" w:cs="Times New Roman"/>
            <w:sz w:val="24"/>
            <w:szCs w:val="24"/>
          </w:rPr>
          <w:delText>EBS CO</w:delText>
        </w:r>
      </w:del>
      <w:ins w:id="1023" w:author="Jon.Richar" w:date="2023-11-02T15:22:00Z">
        <w:r w:rsidR="009F293B">
          <w:rPr>
            <w:rFonts w:ascii="Times New Roman" w:hAnsi="Times New Roman" w:cs="Times New Roman"/>
            <w:sz w:val="24"/>
            <w:szCs w:val="24"/>
          </w:rPr>
          <w:t>EBS SNC</w:t>
        </w:r>
      </w:ins>
      <w:r w:rsidR="00986DC2">
        <w:rPr>
          <w:rFonts w:ascii="Times New Roman" w:hAnsi="Times New Roman" w:cs="Times New Roman"/>
          <w:sz w:val="24"/>
          <w:szCs w:val="24"/>
        </w:rPr>
        <w:t xml:space="preserve"> = EBS </w:t>
      </w:r>
      <w:del w:id="1024" w:author="Jon.Richar" w:date="2023-11-03T17:15:00Z">
        <w:r w:rsidR="00986DC2" w:rsidDel="009F293B">
          <w:rPr>
            <w:rFonts w:ascii="Times New Roman" w:hAnsi="Times New Roman" w:cs="Times New Roman"/>
            <w:sz w:val="24"/>
            <w:szCs w:val="24"/>
          </w:rPr>
          <w:delText>opilio</w:delText>
        </w:r>
      </w:del>
      <w:ins w:id="1025" w:author="Jon.Richar" w:date="2023-11-03T17:15:00Z">
        <w:r w:rsidR="009F293B">
          <w:rPr>
            <w:rFonts w:ascii="Times New Roman" w:hAnsi="Times New Roman" w:cs="Times New Roman"/>
            <w:sz w:val="24"/>
            <w:szCs w:val="24"/>
          </w:rPr>
          <w:t>snow crab</w:t>
        </w:r>
      </w:ins>
      <w:r w:rsidR="00986DC2">
        <w:rPr>
          <w:rFonts w:ascii="Times New Roman" w:hAnsi="Times New Roman" w:cs="Times New Roman"/>
          <w:sz w:val="24"/>
          <w:szCs w:val="24"/>
        </w:rPr>
        <w:t>.</w:t>
      </w:r>
    </w:p>
    <w:p w14:paraId="177F8FBF" w14:textId="77777777" w:rsidR="009F68DC" w:rsidRPr="00986DC2" w:rsidRDefault="00986DC2" w:rsidP="00171163">
      <w:pPr>
        <w:spacing w:after="0" w:line="480" w:lineRule="auto"/>
        <w:rPr>
          <w:rFonts w:ascii="Times New Roman" w:hAnsi="Times New Roman" w:cs="Times New Roman"/>
          <w:i/>
          <w:sz w:val="24"/>
          <w:szCs w:val="24"/>
        </w:rPr>
      </w:pPr>
      <w:r>
        <w:rPr>
          <w:rFonts w:ascii="Times New Roman" w:hAnsi="Times New Roman" w:cs="Times New Roman"/>
          <w:sz w:val="24"/>
          <w:szCs w:val="24"/>
        </w:rPr>
        <w:br w:type="column"/>
      </w:r>
    </w:p>
    <w:tbl>
      <w:tblPr>
        <w:tblpPr w:leftFromText="180" w:rightFromText="180" w:vertAnchor="text" w:horzAnchor="margin" w:tblpY="-26"/>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857"/>
        <w:gridCol w:w="938"/>
        <w:gridCol w:w="1440"/>
        <w:gridCol w:w="1350"/>
        <w:gridCol w:w="1440"/>
        <w:gridCol w:w="1440"/>
      </w:tblGrid>
      <w:tr w:rsidR="00BF057B" w:rsidRPr="00022040" w14:paraId="4A76EA10" w14:textId="77777777" w:rsidTr="002C032A">
        <w:trPr>
          <w:trHeight w:val="290"/>
        </w:trPr>
        <w:tc>
          <w:tcPr>
            <w:tcW w:w="720" w:type="dxa"/>
            <w:shd w:val="clear" w:color="auto" w:fill="auto"/>
            <w:noWrap/>
            <w:vAlign w:val="bottom"/>
            <w:hideMark/>
          </w:tcPr>
          <w:p w14:paraId="0E94077B" w14:textId="77777777" w:rsidR="00BF057B" w:rsidRPr="00022040" w:rsidRDefault="00BF057B" w:rsidP="00BF057B">
            <w:pPr>
              <w:spacing w:after="0" w:line="240" w:lineRule="auto"/>
              <w:ind w:left="-307"/>
              <w:jc w:val="center"/>
              <w:rPr>
                <w:rFonts w:ascii="Calibri" w:eastAsia="Times New Roman" w:hAnsi="Calibri" w:cs="Calibri"/>
                <w:color w:val="000000"/>
              </w:rPr>
            </w:pPr>
            <w:r w:rsidRPr="00022040">
              <w:rPr>
                <w:rFonts w:ascii="Calibri" w:eastAsia="Times New Roman" w:hAnsi="Calibri" w:cs="Calibri"/>
                <w:color w:val="000000"/>
              </w:rPr>
              <w:t>Year</w:t>
            </w:r>
          </w:p>
        </w:tc>
        <w:tc>
          <w:tcPr>
            <w:tcW w:w="857" w:type="dxa"/>
            <w:shd w:val="clear" w:color="auto" w:fill="auto"/>
            <w:noWrap/>
            <w:vAlign w:val="bottom"/>
            <w:hideMark/>
          </w:tcPr>
          <w:p w14:paraId="5FEFA41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Pr>
                <w:rFonts w:ascii="Calibri" w:eastAsia="Times New Roman" w:hAnsi="Calibri" w:cs="Calibri"/>
                <w:color w:val="000000"/>
              </w:rPr>
              <w:t>-</w:t>
            </w:r>
            <w:r w:rsidRPr="00022040">
              <w:rPr>
                <w:rFonts w:ascii="Calibri" w:eastAsia="Times New Roman" w:hAnsi="Calibri" w:cs="Calibri"/>
                <w:color w:val="000000"/>
              </w:rPr>
              <w:t>NS</w:t>
            </w:r>
          </w:p>
        </w:tc>
        <w:tc>
          <w:tcPr>
            <w:tcW w:w="938" w:type="dxa"/>
            <w:shd w:val="clear" w:color="auto" w:fill="auto"/>
            <w:noWrap/>
            <w:vAlign w:val="bottom"/>
            <w:hideMark/>
          </w:tcPr>
          <w:p w14:paraId="0776FF3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Pr>
                <w:rFonts w:ascii="Calibri" w:eastAsia="Times New Roman" w:hAnsi="Calibri" w:cs="Calibri"/>
                <w:color w:val="000000"/>
              </w:rPr>
              <w:t>-</w:t>
            </w:r>
            <w:r w:rsidRPr="00022040">
              <w:rPr>
                <w:rFonts w:ascii="Calibri" w:eastAsia="Times New Roman" w:hAnsi="Calibri" w:cs="Calibri"/>
                <w:color w:val="000000"/>
              </w:rPr>
              <w:t>OS</w:t>
            </w:r>
          </w:p>
        </w:tc>
        <w:tc>
          <w:tcPr>
            <w:tcW w:w="1440" w:type="dxa"/>
            <w:shd w:val="clear" w:color="auto" w:fill="auto"/>
            <w:noWrap/>
            <w:vAlign w:val="bottom"/>
            <w:hideMark/>
          </w:tcPr>
          <w:p w14:paraId="7B29BA4B" w14:textId="77777777" w:rsidR="00BF057B" w:rsidRDefault="00BF057B" w:rsidP="00BF057B">
            <w:pPr>
              <w:spacing w:after="0" w:line="240" w:lineRule="auto"/>
              <w:jc w:val="center"/>
              <w:rPr>
                <w:rFonts w:ascii="Calibri" w:eastAsia="Times New Roman" w:hAnsi="Calibri" w:cs="Calibri"/>
                <w:color w:val="000000"/>
              </w:rPr>
            </w:pPr>
            <w:r>
              <w:rPr>
                <w:rFonts w:ascii="Calibri" w:eastAsia="Times New Roman" w:hAnsi="Calibri" w:cs="Calibri"/>
                <w:color w:val="000000"/>
              </w:rPr>
              <w:t>EBS TC</w:t>
            </w:r>
            <w:r w:rsidRPr="00022040">
              <w:rPr>
                <w:rFonts w:ascii="Calibri" w:eastAsia="Times New Roman" w:hAnsi="Calibri" w:cs="Calibri"/>
                <w:color w:val="000000"/>
              </w:rPr>
              <w:t xml:space="preserve"> </w:t>
            </w:r>
            <w:r>
              <w:rPr>
                <w:rFonts w:ascii="Calibri" w:eastAsia="Times New Roman" w:hAnsi="Calibri" w:cs="Calibri"/>
                <w:color w:val="000000"/>
              </w:rPr>
              <w:t>-</w:t>
            </w:r>
          </w:p>
          <w:p w14:paraId="0ADCBCD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w:t>
            </w:r>
            <w:r>
              <w:rPr>
                <w:rFonts w:ascii="Calibri" w:eastAsia="Times New Roman" w:hAnsi="Calibri" w:cs="Calibri"/>
                <w:color w:val="000000"/>
              </w:rPr>
              <w:t xml:space="preserve"> – </w:t>
            </w:r>
            <w:r w:rsidRPr="00022040">
              <w:rPr>
                <w:rFonts w:ascii="Calibri" w:eastAsia="Times New Roman" w:hAnsi="Calibri" w:cs="Calibri"/>
                <w:color w:val="000000"/>
              </w:rPr>
              <w:t>NS</w:t>
            </w:r>
          </w:p>
        </w:tc>
        <w:tc>
          <w:tcPr>
            <w:tcW w:w="1350" w:type="dxa"/>
            <w:shd w:val="clear" w:color="auto" w:fill="auto"/>
            <w:noWrap/>
            <w:vAlign w:val="bottom"/>
            <w:hideMark/>
          </w:tcPr>
          <w:p w14:paraId="51466099" w14:textId="77777777" w:rsidR="00BF057B" w:rsidRDefault="00BF057B" w:rsidP="00BF057B">
            <w:pPr>
              <w:spacing w:after="0" w:line="240" w:lineRule="auto"/>
              <w:jc w:val="center"/>
              <w:rPr>
                <w:rFonts w:ascii="Calibri" w:eastAsia="Times New Roman" w:hAnsi="Calibri" w:cs="Calibri"/>
                <w:color w:val="000000"/>
              </w:rPr>
            </w:pPr>
            <w:r>
              <w:rPr>
                <w:rFonts w:ascii="Calibri" w:eastAsia="Times New Roman" w:hAnsi="Calibri" w:cs="Calibri"/>
                <w:color w:val="000000"/>
              </w:rPr>
              <w:t>EBS TC</w:t>
            </w:r>
            <w:r w:rsidRPr="00022040">
              <w:rPr>
                <w:rFonts w:ascii="Calibri" w:eastAsia="Times New Roman" w:hAnsi="Calibri" w:cs="Calibri"/>
                <w:color w:val="000000"/>
              </w:rPr>
              <w:t xml:space="preserve"> </w:t>
            </w:r>
            <w:r>
              <w:rPr>
                <w:rFonts w:ascii="Calibri" w:eastAsia="Times New Roman" w:hAnsi="Calibri" w:cs="Calibri"/>
                <w:color w:val="000000"/>
              </w:rPr>
              <w:t>-</w:t>
            </w:r>
          </w:p>
          <w:p w14:paraId="13F4A02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Matfem </w:t>
            </w:r>
            <w:r>
              <w:rPr>
                <w:rFonts w:ascii="Calibri" w:eastAsia="Times New Roman" w:hAnsi="Calibri" w:cs="Calibri"/>
                <w:color w:val="000000"/>
              </w:rPr>
              <w:t>-</w:t>
            </w:r>
            <w:r w:rsidRPr="00022040">
              <w:rPr>
                <w:rFonts w:ascii="Calibri" w:eastAsia="Times New Roman" w:hAnsi="Calibri" w:cs="Calibri"/>
                <w:color w:val="000000"/>
              </w:rPr>
              <w:t xml:space="preserve"> OS</w:t>
            </w:r>
          </w:p>
        </w:tc>
        <w:tc>
          <w:tcPr>
            <w:tcW w:w="1440" w:type="dxa"/>
            <w:shd w:val="clear" w:color="auto" w:fill="auto"/>
            <w:noWrap/>
            <w:vAlign w:val="bottom"/>
            <w:hideMark/>
          </w:tcPr>
          <w:p w14:paraId="2AB0D874" w14:textId="77777777" w:rsidR="00BF057B" w:rsidRDefault="00BF057B" w:rsidP="00BF057B">
            <w:pPr>
              <w:spacing w:after="0" w:line="240" w:lineRule="auto"/>
              <w:jc w:val="center"/>
              <w:rPr>
                <w:rFonts w:ascii="Calibri" w:eastAsia="Times New Roman" w:hAnsi="Calibri" w:cs="Calibri"/>
                <w:color w:val="000000"/>
              </w:rPr>
            </w:pPr>
            <w:r>
              <w:rPr>
                <w:rFonts w:ascii="Calibri" w:eastAsia="Times New Roman" w:hAnsi="Calibri" w:cs="Calibri"/>
                <w:color w:val="000000"/>
              </w:rPr>
              <w:t>EBS SNC</w:t>
            </w:r>
            <w:r w:rsidRPr="00022040">
              <w:rPr>
                <w:rFonts w:ascii="Calibri" w:eastAsia="Times New Roman" w:hAnsi="Calibri" w:cs="Calibri"/>
                <w:color w:val="000000"/>
              </w:rPr>
              <w:t xml:space="preserve"> </w:t>
            </w:r>
            <w:r>
              <w:rPr>
                <w:rFonts w:ascii="Calibri" w:eastAsia="Times New Roman" w:hAnsi="Calibri" w:cs="Calibri"/>
                <w:color w:val="000000"/>
              </w:rPr>
              <w:t>-</w:t>
            </w:r>
          </w:p>
          <w:p w14:paraId="5D6C9D4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 - NS</w:t>
            </w:r>
          </w:p>
        </w:tc>
        <w:tc>
          <w:tcPr>
            <w:tcW w:w="1440" w:type="dxa"/>
            <w:shd w:val="clear" w:color="auto" w:fill="auto"/>
            <w:noWrap/>
            <w:vAlign w:val="bottom"/>
            <w:hideMark/>
          </w:tcPr>
          <w:p w14:paraId="2ADA7D0B" w14:textId="77777777" w:rsidR="00BF057B" w:rsidRDefault="00BF057B" w:rsidP="00BF057B">
            <w:pPr>
              <w:spacing w:after="0" w:line="240" w:lineRule="auto"/>
              <w:jc w:val="center"/>
              <w:rPr>
                <w:rFonts w:ascii="Calibri" w:eastAsia="Times New Roman" w:hAnsi="Calibri" w:cs="Calibri"/>
                <w:color w:val="000000"/>
              </w:rPr>
            </w:pPr>
            <w:r>
              <w:rPr>
                <w:rFonts w:ascii="Calibri" w:eastAsia="Times New Roman" w:hAnsi="Calibri" w:cs="Calibri"/>
                <w:color w:val="000000"/>
              </w:rPr>
              <w:t>EBS SNC</w:t>
            </w:r>
            <w:r w:rsidRPr="00022040">
              <w:rPr>
                <w:rFonts w:ascii="Calibri" w:eastAsia="Times New Roman" w:hAnsi="Calibri" w:cs="Calibri"/>
                <w:color w:val="000000"/>
              </w:rPr>
              <w:t xml:space="preserve"> </w:t>
            </w:r>
            <w:r>
              <w:rPr>
                <w:rFonts w:ascii="Calibri" w:eastAsia="Times New Roman" w:hAnsi="Calibri" w:cs="Calibri"/>
                <w:color w:val="000000"/>
              </w:rPr>
              <w:t>-</w:t>
            </w:r>
          </w:p>
          <w:p w14:paraId="1AFBD71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Matfem </w:t>
            </w:r>
            <w:r>
              <w:rPr>
                <w:rFonts w:ascii="Calibri" w:eastAsia="Times New Roman" w:hAnsi="Calibri" w:cs="Calibri"/>
                <w:color w:val="000000"/>
              </w:rPr>
              <w:t>–</w:t>
            </w:r>
            <w:r w:rsidRPr="00022040">
              <w:rPr>
                <w:rFonts w:ascii="Calibri" w:eastAsia="Times New Roman" w:hAnsi="Calibri" w:cs="Calibri"/>
                <w:color w:val="000000"/>
              </w:rPr>
              <w:t xml:space="preserve"> OS</w:t>
            </w:r>
          </w:p>
        </w:tc>
      </w:tr>
      <w:tr w:rsidR="00BF057B" w:rsidRPr="00022040" w14:paraId="05E018B4" w14:textId="77777777" w:rsidTr="002C032A">
        <w:trPr>
          <w:trHeight w:val="290"/>
        </w:trPr>
        <w:tc>
          <w:tcPr>
            <w:tcW w:w="720" w:type="dxa"/>
            <w:shd w:val="clear" w:color="auto" w:fill="auto"/>
            <w:noWrap/>
            <w:vAlign w:val="bottom"/>
            <w:hideMark/>
          </w:tcPr>
          <w:p w14:paraId="4EFE52C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2000</w:t>
            </w:r>
          </w:p>
        </w:tc>
        <w:tc>
          <w:tcPr>
            <w:tcW w:w="857" w:type="dxa"/>
            <w:shd w:val="clear" w:color="auto" w:fill="auto"/>
            <w:noWrap/>
            <w:vAlign w:val="bottom"/>
            <w:hideMark/>
          </w:tcPr>
          <w:p w14:paraId="0DBBB7B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938" w:type="dxa"/>
            <w:shd w:val="clear" w:color="auto" w:fill="auto"/>
            <w:noWrap/>
            <w:vAlign w:val="bottom"/>
            <w:hideMark/>
          </w:tcPr>
          <w:p w14:paraId="75841CF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w:t>
            </w:r>
          </w:p>
        </w:tc>
        <w:tc>
          <w:tcPr>
            <w:tcW w:w="1440" w:type="dxa"/>
            <w:shd w:val="clear" w:color="auto" w:fill="auto"/>
            <w:noWrap/>
            <w:vAlign w:val="bottom"/>
            <w:hideMark/>
          </w:tcPr>
          <w:p w14:paraId="6857BA4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350" w:type="dxa"/>
            <w:shd w:val="clear" w:color="auto" w:fill="auto"/>
            <w:noWrap/>
            <w:vAlign w:val="bottom"/>
            <w:hideMark/>
          </w:tcPr>
          <w:p w14:paraId="0892C09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17</w:t>
            </w:r>
          </w:p>
        </w:tc>
        <w:tc>
          <w:tcPr>
            <w:tcW w:w="1440" w:type="dxa"/>
            <w:shd w:val="clear" w:color="auto" w:fill="auto"/>
            <w:noWrap/>
            <w:vAlign w:val="bottom"/>
            <w:hideMark/>
          </w:tcPr>
          <w:p w14:paraId="00F41A0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440" w:type="dxa"/>
            <w:shd w:val="clear" w:color="auto" w:fill="auto"/>
            <w:noWrap/>
            <w:vAlign w:val="bottom"/>
            <w:hideMark/>
          </w:tcPr>
          <w:p w14:paraId="2F986ED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r>
      <w:tr w:rsidR="00BF057B" w:rsidRPr="00022040" w14:paraId="6D1015FD" w14:textId="77777777" w:rsidTr="002C032A">
        <w:trPr>
          <w:trHeight w:val="290"/>
        </w:trPr>
        <w:tc>
          <w:tcPr>
            <w:tcW w:w="720" w:type="dxa"/>
            <w:shd w:val="clear" w:color="auto" w:fill="auto"/>
            <w:noWrap/>
            <w:vAlign w:val="bottom"/>
            <w:hideMark/>
          </w:tcPr>
          <w:p w14:paraId="0120690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2001</w:t>
            </w:r>
          </w:p>
        </w:tc>
        <w:tc>
          <w:tcPr>
            <w:tcW w:w="857" w:type="dxa"/>
            <w:shd w:val="clear" w:color="auto" w:fill="auto"/>
            <w:noWrap/>
            <w:vAlign w:val="bottom"/>
            <w:hideMark/>
          </w:tcPr>
          <w:p w14:paraId="5369F32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w:t>
            </w:r>
          </w:p>
        </w:tc>
        <w:tc>
          <w:tcPr>
            <w:tcW w:w="938" w:type="dxa"/>
            <w:shd w:val="clear" w:color="auto" w:fill="auto"/>
            <w:noWrap/>
            <w:vAlign w:val="bottom"/>
            <w:hideMark/>
          </w:tcPr>
          <w:p w14:paraId="22A19A1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440" w:type="dxa"/>
            <w:shd w:val="clear" w:color="auto" w:fill="auto"/>
            <w:noWrap/>
            <w:vAlign w:val="bottom"/>
            <w:hideMark/>
          </w:tcPr>
          <w:p w14:paraId="2CA212B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350" w:type="dxa"/>
            <w:shd w:val="clear" w:color="auto" w:fill="auto"/>
            <w:noWrap/>
            <w:vAlign w:val="bottom"/>
            <w:hideMark/>
          </w:tcPr>
          <w:p w14:paraId="60B3E71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w:t>
            </w:r>
          </w:p>
        </w:tc>
        <w:tc>
          <w:tcPr>
            <w:tcW w:w="1440" w:type="dxa"/>
            <w:shd w:val="clear" w:color="auto" w:fill="auto"/>
            <w:noWrap/>
            <w:vAlign w:val="bottom"/>
            <w:hideMark/>
          </w:tcPr>
          <w:p w14:paraId="70B45E0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60</w:t>
            </w:r>
          </w:p>
        </w:tc>
        <w:tc>
          <w:tcPr>
            <w:tcW w:w="1440" w:type="dxa"/>
            <w:shd w:val="clear" w:color="auto" w:fill="auto"/>
            <w:noWrap/>
            <w:vAlign w:val="bottom"/>
            <w:hideMark/>
          </w:tcPr>
          <w:p w14:paraId="5289019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BF057B" w:rsidRPr="00022040" w14:paraId="50F230BA" w14:textId="77777777" w:rsidTr="002C032A">
        <w:trPr>
          <w:trHeight w:val="290"/>
        </w:trPr>
        <w:tc>
          <w:tcPr>
            <w:tcW w:w="720" w:type="dxa"/>
            <w:shd w:val="clear" w:color="auto" w:fill="auto"/>
            <w:noWrap/>
            <w:vAlign w:val="bottom"/>
            <w:hideMark/>
          </w:tcPr>
          <w:p w14:paraId="1D2873F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2006</w:t>
            </w:r>
          </w:p>
        </w:tc>
        <w:tc>
          <w:tcPr>
            <w:tcW w:w="857" w:type="dxa"/>
            <w:shd w:val="clear" w:color="auto" w:fill="auto"/>
            <w:noWrap/>
            <w:vAlign w:val="bottom"/>
            <w:hideMark/>
          </w:tcPr>
          <w:p w14:paraId="33F57152"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938" w:type="dxa"/>
            <w:shd w:val="clear" w:color="auto" w:fill="auto"/>
            <w:noWrap/>
            <w:vAlign w:val="bottom"/>
            <w:hideMark/>
          </w:tcPr>
          <w:p w14:paraId="6A091F2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440" w:type="dxa"/>
            <w:shd w:val="clear" w:color="auto" w:fill="auto"/>
            <w:noWrap/>
            <w:vAlign w:val="bottom"/>
            <w:hideMark/>
          </w:tcPr>
          <w:p w14:paraId="7AFDA04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350" w:type="dxa"/>
            <w:shd w:val="clear" w:color="auto" w:fill="auto"/>
            <w:noWrap/>
            <w:vAlign w:val="bottom"/>
            <w:hideMark/>
          </w:tcPr>
          <w:p w14:paraId="6EFB37C2"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19</w:t>
            </w:r>
          </w:p>
        </w:tc>
        <w:tc>
          <w:tcPr>
            <w:tcW w:w="1440" w:type="dxa"/>
            <w:shd w:val="clear" w:color="auto" w:fill="auto"/>
            <w:noWrap/>
            <w:vAlign w:val="bottom"/>
            <w:hideMark/>
          </w:tcPr>
          <w:p w14:paraId="3696F780"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231</w:t>
            </w:r>
          </w:p>
        </w:tc>
        <w:tc>
          <w:tcPr>
            <w:tcW w:w="1440" w:type="dxa"/>
            <w:shd w:val="clear" w:color="auto" w:fill="auto"/>
            <w:noWrap/>
            <w:vAlign w:val="bottom"/>
            <w:hideMark/>
          </w:tcPr>
          <w:p w14:paraId="58A1C43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w:t>
            </w:r>
          </w:p>
        </w:tc>
      </w:tr>
      <w:tr w:rsidR="00BF057B" w:rsidRPr="00022040" w14:paraId="62A75DC0" w14:textId="77777777" w:rsidTr="002C032A">
        <w:trPr>
          <w:trHeight w:val="290"/>
        </w:trPr>
        <w:tc>
          <w:tcPr>
            <w:tcW w:w="720" w:type="dxa"/>
            <w:shd w:val="clear" w:color="auto" w:fill="auto"/>
            <w:noWrap/>
            <w:vAlign w:val="bottom"/>
            <w:hideMark/>
          </w:tcPr>
          <w:p w14:paraId="76441DD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2007</w:t>
            </w:r>
          </w:p>
        </w:tc>
        <w:tc>
          <w:tcPr>
            <w:tcW w:w="857" w:type="dxa"/>
            <w:shd w:val="clear" w:color="auto" w:fill="auto"/>
            <w:noWrap/>
            <w:vAlign w:val="bottom"/>
            <w:hideMark/>
          </w:tcPr>
          <w:p w14:paraId="2E3AC6B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77</w:t>
            </w:r>
          </w:p>
        </w:tc>
        <w:tc>
          <w:tcPr>
            <w:tcW w:w="938" w:type="dxa"/>
            <w:shd w:val="clear" w:color="auto" w:fill="auto"/>
            <w:noWrap/>
            <w:vAlign w:val="bottom"/>
            <w:hideMark/>
          </w:tcPr>
          <w:p w14:paraId="1FE6E22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13</w:t>
            </w:r>
          </w:p>
        </w:tc>
        <w:tc>
          <w:tcPr>
            <w:tcW w:w="1440" w:type="dxa"/>
            <w:shd w:val="clear" w:color="auto" w:fill="auto"/>
            <w:noWrap/>
            <w:vAlign w:val="bottom"/>
            <w:hideMark/>
          </w:tcPr>
          <w:p w14:paraId="777ED36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350" w:type="dxa"/>
            <w:shd w:val="clear" w:color="auto" w:fill="auto"/>
            <w:noWrap/>
            <w:vAlign w:val="bottom"/>
            <w:hideMark/>
          </w:tcPr>
          <w:p w14:paraId="5781CD9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440" w:type="dxa"/>
            <w:shd w:val="clear" w:color="auto" w:fill="auto"/>
            <w:noWrap/>
            <w:vAlign w:val="bottom"/>
            <w:hideMark/>
          </w:tcPr>
          <w:p w14:paraId="29B927B2"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158</w:t>
            </w:r>
          </w:p>
        </w:tc>
        <w:tc>
          <w:tcPr>
            <w:tcW w:w="1440" w:type="dxa"/>
            <w:shd w:val="clear" w:color="auto" w:fill="auto"/>
            <w:noWrap/>
            <w:vAlign w:val="bottom"/>
            <w:hideMark/>
          </w:tcPr>
          <w:p w14:paraId="3F34AB9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r>
      <w:tr w:rsidR="00BF057B" w:rsidRPr="00022040" w14:paraId="3DB47F1B" w14:textId="77777777" w:rsidTr="002C032A">
        <w:trPr>
          <w:trHeight w:val="290"/>
        </w:trPr>
        <w:tc>
          <w:tcPr>
            <w:tcW w:w="720" w:type="dxa"/>
            <w:shd w:val="clear" w:color="auto" w:fill="auto"/>
            <w:noWrap/>
            <w:vAlign w:val="bottom"/>
            <w:hideMark/>
          </w:tcPr>
          <w:p w14:paraId="49C47AC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2008</w:t>
            </w:r>
          </w:p>
        </w:tc>
        <w:tc>
          <w:tcPr>
            <w:tcW w:w="857" w:type="dxa"/>
            <w:shd w:val="clear" w:color="auto" w:fill="auto"/>
            <w:noWrap/>
            <w:vAlign w:val="bottom"/>
            <w:hideMark/>
          </w:tcPr>
          <w:p w14:paraId="11A7BB1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62</w:t>
            </w:r>
          </w:p>
        </w:tc>
        <w:tc>
          <w:tcPr>
            <w:tcW w:w="938" w:type="dxa"/>
            <w:shd w:val="clear" w:color="auto" w:fill="auto"/>
            <w:noWrap/>
            <w:vAlign w:val="bottom"/>
            <w:hideMark/>
          </w:tcPr>
          <w:p w14:paraId="6AC1A9D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440" w:type="dxa"/>
            <w:shd w:val="clear" w:color="auto" w:fill="auto"/>
            <w:noWrap/>
            <w:vAlign w:val="bottom"/>
            <w:hideMark/>
          </w:tcPr>
          <w:p w14:paraId="229E5FD3"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350" w:type="dxa"/>
            <w:shd w:val="clear" w:color="auto" w:fill="auto"/>
            <w:noWrap/>
            <w:vAlign w:val="bottom"/>
            <w:hideMark/>
          </w:tcPr>
          <w:p w14:paraId="30CEE1A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84</w:t>
            </w:r>
          </w:p>
        </w:tc>
        <w:tc>
          <w:tcPr>
            <w:tcW w:w="1440" w:type="dxa"/>
            <w:shd w:val="clear" w:color="auto" w:fill="auto"/>
            <w:noWrap/>
            <w:vAlign w:val="bottom"/>
            <w:hideMark/>
          </w:tcPr>
          <w:p w14:paraId="0BB32F1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212</w:t>
            </w:r>
          </w:p>
        </w:tc>
        <w:tc>
          <w:tcPr>
            <w:tcW w:w="1440" w:type="dxa"/>
            <w:shd w:val="clear" w:color="auto" w:fill="auto"/>
            <w:noWrap/>
            <w:vAlign w:val="bottom"/>
            <w:hideMark/>
          </w:tcPr>
          <w:p w14:paraId="7421548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122</w:t>
            </w:r>
          </w:p>
        </w:tc>
      </w:tr>
      <w:tr w:rsidR="00BF057B" w:rsidRPr="00022040" w14:paraId="33DCF553" w14:textId="77777777" w:rsidTr="002C032A">
        <w:trPr>
          <w:trHeight w:val="290"/>
        </w:trPr>
        <w:tc>
          <w:tcPr>
            <w:tcW w:w="720" w:type="dxa"/>
            <w:shd w:val="clear" w:color="auto" w:fill="auto"/>
            <w:noWrap/>
            <w:vAlign w:val="bottom"/>
            <w:hideMark/>
          </w:tcPr>
          <w:p w14:paraId="507D145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2009</w:t>
            </w:r>
          </w:p>
        </w:tc>
        <w:tc>
          <w:tcPr>
            <w:tcW w:w="857" w:type="dxa"/>
            <w:shd w:val="clear" w:color="auto" w:fill="auto"/>
            <w:noWrap/>
            <w:vAlign w:val="bottom"/>
            <w:hideMark/>
          </w:tcPr>
          <w:p w14:paraId="698205C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116</w:t>
            </w:r>
          </w:p>
        </w:tc>
        <w:tc>
          <w:tcPr>
            <w:tcW w:w="938" w:type="dxa"/>
            <w:shd w:val="clear" w:color="auto" w:fill="auto"/>
            <w:noWrap/>
            <w:vAlign w:val="bottom"/>
            <w:hideMark/>
          </w:tcPr>
          <w:p w14:paraId="3C256C2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440" w:type="dxa"/>
            <w:shd w:val="clear" w:color="auto" w:fill="auto"/>
            <w:noWrap/>
            <w:vAlign w:val="bottom"/>
            <w:hideMark/>
          </w:tcPr>
          <w:p w14:paraId="02B2F67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350" w:type="dxa"/>
            <w:shd w:val="clear" w:color="auto" w:fill="auto"/>
            <w:noWrap/>
            <w:vAlign w:val="bottom"/>
            <w:hideMark/>
          </w:tcPr>
          <w:p w14:paraId="26A665C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w:t>
            </w:r>
          </w:p>
        </w:tc>
        <w:tc>
          <w:tcPr>
            <w:tcW w:w="1440" w:type="dxa"/>
            <w:shd w:val="clear" w:color="auto" w:fill="auto"/>
            <w:noWrap/>
            <w:vAlign w:val="bottom"/>
            <w:hideMark/>
          </w:tcPr>
          <w:p w14:paraId="589BA41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104</w:t>
            </w:r>
          </w:p>
        </w:tc>
        <w:tc>
          <w:tcPr>
            <w:tcW w:w="1440" w:type="dxa"/>
            <w:shd w:val="clear" w:color="auto" w:fill="auto"/>
            <w:noWrap/>
            <w:vAlign w:val="bottom"/>
            <w:hideMark/>
          </w:tcPr>
          <w:p w14:paraId="65F2EF8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BF057B" w:rsidRPr="00022040" w14:paraId="4B7C3A8C" w14:textId="77777777" w:rsidTr="002C032A">
        <w:trPr>
          <w:trHeight w:val="290"/>
        </w:trPr>
        <w:tc>
          <w:tcPr>
            <w:tcW w:w="720" w:type="dxa"/>
            <w:shd w:val="clear" w:color="auto" w:fill="auto"/>
            <w:noWrap/>
            <w:vAlign w:val="bottom"/>
            <w:hideMark/>
          </w:tcPr>
          <w:p w14:paraId="3EBC49B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2010</w:t>
            </w:r>
          </w:p>
        </w:tc>
        <w:tc>
          <w:tcPr>
            <w:tcW w:w="857" w:type="dxa"/>
            <w:shd w:val="clear" w:color="auto" w:fill="auto"/>
            <w:noWrap/>
            <w:vAlign w:val="bottom"/>
            <w:hideMark/>
          </w:tcPr>
          <w:p w14:paraId="5864E625"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267</w:t>
            </w:r>
          </w:p>
        </w:tc>
        <w:tc>
          <w:tcPr>
            <w:tcW w:w="938" w:type="dxa"/>
            <w:shd w:val="clear" w:color="auto" w:fill="auto"/>
            <w:noWrap/>
            <w:vAlign w:val="bottom"/>
            <w:hideMark/>
          </w:tcPr>
          <w:p w14:paraId="31DDEC2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30</w:t>
            </w:r>
          </w:p>
        </w:tc>
        <w:tc>
          <w:tcPr>
            <w:tcW w:w="1440" w:type="dxa"/>
            <w:shd w:val="clear" w:color="auto" w:fill="auto"/>
            <w:noWrap/>
            <w:vAlign w:val="bottom"/>
            <w:hideMark/>
          </w:tcPr>
          <w:p w14:paraId="29B9CF1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c>
          <w:tcPr>
            <w:tcW w:w="1350" w:type="dxa"/>
            <w:shd w:val="clear" w:color="auto" w:fill="auto"/>
            <w:noWrap/>
            <w:vAlign w:val="bottom"/>
            <w:hideMark/>
          </w:tcPr>
          <w:p w14:paraId="584B6CC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140</w:t>
            </w:r>
          </w:p>
        </w:tc>
        <w:tc>
          <w:tcPr>
            <w:tcW w:w="1440" w:type="dxa"/>
            <w:shd w:val="clear" w:color="auto" w:fill="auto"/>
            <w:noWrap/>
            <w:vAlign w:val="bottom"/>
            <w:hideMark/>
          </w:tcPr>
          <w:p w14:paraId="609978B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441</w:t>
            </w:r>
          </w:p>
        </w:tc>
        <w:tc>
          <w:tcPr>
            <w:tcW w:w="1440" w:type="dxa"/>
            <w:shd w:val="clear" w:color="auto" w:fill="auto"/>
            <w:noWrap/>
            <w:vAlign w:val="bottom"/>
            <w:hideMark/>
          </w:tcPr>
          <w:p w14:paraId="7AB9F86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144</w:t>
            </w:r>
          </w:p>
        </w:tc>
      </w:tr>
      <w:tr w:rsidR="00BF057B" w:rsidRPr="00022040" w14:paraId="15226944" w14:textId="77777777" w:rsidTr="002C032A">
        <w:trPr>
          <w:trHeight w:val="290"/>
        </w:trPr>
        <w:tc>
          <w:tcPr>
            <w:tcW w:w="720" w:type="dxa"/>
            <w:shd w:val="clear" w:color="auto" w:fill="auto"/>
            <w:noWrap/>
            <w:vAlign w:val="bottom"/>
            <w:hideMark/>
          </w:tcPr>
          <w:p w14:paraId="77DEFBA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2011</w:t>
            </w:r>
          </w:p>
        </w:tc>
        <w:tc>
          <w:tcPr>
            <w:tcW w:w="857" w:type="dxa"/>
            <w:shd w:val="clear" w:color="auto" w:fill="auto"/>
            <w:noWrap/>
            <w:vAlign w:val="bottom"/>
            <w:hideMark/>
          </w:tcPr>
          <w:p w14:paraId="406A0E7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c>
          <w:tcPr>
            <w:tcW w:w="938" w:type="dxa"/>
            <w:shd w:val="clear" w:color="auto" w:fill="auto"/>
            <w:noWrap/>
            <w:vAlign w:val="bottom"/>
            <w:hideMark/>
          </w:tcPr>
          <w:p w14:paraId="3FBAA7F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w:t>
            </w:r>
          </w:p>
        </w:tc>
        <w:tc>
          <w:tcPr>
            <w:tcW w:w="1440" w:type="dxa"/>
            <w:shd w:val="clear" w:color="auto" w:fill="auto"/>
            <w:noWrap/>
            <w:vAlign w:val="bottom"/>
            <w:hideMark/>
          </w:tcPr>
          <w:p w14:paraId="76CA0D9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350" w:type="dxa"/>
            <w:shd w:val="clear" w:color="auto" w:fill="auto"/>
            <w:noWrap/>
            <w:vAlign w:val="bottom"/>
            <w:hideMark/>
          </w:tcPr>
          <w:p w14:paraId="40790EE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80</w:t>
            </w:r>
          </w:p>
        </w:tc>
        <w:tc>
          <w:tcPr>
            <w:tcW w:w="1440" w:type="dxa"/>
            <w:shd w:val="clear" w:color="auto" w:fill="auto"/>
            <w:noWrap/>
            <w:vAlign w:val="bottom"/>
            <w:hideMark/>
          </w:tcPr>
          <w:p w14:paraId="7F3ECB00"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339</w:t>
            </w:r>
          </w:p>
        </w:tc>
        <w:tc>
          <w:tcPr>
            <w:tcW w:w="1440" w:type="dxa"/>
            <w:shd w:val="clear" w:color="auto" w:fill="auto"/>
            <w:noWrap/>
            <w:vAlign w:val="bottom"/>
            <w:hideMark/>
          </w:tcPr>
          <w:p w14:paraId="26FEB99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126</w:t>
            </w:r>
          </w:p>
        </w:tc>
      </w:tr>
      <w:tr w:rsidR="00BF057B" w:rsidRPr="00022040" w14:paraId="076C7D32" w14:textId="77777777" w:rsidTr="002C032A">
        <w:trPr>
          <w:trHeight w:val="290"/>
        </w:trPr>
        <w:tc>
          <w:tcPr>
            <w:tcW w:w="720" w:type="dxa"/>
            <w:shd w:val="clear" w:color="auto" w:fill="auto"/>
            <w:noWrap/>
            <w:vAlign w:val="bottom"/>
            <w:hideMark/>
          </w:tcPr>
          <w:p w14:paraId="642D0AE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2012</w:t>
            </w:r>
          </w:p>
        </w:tc>
        <w:tc>
          <w:tcPr>
            <w:tcW w:w="857" w:type="dxa"/>
            <w:shd w:val="clear" w:color="auto" w:fill="auto"/>
            <w:noWrap/>
            <w:vAlign w:val="bottom"/>
            <w:hideMark/>
          </w:tcPr>
          <w:p w14:paraId="2F08186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113</w:t>
            </w:r>
          </w:p>
        </w:tc>
        <w:tc>
          <w:tcPr>
            <w:tcW w:w="938" w:type="dxa"/>
            <w:shd w:val="clear" w:color="auto" w:fill="auto"/>
            <w:noWrap/>
            <w:vAlign w:val="bottom"/>
            <w:hideMark/>
          </w:tcPr>
          <w:p w14:paraId="649D3B7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73</w:t>
            </w:r>
          </w:p>
        </w:tc>
        <w:tc>
          <w:tcPr>
            <w:tcW w:w="1440" w:type="dxa"/>
            <w:shd w:val="clear" w:color="auto" w:fill="auto"/>
            <w:noWrap/>
            <w:vAlign w:val="bottom"/>
            <w:hideMark/>
          </w:tcPr>
          <w:p w14:paraId="7EFF8E2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350" w:type="dxa"/>
            <w:shd w:val="clear" w:color="auto" w:fill="auto"/>
            <w:noWrap/>
            <w:vAlign w:val="bottom"/>
            <w:hideMark/>
          </w:tcPr>
          <w:p w14:paraId="2CFDA8B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1A3F3F9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0777510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BF057B" w:rsidRPr="00022040" w14:paraId="7514C83E" w14:textId="77777777" w:rsidTr="002C032A">
        <w:trPr>
          <w:trHeight w:val="290"/>
        </w:trPr>
        <w:tc>
          <w:tcPr>
            <w:tcW w:w="720" w:type="dxa"/>
            <w:shd w:val="clear" w:color="auto" w:fill="auto"/>
            <w:noWrap/>
            <w:vAlign w:val="bottom"/>
            <w:hideMark/>
          </w:tcPr>
          <w:p w14:paraId="680BA01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2013</w:t>
            </w:r>
          </w:p>
        </w:tc>
        <w:tc>
          <w:tcPr>
            <w:tcW w:w="857" w:type="dxa"/>
            <w:shd w:val="clear" w:color="auto" w:fill="auto"/>
            <w:noWrap/>
            <w:vAlign w:val="bottom"/>
            <w:hideMark/>
          </w:tcPr>
          <w:p w14:paraId="210A2DD0"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46</w:t>
            </w:r>
          </w:p>
        </w:tc>
        <w:tc>
          <w:tcPr>
            <w:tcW w:w="938" w:type="dxa"/>
            <w:shd w:val="clear" w:color="auto" w:fill="auto"/>
            <w:noWrap/>
            <w:vAlign w:val="bottom"/>
            <w:hideMark/>
          </w:tcPr>
          <w:p w14:paraId="1E8C3DA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440" w:type="dxa"/>
            <w:shd w:val="clear" w:color="auto" w:fill="auto"/>
            <w:noWrap/>
            <w:vAlign w:val="bottom"/>
            <w:hideMark/>
          </w:tcPr>
          <w:p w14:paraId="05263F9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350" w:type="dxa"/>
            <w:shd w:val="clear" w:color="auto" w:fill="auto"/>
            <w:noWrap/>
            <w:vAlign w:val="bottom"/>
            <w:hideMark/>
          </w:tcPr>
          <w:p w14:paraId="2762F48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1A4BA30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657</w:t>
            </w:r>
          </w:p>
        </w:tc>
        <w:tc>
          <w:tcPr>
            <w:tcW w:w="1440" w:type="dxa"/>
            <w:shd w:val="clear" w:color="auto" w:fill="auto"/>
            <w:noWrap/>
            <w:vAlign w:val="bottom"/>
            <w:hideMark/>
          </w:tcPr>
          <w:p w14:paraId="62B92D8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BF057B" w:rsidRPr="00022040" w14:paraId="23CF1FBE" w14:textId="77777777" w:rsidTr="002C032A">
        <w:trPr>
          <w:trHeight w:val="290"/>
        </w:trPr>
        <w:tc>
          <w:tcPr>
            <w:tcW w:w="720" w:type="dxa"/>
            <w:shd w:val="clear" w:color="auto" w:fill="auto"/>
            <w:noWrap/>
            <w:vAlign w:val="bottom"/>
            <w:hideMark/>
          </w:tcPr>
          <w:p w14:paraId="3952ECC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2014</w:t>
            </w:r>
          </w:p>
        </w:tc>
        <w:tc>
          <w:tcPr>
            <w:tcW w:w="857" w:type="dxa"/>
            <w:shd w:val="clear" w:color="auto" w:fill="auto"/>
            <w:noWrap/>
            <w:vAlign w:val="bottom"/>
            <w:hideMark/>
          </w:tcPr>
          <w:p w14:paraId="3D53857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74</w:t>
            </w:r>
          </w:p>
        </w:tc>
        <w:tc>
          <w:tcPr>
            <w:tcW w:w="938" w:type="dxa"/>
            <w:shd w:val="clear" w:color="auto" w:fill="auto"/>
            <w:noWrap/>
            <w:vAlign w:val="bottom"/>
            <w:hideMark/>
          </w:tcPr>
          <w:p w14:paraId="4833C58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c>
          <w:tcPr>
            <w:tcW w:w="1440" w:type="dxa"/>
            <w:shd w:val="clear" w:color="auto" w:fill="auto"/>
            <w:noWrap/>
            <w:vAlign w:val="bottom"/>
            <w:hideMark/>
          </w:tcPr>
          <w:p w14:paraId="052E893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48</w:t>
            </w:r>
          </w:p>
        </w:tc>
        <w:tc>
          <w:tcPr>
            <w:tcW w:w="1350" w:type="dxa"/>
            <w:shd w:val="clear" w:color="auto" w:fill="auto"/>
            <w:noWrap/>
            <w:vAlign w:val="bottom"/>
            <w:hideMark/>
          </w:tcPr>
          <w:p w14:paraId="6552D86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217</w:t>
            </w:r>
          </w:p>
        </w:tc>
        <w:tc>
          <w:tcPr>
            <w:tcW w:w="1440" w:type="dxa"/>
            <w:shd w:val="clear" w:color="auto" w:fill="auto"/>
            <w:noWrap/>
            <w:vAlign w:val="bottom"/>
            <w:hideMark/>
          </w:tcPr>
          <w:p w14:paraId="36449D98"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015E903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BF057B" w:rsidRPr="00022040" w14:paraId="5D230F25" w14:textId="77777777" w:rsidTr="002C032A">
        <w:trPr>
          <w:trHeight w:val="290"/>
        </w:trPr>
        <w:tc>
          <w:tcPr>
            <w:tcW w:w="720" w:type="dxa"/>
            <w:shd w:val="clear" w:color="auto" w:fill="auto"/>
            <w:noWrap/>
            <w:vAlign w:val="bottom"/>
            <w:hideMark/>
          </w:tcPr>
          <w:p w14:paraId="5C01715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2015</w:t>
            </w:r>
          </w:p>
        </w:tc>
        <w:tc>
          <w:tcPr>
            <w:tcW w:w="857" w:type="dxa"/>
            <w:shd w:val="clear" w:color="auto" w:fill="auto"/>
            <w:noWrap/>
            <w:vAlign w:val="bottom"/>
            <w:hideMark/>
          </w:tcPr>
          <w:p w14:paraId="3E673B7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w:t>
            </w:r>
          </w:p>
        </w:tc>
        <w:tc>
          <w:tcPr>
            <w:tcW w:w="938" w:type="dxa"/>
            <w:shd w:val="clear" w:color="auto" w:fill="auto"/>
            <w:noWrap/>
            <w:vAlign w:val="bottom"/>
            <w:hideMark/>
          </w:tcPr>
          <w:p w14:paraId="19602BD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16</w:t>
            </w:r>
          </w:p>
        </w:tc>
        <w:tc>
          <w:tcPr>
            <w:tcW w:w="1440" w:type="dxa"/>
            <w:shd w:val="clear" w:color="auto" w:fill="auto"/>
            <w:noWrap/>
            <w:vAlign w:val="bottom"/>
            <w:hideMark/>
          </w:tcPr>
          <w:p w14:paraId="197E2C53"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350" w:type="dxa"/>
            <w:shd w:val="clear" w:color="auto" w:fill="auto"/>
            <w:noWrap/>
            <w:vAlign w:val="bottom"/>
            <w:hideMark/>
          </w:tcPr>
          <w:p w14:paraId="18772A7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2EA6026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432</w:t>
            </w:r>
          </w:p>
        </w:tc>
        <w:tc>
          <w:tcPr>
            <w:tcW w:w="1440" w:type="dxa"/>
            <w:shd w:val="clear" w:color="auto" w:fill="auto"/>
            <w:noWrap/>
            <w:vAlign w:val="bottom"/>
            <w:hideMark/>
          </w:tcPr>
          <w:p w14:paraId="31B7396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219</w:t>
            </w:r>
          </w:p>
        </w:tc>
      </w:tr>
      <w:tr w:rsidR="00BF057B" w:rsidRPr="00022040" w14:paraId="2B8297A0" w14:textId="77777777" w:rsidTr="002C032A">
        <w:trPr>
          <w:trHeight w:val="290"/>
        </w:trPr>
        <w:tc>
          <w:tcPr>
            <w:tcW w:w="720" w:type="dxa"/>
            <w:shd w:val="clear" w:color="auto" w:fill="auto"/>
            <w:noWrap/>
            <w:vAlign w:val="bottom"/>
            <w:hideMark/>
          </w:tcPr>
          <w:p w14:paraId="2508E4A5"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2016</w:t>
            </w:r>
          </w:p>
        </w:tc>
        <w:tc>
          <w:tcPr>
            <w:tcW w:w="857" w:type="dxa"/>
            <w:shd w:val="clear" w:color="auto" w:fill="auto"/>
            <w:noWrap/>
            <w:vAlign w:val="bottom"/>
            <w:hideMark/>
          </w:tcPr>
          <w:p w14:paraId="61385E7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37</w:t>
            </w:r>
          </w:p>
        </w:tc>
        <w:tc>
          <w:tcPr>
            <w:tcW w:w="938" w:type="dxa"/>
            <w:shd w:val="clear" w:color="auto" w:fill="auto"/>
            <w:noWrap/>
            <w:vAlign w:val="bottom"/>
            <w:hideMark/>
          </w:tcPr>
          <w:p w14:paraId="4A8DC55D"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w:t>
            </w:r>
          </w:p>
        </w:tc>
        <w:tc>
          <w:tcPr>
            <w:tcW w:w="1440" w:type="dxa"/>
            <w:shd w:val="clear" w:color="auto" w:fill="auto"/>
            <w:noWrap/>
            <w:vAlign w:val="bottom"/>
            <w:hideMark/>
          </w:tcPr>
          <w:p w14:paraId="3BD9667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w:t>
            </w:r>
          </w:p>
        </w:tc>
        <w:tc>
          <w:tcPr>
            <w:tcW w:w="1350" w:type="dxa"/>
            <w:shd w:val="clear" w:color="auto" w:fill="auto"/>
            <w:noWrap/>
            <w:vAlign w:val="bottom"/>
            <w:hideMark/>
          </w:tcPr>
          <w:p w14:paraId="1E3CA95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40</w:t>
            </w:r>
          </w:p>
        </w:tc>
        <w:tc>
          <w:tcPr>
            <w:tcW w:w="1440" w:type="dxa"/>
            <w:shd w:val="clear" w:color="auto" w:fill="auto"/>
            <w:noWrap/>
            <w:vAlign w:val="bottom"/>
            <w:hideMark/>
          </w:tcPr>
          <w:p w14:paraId="183A2F3A"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0B3280C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BF057B" w:rsidRPr="00022040" w14:paraId="4F5D1283" w14:textId="77777777" w:rsidTr="002C032A">
        <w:trPr>
          <w:trHeight w:val="290"/>
        </w:trPr>
        <w:tc>
          <w:tcPr>
            <w:tcW w:w="720" w:type="dxa"/>
            <w:shd w:val="clear" w:color="auto" w:fill="auto"/>
            <w:noWrap/>
            <w:vAlign w:val="bottom"/>
            <w:hideMark/>
          </w:tcPr>
          <w:p w14:paraId="4BFFA65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2017</w:t>
            </w:r>
          </w:p>
        </w:tc>
        <w:tc>
          <w:tcPr>
            <w:tcW w:w="857" w:type="dxa"/>
            <w:shd w:val="clear" w:color="auto" w:fill="auto"/>
            <w:noWrap/>
            <w:vAlign w:val="bottom"/>
            <w:hideMark/>
          </w:tcPr>
          <w:p w14:paraId="299D7A47"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22</w:t>
            </w:r>
          </w:p>
        </w:tc>
        <w:tc>
          <w:tcPr>
            <w:tcW w:w="938" w:type="dxa"/>
            <w:shd w:val="clear" w:color="auto" w:fill="auto"/>
            <w:noWrap/>
            <w:vAlign w:val="bottom"/>
            <w:hideMark/>
          </w:tcPr>
          <w:p w14:paraId="1968B662"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440" w:type="dxa"/>
            <w:shd w:val="clear" w:color="auto" w:fill="auto"/>
            <w:noWrap/>
            <w:vAlign w:val="bottom"/>
            <w:hideMark/>
          </w:tcPr>
          <w:p w14:paraId="6129971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18</w:t>
            </w:r>
          </w:p>
        </w:tc>
        <w:tc>
          <w:tcPr>
            <w:tcW w:w="1350" w:type="dxa"/>
            <w:shd w:val="clear" w:color="auto" w:fill="auto"/>
            <w:noWrap/>
            <w:vAlign w:val="bottom"/>
            <w:hideMark/>
          </w:tcPr>
          <w:p w14:paraId="1396C7E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42</w:t>
            </w:r>
          </w:p>
        </w:tc>
        <w:tc>
          <w:tcPr>
            <w:tcW w:w="1440" w:type="dxa"/>
            <w:shd w:val="clear" w:color="auto" w:fill="auto"/>
            <w:noWrap/>
            <w:vAlign w:val="bottom"/>
            <w:hideMark/>
          </w:tcPr>
          <w:p w14:paraId="1A80456F"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546</w:t>
            </w:r>
          </w:p>
        </w:tc>
        <w:tc>
          <w:tcPr>
            <w:tcW w:w="1440" w:type="dxa"/>
            <w:shd w:val="clear" w:color="auto" w:fill="auto"/>
            <w:noWrap/>
            <w:vAlign w:val="bottom"/>
            <w:hideMark/>
          </w:tcPr>
          <w:p w14:paraId="45F47C9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94</w:t>
            </w:r>
          </w:p>
        </w:tc>
      </w:tr>
      <w:tr w:rsidR="00BF057B" w:rsidRPr="00022040" w14:paraId="5FE6AD1E" w14:textId="77777777" w:rsidTr="002C032A">
        <w:trPr>
          <w:trHeight w:val="290"/>
        </w:trPr>
        <w:tc>
          <w:tcPr>
            <w:tcW w:w="720" w:type="dxa"/>
            <w:shd w:val="clear" w:color="auto" w:fill="auto"/>
            <w:noWrap/>
            <w:vAlign w:val="bottom"/>
            <w:hideMark/>
          </w:tcPr>
          <w:p w14:paraId="409BFB0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2018</w:t>
            </w:r>
          </w:p>
        </w:tc>
        <w:tc>
          <w:tcPr>
            <w:tcW w:w="857" w:type="dxa"/>
            <w:shd w:val="clear" w:color="auto" w:fill="auto"/>
            <w:noWrap/>
            <w:vAlign w:val="bottom"/>
            <w:hideMark/>
          </w:tcPr>
          <w:p w14:paraId="3AF9909C"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68</w:t>
            </w:r>
          </w:p>
        </w:tc>
        <w:tc>
          <w:tcPr>
            <w:tcW w:w="938" w:type="dxa"/>
            <w:shd w:val="clear" w:color="auto" w:fill="auto"/>
            <w:noWrap/>
            <w:vAlign w:val="bottom"/>
            <w:hideMark/>
          </w:tcPr>
          <w:p w14:paraId="132D877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w:t>
            </w:r>
          </w:p>
        </w:tc>
        <w:tc>
          <w:tcPr>
            <w:tcW w:w="1440" w:type="dxa"/>
            <w:shd w:val="clear" w:color="auto" w:fill="auto"/>
            <w:noWrap/>
            <w:vAlign w:val="bottom"/>
            <w:hideMark/>
          </w:tcPr>
          <w:p w14:paraId="54B1BA90"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93</w:t>
            </w:r>
          </w:p>
        </w:tc>
        <w:tc>
          <w:tcPr>
            <w:tcW w:w="1350" w:type="dxa"/>
            <w:shd w:val="clear" w:color="auto" w:fill="auto"/>
            <w:noWrap/>
            <w:vAlign w:val="bottom"/>
            <w:hideMark/>
          </w:tcPr>
          <w:p w14:paraId="414F0F3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111</w:t>
            </w:r>
          </w:p>
        </w:tc>
        <w:tc>
          <w:tcPr>
            <w:tcW w:w="1440" w:type="dxa"/>
            <w:shd w:val="clear" w:color="auto" w:fill="auto"/>
            <w:noWrap/>
            <w:vAlign w:val="bottom"/>
            <w:hideMark/>
          </w:tcPr>
          <w:p w14:paraId="11076FD9"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655A9A84"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BF057B" w:rsidRPr="00022040" w14:paraId="6BFB66E8" w14:textId="77777777" w:rsidTr="002C032A">
        <w:trPr>
          <w:trHeight w:val="290"/>
        </w:trPr>
        <w:tc>
          <w:tcPr>
            <w:tcW w:w="720" w:type="dxa"/>
            <w:shd w:val="clear" w:color="auto" w:fill="auto"/>
            <w:noWrap/>
            <w:vAlign w:val="bottom"/>
            <w:hideMark/>
          </w:tcPr>
          <w:p w14:paraId="2F8C38B5"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2019</w:t>
            </w:r>
          </w:p>
        </w:tc>
        <w:tc>
          <w:tcPr>
            <w:tcW w:w="857" w:type="dxa"/>
            <w:shd w:val="clear" w:color="auto" w:fill="auto"/>
            <w:noWrap/>
            <w:vAlign w:val="bottom"/>
            <w:hideMark/>
          </w:tcPr>
          <w:p w14:paraId="3168454E"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100</w:t>
            </w:r>
          </w:p>
        </w:tc>
        <w:tc>
          <w:tcPr>
            <w:tcW w:w="938" w:type="dxa"/>
            <w:shd w:val="clear" w:color="auto" w:fill="auto"/>
            <w:noWrap/>
            <w:vAlign w:val="bottom"/>
            <w:hideMark/>
          </w:tcPr>
          <w:p w14:paraId="08379B1B"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440" w:type="dxa"/>
            <w:shd w:val="clear" w:color="auto" w:fill="auto"/>
            <w:noWrap/>
            <w:vAlign w:val="bottom"/>
            <w:hideMark/>
          </w:tcPr>
          <w:p w14:paraId="5845FF2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w:t>
            </w:r>
          </w:p>
        </w:tc>
        <w:tc>
          <w:tcPr>
            <w:tcW w:w="1350" w:type="dxa"/>
            <w:shd w:val="clear" w:color="auto" w:fill="auto"/>
            <w:noWrap/>
            <w:vAlign w:val="bottom"/>
            <w:hideMark/>
          </w:tcPr>
          <w:p w14:paraId="105A3252"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440" w:type="dxa"/>
            <w:shd w:val="clear" w:color="auto" w:fill="auto"/>
            <w:noWrap/>
            <w:vAlign w:val="bottom"/>
            <w:hideMark/>
          </w:tcPr>
          <w:p w14:paraId="6F491B46"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354</w:t>
            </w:r>
          </w:p>
        </w:tc>
        <w:tc>
          <w:tcPr>
            <w:tcW w:w="1440" w:type="dxa"/>
            <w:shd w:val="clear" w:color="auto" w:fill="auto"/>
            <w:noWrap/>
            <w:vAlign w:val="bottom"/>
            <w:hideMark/>
          </w:tcPr>
          <w:p w14:paraId="62A84211" w14:textId="77777777" w:rsidR="00BF057B" w:rsidRPr="00022040" w:rsidRDefault="00BF057B" w:rsidP="00BF057B">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r>
    </w:tbl>
    <w:p w14:paraId="15E0BE9A" w14:textId="5C355FBE" w:rsidR="00022040" w:rsidRDefault="00022040" w:rsidP="00171163">
      <w:pPr>
        <w:spacing w:after="0" w:line="480" w:lineRule="auto"/>
        <w:rPr>
          <w:rFonts w:ascii="Times New Roman" w:hAnsi="Times New Roman" w:cs="Times New Roman"/>
          <w:sz w:val="24"/>
          <w:szCs w:val="24"/>
        </w:rPr>
      </w:pPr>
    </w:p>
    <w:p w14:paraId="783FF84C" w14:textId="62DC2256" w:rsidR="000F0ED0" w:rsidRDefault="000F0ED0" w:rsidP="00171163">
      <w:pPr>
        <w:spacing w:after="0" w:line="480" w:lineRule="auto"/>
        <w:rPr>
          <w:ins w:id="1026" w:author="Jon.Richar" w:date="2023-11-21T15:36:00Z"/>
          <w:rFonts w:ascii="Times New Roman" w:hAnsi="Times New Roman" w:cs="Times New Roman"/>
          <w:sz w:val="24"/>
          <w:szCs w:val="24"/>
        </w:rPr>
      </w:pPr>
    </w:p>
    <w:p w14:paraId="2AF7BFEF" w14:textId="77777777" w:rsidR="002C032A" w:rsidRDefault="002C032A" w:rsidP="00171163">
      <w:pPr>
        <w:spacing w:after="0" w:line="480" w:lineRule="auto"/>
        <w:rPr>
          <w:ins w:id="1027" w:author="Jon.Richar" w:date="2024-03-02T11:25:00Z"/>
          <w:rFonts w:ascii="Times New Roman" w:hAnsi="Times New Roman" w:cs="Times New Roman"/>
          <w:sz w:val="24"/>
          <w:szCs w:val="24"/>
        </w:rPr>
      </w:pPr>
    </w:p>
    <w:p w14:paraId="5ED07872" w14:textId="77777777" w:rsidR="002C032A" w:rsidRDefault="002C032A" w:rsidP="00171163">
      <w:pPr>
        <w:spacing w:after="0" w:line="480" w:lineRule="auto"/>
        <w:rPr>
          <w:ins w:id="1028" w:author="Jon.Richar" w:date="2024-03-02T11:25:00Z"/>
          <w:rFonts w:ascii="Times New Roman" w:hAnsi="Times New Roman" w:cs="Times New Roman"/>
          <w:sz w:val="24"/>
          <w:szCs w:val="24"/>
        </w:rPr>
      </w:pPr>
    </w:p>
    <w:p w14:paraId="68174063" w14:textId="77777777" w:rsidR="002C032A" w:rsidRDefault="002C032A" w:rsidP="00171163">
      <w:pPr>
        <w:spacing w:after="0" w:line="480" w:lineRule="auto"/>
        <w:rPr>
          <w:ins w:id="1029" w:author="Jon.Richar" w:date="2024-03-02T11:25:00Z"/>
          <w:rFonts w:ascii="Times New Roman" w:hAnsi="Times New Roman" w:cs="Times New Roman"/>
          <w:sz w:val="24"/>
          <w:szCs w:val="24"/>
        </w:rPr>
      </w:pPr>
    </w:p>
    <w:p w14:paraId="1C999EDC" w14:textId="77777777" w:rsidR="002C032A" w:rsidRDefault="002C032A" w:rsidP="00171163">
      <w:pPr>
        <w:spacing w:after="0" w:line="480" w:lineRule="auto"/>
        <w:rPr>
          <w:ins w:id="1030" w:author="Jon.Richar" w:date="2024-03-02T11:25:00Z"/>
          <w:rFonts w:ascii="Times New Roman" w:hAnsi="Times New Roman" w:cs="Times New Roman"/>
          <w:sz w:val="24"/>
          <w:szCs w:val="24"/>
        </w:rPr>
      </w:pPr>
    </w:p>
    <w:p w14:paraId="336EF33F" w14:textId="77777777" w:rsidR="002C032A" w:rsidRDefault="002C032A" w:rsidP="00171163">
      <w:pPr>
        <w:spacing w:after="0" w:line="480" w:lineRule="auto"/>
        <w:rPr>
          <w:ins w:id="1031" w:author="Jon.Richar" w:date="2024-03-02T11:25:00Z"/>
          <w:rFonts w:ascii="Times New Roman" w:hAnsi="Times New Roman" w:cs="Times New Roman"/>
          <w:sz w:val="24"/>
          <w:szCs w:val="24"/>
        </w:rPr>
      </w:pPr>
    </w:p>
    <w:p w14:paraId="60302580" w14:textId="77777777" w:rsidR="002C032A" w:rsidRDefault="002C032A" w:rsidP="00171163">
      <w:pPr>
        <w:spacing w:after="0" w:line="480" w:lineRule="auto"/>
        <w:rPr>
          <w:ins w:id="1032" w:author="Jon.Richar" w:date="2024-03-02T11:25:00Z"/>
          <w:rFonts w:ascii="Times New Roman" w:hAnsi="Times New Roman" w:cs="Times New Roman"/>
          <w:sz w:val="24"/>
          <w:szCs w:val="24"/>
        </w:rPr>
      </w:pPr>
    </w:p>
    <w:p w14:paraId="5129F3DE" w14:textId="77777777" w:rsidR="002C032A" w:rsidRDefault="002C032A" w:rsidP="00171163">
      <w:pPr>
        <w:spacing w:after="0" w:line="480" w:lineRule="auto"/>
        <w:rPr>
          <w:ins w:id="1033" w:author="Jon.Richar" w:date="2024-03-02T11:25:00Z"/>
          <w:rFonts w:ascii="Times New Roman" w:hAnsi="Times New Roman" w:cs="Times New Roman"/>
          <w:sz w:val="24"/>
          <w:szCs w:val="24"/>
        </w:rPr>
      </w:pPr>
    </w:p>
    <w:p w14:paraId="4F617FE3" w14:textId="77777777" w:rsidR="002C032A" w:rsidRDefault="002C032A" w:rsidP="00171163">
      <w:pPr>
        <w:spacing w:after="0" w:line="480" w:lineRule="auto"/>
        <w:rPr>
          <w:ins w:id="1034" w:author="Jon.Richar" w:date="2024-03-02T11:25:00Z"/>
          <w:rFonts w:ascii="Times New Roman" w:hAnsi="Times New Roman" w:cs="Times New Roman"/>
          <w:sz w:val="24"/>
          <w:szCs w:val="24"/>
        </w:rPr>
      </w:pPr>
    </w:p>
    <w:p w14:paraId="414B7F4D" w14:textId="6225635B" w:rsidR="00986DC2"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2. Sample sizes by shell condition for male St. Matthew blue king crab</w:t>
      </w:r>
      <w:r w:rsidR="00466B27">
        <w:rPr>
          <w:rFonts w:ascii="Times New Roman" w:hAnsi="Times New Roman" w:cs="Times New Roman"/>
          <w:sz w:val="24"/>
          <w:szCs w:val="24"/>
        </w:rPr>
        <w:t>s</w:t>
      </w:r>
      <w:r>
        <w:rPr>
          <w:rFonts w:ascii="Times New Roman" w:hAnsi="Times New Roman" w:cs="Times New Roman"/>
          <w:sz w:val="24"/>
          <w:szCs w:val="24"/>
        </w:rPr>
        <w:t xml:space="preserve"> (SMBKC) and </w:t>
      </w:r>
      <w:r w:rsidR="004103FB">
        <w:rPr>
          <w:rFonts w:ascii="Times New Roman" w:hAnsi="Times New Roman" w:cs="Times New Roman"/>
          <w:sz w:val="24"/>
          <w:szCs w:val="24"/>
        </w:rPr>
        <w:t xml:space="preserve">mature </w:t>
      </w:r>
      <w:r>
        <w:rPr>
          <w:rFonts w:ascii="Times New Roman" w:hAnsi="Times New Roman" w:cs="Times New Roman"/>
          <w:sz w:val="24"/>
          <w:szCs w:val="24"/>
        </w:rPr>
        <w:t>female</w:t>
      </w:r>
      <w:r w:rsidR="004103FB">
        <w:rPr>
          <w:rFonts w:ascii="Times New Roman" w:hAnsi="Times New Roman" w:cs="Times New Roman"/>
          <w:sz w:val="24"/>
          <w:szCs w:val="24"/>
        </w:rPr>
        <w:t xml:space="preserve"> (Matfem)</w:t>
      </w:r>
      <w:r w:rsidR="008E092D">
        <w:rPr>
          <w:rFonts w:ascii="Times New Roman" w:hAnsi="Times New Roman" w:cs="Times New Roman"/>
          <w:sz w:val="24"/>
          <w:szCs w:val="24"/>
        </w:rPr>
        <w:t xml:space="preserve"> B</w:t>
      </w:r>
      <w:r>
        <w:rPr>
          <w:rFonts w:ascii="Times New Roman" w:hAnsi="Times New Roman" w:cs="Times New Roman"/>
          <w:sz w:val="24"/>
          <w:szCs w:val="24"/>
        </w:rPr>
        <w:t>airdi (</w:t>
      </w:r>
      <w:del w:id="1035" w:author="Jon.Richar" w:date="2023-11-02T15:23:00Z">
        <w:r w:rsidDel="00291C12">
          <w:rPr>
            <w:rFonts w:ascii="Times New Roman" w:hAnsi="Times New Roman" w:cs="Times New Roman"/>
            <w:sz w:val="24"/>
            <w:szCs w:val="24"/>
          </w:rPr>
          <w:delText>EBS CB</w:delText>
        </w:r>
      </w:del>
      <w:ins w:id="1036" w:author="Jon.Richar" w:date="2023-11-02T15:23:00Z">
        <w:r w:rsidR="00291C12">
          <w:rPr>
            <w:rFonts w:ascii="Times New Roman" w:hAnsi="Times New Roman" w:cs="Times New Roman"/>
            <w:sz w:val="24"/>
            <w:szCs w:val="24"/>
          </w:rPr>
          <w:t>EBS TC</w:t>
        </w:r>
      </w:ins>
      <w:r>
        <w:rPr>
          <w:rFonts w:ascii="Times New Roman" w:hAnsi="Times New Roman" w:cs="Times New Roman"/>
          <w:sz w:val="24"/>
          <w:szCs w:val="24"/>
        </w:rPr>
        <w:t>) and opilio (</w:t>
      </w:r>
      <w:del w:id="1037" w:author="Jon.Richar" w:date="2023-11-02T15:22:00Z">
        <w:r w:rsidDel="00291C12">
          <w:rPr>
            <w:rFonts w:ascii="Times New Roman" w:hAnsi="Times New Roman" w:cs="Times New Roman"/>
            <w:sz w:val="24"/>
            <w:szCs w:val="24"/>
          </w:rPr>
          <w:delText>EBS CO</w:delText>
        </w:r>
      </w:del>
      <w:ins w:id="1038" w:author="Jon.Richar" w:date="2023-11-02T15:22:00Z">
        <w:r w:rsidR="00291C12">
          <w:rPr>
            <w:rFonts w:ascii="Times New Roman" w:hAnsi="Times New Roman" w:cs="Times New Roman"/>
            <w:sz w:val="24"/>
            <w:szCs w:val="24"/>
          </w:rPr>
          <w:t>EBS SNC</w:t>
        </w:r>
      </w:ins>
      <w:r>
        <w:rPr>
          <w:rFonts w:ascii="Times New Roman" w:hAnsi="Times New Roman" w:cs="Times New Roman"/>
          <w:sz w:val="24"/>
          <w:szCs w:val="24"/>
        </w:rPr>
        <w:t>).</w:t>
      </w:r>
    </w:p>
    <w:p w14:paraId="04D31E3C" w14:textId="77777777" w:rsidR="00A327CF"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8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
        <w:gridCol w:w="1490"/>
        <w:gridCol w:w="1567"/>
        <w:gridCol w:w="1673"/>
        <w:gridCol w:w="1673"/>
        <w:gridCol w:w="1550"/>
      </w:tblGrid>
      <w:tr w:rsidR="00A327CF" w:rsidRPr="00A327CF" w14:paraId="056090F3" w14:textId="77777777" w:rsidTr="00224193">
        <w:trPr>
          <w:trHeight w:val="235"/>
        </w:trPr>
        <w:tc>
          <w:tcPr>
            <w:tcW w:w="845" w:type="dxa"/>
            <w:shd w:val="clear" w:color="auto" w:fill="auto"/>
            <w:noWrap/>
            <w:vAlign w:val="bottom"/>
            <w:hideMark/>
          </w:tcPr>
          <w:p w14:paraId="63D49F8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Year</w:t>
            </w:r>
          </w:p>
        </w:tc>
        <w:tc>
          <w:tcPr>
            <w:tcW w:w="1490" w:type="dxa"/>
            <w:shd w:val="clear" w:color="auto" w:fill="auto"/>
            <w:noWrap/>
            <w:vAlign w:val="bottom"/>
            <w:hideMark/>
          </w:tcPr>
          <w:p w14:paraId="6EF85B80" w14:textId="7F520C0F"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w:t>
            </w:r>
            <w:ins w:id="1039" w:author="Jon.Richar" w:date="2023-11-08T15:56:00Z">
              <w:r w:rsidR="00237CC3">
                <w:rPr>
                  <w:rFonts w:ascii="Times New Roman" w:eastAsia="Times New Roman" w:hAnsi="Times New Roman" w:cs="Times New Roman"/>
                  <w:color w:val="000000"/>
                  <w:sz w:val="24"/>
                  <w:szCs w:val="24"/>
                </w:rPr>
                <w:t>RTN</w:t>
              </w:r>
            </w:ins>
            <w:del w:id="1040" w:author="Jon.Richar" w:date="2023-11-08T15:56:00Z">
              <w:r w:rsidRPr="00A327CF" w:rsidDel="00237CC3">
                <w:rPr>
                  <w:rFonts w:ascii="Times New Roman" w:eastAsia="Times New Roman" w:hAnsi="Times New Roman" w:cs="Times New Roman"/>
                  <w:color w:val="000000"/>
                  <w:sz w:val="24"/>
                  <w:szCs w:val="24"/>
                </w:rPr>
                <w:delText>S</w:delText>
              </w:r>
            </w:del>
            <w:r w:rsidRPr="00A327CF">
              <w:rPr>
                <w:rFonts w:ascii="Times New Roman" w:eastAsia="Times New Roman" w:hAnsi="Times New Roman" w:cs="Times New Roman"/>
                <w:color w:val="000000"/>
                <w:sz w:val="24"/>
                <w:szCs w:val="24"/>
              </w:rPr>
              <w:t xml:space="preserve">  RKC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NS</w:t>
            </w:r>
          </w:p>
        </w:tc>
        <w:tc>
          <w:tcPr>
            <w:tcW w:w="1567" w:type="dxa"/>
            <w:shd w:val="clear" w:color="auto" w:fill="auto"/>
            <w:noWrap/>
            <w:vAlign w:val="bottom"/>
            <w:hideMark/>
          </w:tcPr>
          <w:p w14:paraId="48DB2174" w14:textId="0E1FC2C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w:t>
            </w:r>
            <w:ins w:id="1041" w:author="Jon.Richar" w:date="2023-11-08T15:56:00Z">
              <w:r w:rsidR="00237CC3">
                <w:rPr>
                  <w:rFonts w:ascii="Times New Roman" w:eastAsia="Times New Roman" w:hAnsi="Times New Roman" w:cs="Times New Roman"/>
                  <w:color w:val="000000"/>
                  <w:sz w:val="24"/>
                  <w:szCs w:val="24"/>
                </w:rPr>
                <w:t>RTN</w:t>
              </w:r>
            </w:ins>
            <w:del w:id="1042" w:author="Jon.Richar" w:date="2023-11-08T15:56:00Z">
              <w:r w:rsidRPr="00A327CF" w:rsidDel="00237CC3">
                <w:rPr>
                  <w:rFonts w:ascii="Times New Roman" w:eastAsia="Times New Roman" w:hAnsi="Times New Roman" w:cs="Times New Roman"/>
                  <w:color w:val="000000"/>
                  <w:sz w:val="24"/>
                  <w:szCs w:val="24"/>
                </w:rPr>
                <w:delText>S</w:delText>
              </w:r>
            </w:del>
            <w:r w:rsidRPr="00A327CF">
              <w:rPr>
                <w:rFonts w:ascii="Times New Roman" w:eastAsia="Times New Roman" w:hAnsi="Times New Roman" w:cs="Times New Roman"/>
                <w:color w:val="000000"/>
                <w:sz w:val="24"/>
                <w:szCs w:val="24"/>
              </w:rPr>
              <w:t xml:space="preserve">  RKC - Male - OS</w:t>
            </w:r>
          </w:p>
        </w:tc>
        <w:tc>
          <w:tcPr>
            <w:tcW w:w="1673" w:type="dxa"/>
            <w:shd w:val="clear" w:color="auto" w:fill="auto"/>
            <w:noWrap/>
            <w:vAlign w:val="bottom"/>
            <w:hideMark/>
          </w:tcPr>
          <w:p w14:paraId="199F44F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 NS</w:t>
            </w:r>
          </w:p>
        </w:tc>
        <w:tc>
          <w:tcPr>
            <w:tcW w:w="1673" w:type="dxa"/>
            <w:shd w:val="clear" w:color="auto" w:fill="auto"/>
            <w:noWrap/>
            <w:vAlign w:val="bottom"/>
            <w:hideMark/>
          </w:tcPr>
          <w:p w14:paraId="0E25B22B" w14:textId="475BF099"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OS</w:t>
            </w:r>
          </w:p>
        </w:tc>
        <w:tc>
          <w:tcPr>
            <w:tcW w:w="1550" w:type="dxa"/>
            <w:shd w:val="clear" w:color="auto" w:fill="auto"/>
            <w:noWrap/>
            <w:vAlign w:val="bottom"/>
            <w:hideMark/>
          </w:tcPr>
          <w:p w14:paraId="5730C774" w14:textId="05E41B54"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del w:id="1043" w:author="Jon.Richar" w:date="2023-11-02T15:32:00Z">
              <w:r w:rsidRPr="00A327CF" w:rsidDel="00291C12">
                <w:rPr>
                  <w:rFonts w:ascii="Times New Roman" w:eastAsia="Times New Roman" w:hAnsi="Times New Roman" w:cs="Times New Roman"/>
                  <w:color w:val="000000"/>
                  <w:sz w:val="24"/>
                  <w:szCs w:val="24"/>
                </w:rPr>
                <w:delText>NBS CO</w:delText>
              </w:r>
            </w:del>
            <w:ins w:id="1044" w:author="Jon.Richar" w:date="2023-11-02T15:33:00Z">
              <w:r w:rsidR="00291C12">
                <w:rPr>
                  <w:rFonts w:ascii="Times New Roman" w:eastAsia="Times New Roman" w:hAnsi="Times New Roman" w:cs="Times New Roman"/>
                  <w:color w:val="000000"/>
                  <w:sz w:val="24"/>
                  <w:szCs w:val="24"/>
                </w:rPr>
                <w:t>NBS SNC</w:t>
              </w:r>
            </w:ins>
            <w:r w:rsidRPr="00A327CF">
              <w:rPr>
                <w:rFonts w:ascii="Times New Roman" w:eastAsia="Times New Roman" w:hAnsi="Times New Roman" w:cs="Times New Roman"/>
                <w:color w:val="000000"/>
                <w:sz w:val="24"/>
                <w:szCs w:val="24"/>
              </w:rPr>
              <w:t xml:space="preserve"> - Male - All</w:t>
            </w:r>
          </w:p>
        </w:tc>
      </w:tr>
      <w:tr w:rsidR="00A327CF" w:rsidRPr="00A327CF" w14:paraId="44278BC5" w14:textId="77777777" w:rsidTr="00224193">
        <w:trPr>
          <w:trHeight w:val="235"/>
        </w:trPr>
        <w:tc>
          <w:tcPr>
            <w:tcW w:w="845" w:type="dxa"/>
            <w:shd w:val="clear" w:color="auto" w:fill="auto"/>
            <w:noWrap/>
            <w:vAlign w:val="bottom"/>
            <w:hideMark/>
          </w:tcPr>
          <w:p w14:paraId="64A56BA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2010</w:t>
            </w:r>
          </w:p>
        </w:tc>
        <w:tc>
          <w:tcPr>
            <w:tcW w:w="1490" w:type="dxa"/>
            <w:shd w:val="clear" w:color="auto" w:fill="auto"/>
            <w:noWrap/>
            <w:vAlign w:val="bottom"/>
            <w:hideMark/>
          </w:tcPr>
          <w:p w14:paraId="391FDA68"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26</w:t>
            </w:r>
          </w:p>
        </w:tc>
        <w:tc>
          <w:tcPr>
            <w:tcW w:w="1567" w:type="dxa"/>
            <w:shd w:val="clear" w:color="auto" w:fill="auto"/>
            <w:noWrap/>
            <w:vAlign w:val="bottom"/>
            <w:hideMark/>
          </w:tcPr>
          <w:p w14:paraId="160AA17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1673" w:type="dxa"/>
            <w:shd w:val="clear" w:color="auto" w:fill="auto"/>
            <w:noWrap/>
            <w:vAlign w:val="bottom"/>
            <w:hideMark/>
          </w:tcPr>
          <w:p w14:paraId="30E162B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519401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w:t>
            </w:r>
          </w:p>
        </w:tc>
        <w:tc>
          <w:tcPr>
            <w:tcW w:w="1550" w:type="dxa"/>
            <w:shd w:val="clear" w:color="auto" w:fill="auto"/>
            <w:noWrap/>
            <w:vAlign w:val="bottom"/>
            <w:hideMark/>
          </w:tcPr>
          <w:p w14:paraId="361AFB4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173</w:t>
            </w:r>
          </w:p>
        </w:tc>
      </w:tr>
      <w:tr w:rsidR="00A327CF" w:rsidRPr="00A327CF" w14:paraId="4FBBE9B2" w14:textId="77777777" w:rsidTr="00224193">
        <w:trPr>
          <w:trHeight w:val="235"/>
        </w:trPr>
        <w:tc>
          <w:tcPr>
            <w:tcW w:w="845" w:type="dxa"/>
            <w:shd w:val="clear" w:color="auto" w:fill="auto"/>
            <w:noWrap/>
            <w:vAlign w:val="bottom"/>
            <w:hideMark/>
          </w:tcPr>
          <w:p w14:paraId="3C29D36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2017</w:t>
            </w:r>
          </w:p>
        </w:tc>
        <w:tc>
          <w:tcPr>
            <w:tcW w:w="1490" w:type="dxa"/>
            <w:shd w:val="clear" w:color="auto" w:fill="auto"/>
            <w:noWrap/>
            <w:vAlign w:val="bottom"/>
            <w:hideMark/>
          </w:tcPr>
          <w:p w14:paraId="2B9F807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38</w:t>
            </w:r>
          </w:p>
        </w:tc>
        <w:tc>
          <w:tcPr>
            <w:tcW w:w="1567" w:type="dxa"/>
            <w:shd w:val="clear" w:color="auto" w:fill="auto"/>
            <w:noWrap/>
            <w:vAlign w:val="bottom"/>
            <w:hideMark/>
          </w:tcPr>
          <w:p w14:paraId="2110269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w:t>
            </w:r>
          </w:p>
        </w:tc>
        <w:tc>
          <w:tcPr>
            <w:tcW w:w="1673" w:type="dxa"/>
            <w:shd w:val="clear" w:color="auto" w:fill="auto"/>
            <w:noWrap/>
            <w:vAlign w:val="bottom"/>
            <w:hideMark/>
          </w:tcPr>
          <w:p w14:paraId="03A5C5D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47</w:t>
            </w:r>
          </w:p>
        </w:tc>
        <w:tc>
          <w:tcPr>
            <w:tcW w:w="1673" w:type="dxa"/>
            <w:shd w:val="clear" w:color="auto" w:fill="auto"/>
            <w:noWrap/>
            <w:vAlign w:val="bottom"/>
            <w:hideMark/>
          </w:tcPr>
          <w:p w14:paraId="09A30E5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550" w:type="dxa"/>
            <w:shd w:val="clear" w:color="auto" w:fill="auto"/>
            <w:noWrap/>
            <w:vAlign w:val="bottom"/>
            <w:hideMark/>
          </w:tcPr>
          <w:p w14:paraId="4F6AD00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425</w:t>
            </w:r>
          </w:p>
        </w:tc>
      </w:tr>
      <w:tr w:rsidR="00A327CF" w:rsidRPr="00A327CF" w14:paraId="6015B219" w14:textId="77777777" w:rsidTr="00224193">
        <w:trPr>
          <w:trHeight w:val="235"/>
        </w:trPr>
        <w:tc>
          <w:tcPr>
            <w:tcW w:w="845" w:type="dxa"/>
            <w:shd w:val="clear" w:color="auto" w:fill="auto"/>
            <w:noWrap/>
            <w:vAlign w:val="bottom"/>
            <w:hideMark/>
          </w:tcPr>
          <w:p w14:paraId="7701383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2018</w:t>
            </w:r>
          </w:p>
        </w:tc>
        <w:tc>
          <w:tcPr>
            <w:tcW w:w="1490" w:type="dxa"/>
            <w:shd w:val="clear" w:color="auto" w:fill="auto"/>
            <w:noWrap/>
            <w:vAlign w:val="bottom"/>
            <w:hideMark/>
          </w:tcPr>
          <w:p w14:paraId="04D76F8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c>
          <w:tcPr>
            <w:tcW w:w="1567" w:type="dxa"/>
            <w:shd w:val="clear" w:color="auto" w:fill="auto"/>
            <w:noWrap/>
            <w:vAlign w:val="bottom"/>
            <w:hideMark/>
          </w:tcPr>
          <w:p w14:paraId="57DF439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673" w:type="dxa"/>
            <w:shd w:val="clear" w:color="auto" w:fill="auto"/>
            <w:noWrap/>
            <w:vAlign w:val="bottom"/>
            <w:hideMark/>
          </w:tcPr>
          <w:p w14:paraId="2B301F9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673" w:type="dxa"/>
            <w:shd w:val="clear" w:color="auto" w:fill="auto"/>
            <w:noWrap/>
            <w:vAlign w:val="bottom"/>
            <w:hideMark/>
          </w:tcPr>
          <w:p w14:paraId="7038BEB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w:t>
            </w:r>
          </w:p>
        </w:tc>
        <w:tc>
          <w:tcPr>
            <w:tcW w:w="1550" w:type="dxa"/>
            <w:shd w:val="clear" w:color="auto" w:fill="auto"/>
            <w:noWrap/>
            <w:vAlign w:val="bottom"/>
            <w:hideMark/>
          </w:tcPr>
          <w:p w14:paraId="4BFA6586"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7</w:t>
            </w:r>
          </w:p>
        </w:tc>
      </w:tr>
      <w:tr w:rsidR="00A327CF" w:rsidRPr="00A327CF" w14:paraId="2E9FD33F" w14:textId="77777777" w:rsidTr="00224193">
        <w:trPr>
          <w:trHeight w:val="235"/>
        </w:trPr>
        <w:tc>
          <w:tcPr>
            <w:tcW w:w="845" w:type="dxa"/>
            <w:shd w:val="clear" w:color="auto" w:fill="auto"/>
            <w:noWrap/>
            <w:vAlign w:val="bottom"/>
            <w:hideMark/>
          </w:tcPr>
          <w:p w14:paraId="3B5E62E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2019</w:t>
            </w:r>
          </w:p>
        </w:tc>
        <w:tc>
          <w:tcPr>
            <w:tcW w:w="1490" w:type="dxa"/>
            <w:shd w:val="clear" w:color="auto" w:fill="auto"/>
            <w:noWrap/>
            <w:vAlign w:val="bottom"/>
            <w:hideMark/>
          </w:tcPr>
          <w:p w14:paraId="2F05922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68</w:t>
            </w:r>
          </w:p>
        </w:tc>
        <w:tc>
          <w:tcPr>
            <w:tcW w:w="1567" w:type="dxa"/>
            <w:shd w:val="clear" w:color="auto" w:fill="auto"/>
            <w:noWrap/>
            <w:vAlign w:val="bottom"/>
            <w:hideMark/>
          </w:tcPr>
          <w:p w14:paraId="03C5F37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11</w:t>
            </w:r>
          </w:p>
        </w:tc>
        <w:tc>
          <w:tcPr>
            <w:tcW w:w="1673" w:type="dxa"/>
            <w:shd w:val="clear" w:color="auto" w:fill="auto"/>
            <w:noWrap/>
            <w:vAlign w:val="bottom"/>
            <w:hideMark/>
          </w:tcPr>
          <w:p w14:paraId="5C1AB0C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w:t>
            </w:r>
          </w:p>
        </w:tc>
        <w:tc>
          <w:tcPr>
            <w:tcW w:w="1673" w:type="dxa"/>
            <w:shd w:val="clear" w:color="auto" w:fill="auto"/>
            <w:noWrap/>
            <w:vAlign w:val="bottom"/>
            <w:hideMark/>
          </w:tcPr>
          <w:p w14:paraId="06FD1FE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w:t>
            </w:r>
          </w:p>
        </w:tc>
        <w:tc>
          <w:tcPr>
            <w:tcW w:w="1550" w:type="dxa"/>
            <w:shd w:val="clear" w:color="auto" w:fill="auto"/>
            <w:noWrap/>
            <w:vAlign w:val="bottom"/>
            <w:hideMark/>
          </w:tcPr>
          <w:p w14:paraId="37BED28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352</w:t>
            </w:r>
          </w:p>
        </w:tc>
      </w:tr>
      <w:tr w:rsidR="00A327CF" w:rsidRPr="00A327CF" w14:paraId="5862D087" w14:textId="77777777" w:rsidTr="00224193">
        <w:trPr>
          <w:trHeight w:val="235"/>
        </w:trPr>
        <w:tc>
          <w:tcPr>
            <w:tcW w:w="845" w:type="dxa"/>
            <w:shd w:val="clear" w:color="auto" w:fill="auto"/>
            <w:noWrap/>
            <w:vAlign w:val="bottom"/>
            <w:hideMark/>
          </w:tcPr>
          <w:p w14:paraId="4477EC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2021</w:t>
            </w:r>
          </w:p>
        </w:tc>
        <w:tc>
          <w:tcPr>
            <w:tcW w:w="1490" w:type="dxa"/>
            <w:shd w:val="clear" w:color="auto" w:fill="auto"/>
            <w:noWrap/>
            <w:vAlign w:val="bottom"/>
            <w:hideMark/>
          </w:tcPr>
          <w:p w14:paraId="47C9468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18</w:t>
            </w:r>
          </w:p>
        </w:tc>
        <w:tc>
          <w:tcPr>
            <w:tcW w:w="1567" w:type="dxa"/>
            <w:shd w:val="clear" w:color="auto" w:fill="auto"/>
            <w:noWrap/>
            <w:vAlign w:val="bottom"/>
            <w:hideMark/>
          </w:tcPr>
          <w:p w14:paraId="0FA330E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673" w:type="dxa"/>
            <w:shd w:val="clear" w:color="auto" w:fill="auto"/>
            <w:noWrap/>
            <w:vAlign w:val="bottom"/>
            <w:hideMark/>
          </w:tcPr>
          <w:p w14:paraId="0298374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248CA5F0"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550" w:type="dxa"/>
            <w:shd w:val="clear" w:color="auto" w:fill="auto"/>
            <w:noWrap/>
            <w:vAlign w:val="bottom"/>
            <w:hideMark/>
          </w:tcPr>
          <w:p w14:paraId="42C69C3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r>
      <w:tr w:rsidR="00A327CF" w:rsidRPr="00A327CF" w14:paraId="62BDA22F" w14:textId="77777777" w:rsidTr="00224193">
        <w:trPr>
          <w:trHeight w:val="235"/>
        </w:trPr>
        <w:tc>
          <w:tcPr>
            <w:tcW w:w="845" w:type="dxa"/>
            <w:shd w:val="clear" w:color="auto" w:fill="auto"/>
            <w:noWrap/>
            <w:vAlign w:val="bottom"/>
            <w:hideMark/>
          </w:tcPr>
          <w:p w14:paraId="61E6A4E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2022</w:t>
            </w:r>
          </w:p>
        </w:tc>
        <w:tc>
          <w:tcPr>
            <w:tcW w:w="1490" w:type="dxa"/>
            <w:shd w:val="clear" w:color="auto" w:fill="auto"/>
            <w:noWrap/>
            <w:vAlign w:val="bottom"/>
            <w:hideMark/>
          </w:tcPr>
          <w:p w14:paraId="685043C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567" w:type="dxa"/>
            <w:shd w:val="clear" w:color="auto" w:fill="auto"/>
            <w:noWrap/>
            <w:vAlign w:val="bottom"/>
            <w:hideMark/>
          </w:tcPr>
          <w:p w14:paraId="6A44DC5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6EC5040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1673" w:type="dxa"/>
            <w:shd w:val="clear" w:color="auto" w:fill="auto"/>
            <w:noWrap/>
            <w:vAlign w:val="bottom"/>
            <w:hideMark/>
          </w:tcPr>
          <w:p w14:paraId="1737D93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9</w:t>
            </w:r>
          </w:p>
        </w:tc>
        <w:tc>
          <w:tcPr>
            <w:tcW w:w="1550" w:type="dxa"/>
            <w:shd w:val="clear" w:color="auto" w:fill="auto"/>
            <w:noWrap/>
            <w:vAlign w:val="bottom"/>
            <w:hideMark/>
          </w:tcPr>
          <w:p w14:paraId="5494924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593</w:t>
            </w:r>
          </w:p>
        </w:tc>
      </w:tr>
    </w:tbl>
    <w:p w14:paraId="44E63C66" w14:textId="1DE9DB85" w:rsidR="00A327CF" w:rsidRDefault="00A327CF" w:rsidP="00A327CF">
      <w:pPr>
        <w:spacing w:after="0" w:line="480" w:lineRule="auto"/>
        <w:jc w:val="center"/>
        <w:rPr>
          <w:rFonts w:ascii="Times New Roman" w:hAnsi="Times New Roman" w:cs="Times New Roman"/>
          <w:sz w:val="24"/>
          <w:szCs w:val="24"/>
        </w:rPr>
      </w:pPr>
    </w:p>
    <w:p w14:paraId="4B860D0E" w14:textId="2BEFF328" w:rsidR="00986DC2"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3. Sample sizes by shell condition for male Norton Sound red king crab (N</w:t>
      </w:r>
      <w:ins w:id="1045" w:author="Jon.Richar" w:date="2023-11-08T15:56:00Z">
        <w:r w:rsidR="00237CC3">
          <w:rPr>
            <w:rFonts w:ascii="Times New Roman" w:hAnsi="Times New Roman" w:cs="Times New Roman"/>
            <w:sz w:val="24"/>
            <w:szCs w:val="24"/>
          </w:rPr>
          <w:t>RTN</w:t>
        </w:r>
      </w:ins>
      <w:del w:id="1046" w:author="Jon.Richar" w:date="2023-11-08T15:56:00Z">
        <w:r w:rsidDel="00237CC3">
          <w:rPr>
            <w:rFonts w:ascii="Times New Roman" w:hAnsi="Times New Roman" w:cs="Times New Roman"/>
            <w:sz w:val="24"/>
            <w:szCs w:val="24"/>
          </w:rPr>
          <w:delText>S</w:delText>
        </w:r>
      </w:del>
      <w:r>
        <w:rPr>
          <w:rFonts w:ascii="Times New Roman" w:hAnsi="Times New Roman" w:cs="Times New Roman"/>
          <w:sz w:val="24"/>
          <w:szCs w:val="24"/>
        </w:rPr>
        <w:t xml:space="preserve"> RKC), northern Bering Sea blue king crab (NBS BKC) and northern Bering Sea opilio (</w:t>
      </w:r>
      <w:del w:id="1047" w:author="Jon.Richar" w:date="2023-11-02T15:32:00Z">
        <w:r w:rsidDel="00291C12">
          <w:rPr>
            <w:rFonts w:ascii="Times New Roman" w:hAnsi="Times New Roman" w:cs="Times New Roman"/>
            <w:sz w:val="24"/>
            <w:szCs w:val="24"/>
          </w:rPr>
          <w:delText>NBS CO</w:delText>
        </w:r>
      </w:del>
      <w:ins w:id="1048" w:author="Jon.Richar" w:date="2023-11-02T15:33:00Z">
        <w:r w:rsidR="00291C12">
          <w:rPr>
            <w:rFonts w:ascii="Times New Roman" w:hAnsi="Times New Roman" w:cs="Times New Roman"/>
            <w:sz w:val="24"/>
            <w:szCs w:val="24"/>
          </w:rPr>
          <w:t>NBS SNC</w:t>
        </w:r>
      </w:ins>
      <w:r>
        <w:rPr>
          <w:rFonts w:ascii="Times New Roman" w:hAnsi="Times New Roman" w:cs="Times New Roman"/>
          <w:sz w:val="24"/>
          <w:szCs w:val="24"/>
        </w:rPr>
        <w:t>). New shell = NS, old shell = OS. Note all shell cond</w:t>
      </w:r>
      <w:r w:rsidR="00986DC2">
        <w:rPr>
          <w:rFonts w:ascii="Times New Roman" w:hAnsi="Times New Roman" w:cs="Times New Roman"/>
          <w:sz w:val="24"/>
          <w:szCs w:val="24"/>
        </w:rPr>
        <w:t xml:space="preserve">itions pooled for </w:t>
      </w:r>
      <w:del w:id="1049" w:author="Jon.Richar" w:date="2023-11-02T15:32:00Z">
        <w:r w:rsidR="00986DC2" w:rsidDel="00291C12">
          <w:rPr>
            <w:rFonts w:ascii="Times New Roman" w:hAnsi="Times New Roman" w:cs="Times New Roman"/>
            <w:sz w:val="24"/>
            <w:szCs w:val="24"/>
          </w:rPr>
          <w:delText>NBS CO</w:delText>
        </w:r>
      </w:del>
      <w:ins w:id="1050" w:author="Jon.Richar" w:date="2023-11-02T15:33:00Z">
        <w:r w:rsidR="00291C12">
          <w:rPr>
            <w:rFonts w:ascii="Times New Roman" w:hAnsi="Times New Roman" w:cs="Times New Roman"/>
            <w:sz w:val="24"/>
            <w:szCs w:val="24"/>
          </w:rPr>
          <w:t>NBS SNC</w:t>
        </w:r>
      </w:ins>
      <w:r w:rsidR="00986DC2">
        <w:rPr>
          <w:rFonts w:ascii="Times New Roman" w:hAnsi="Times New Roman" w:cs="Times New Roman"/>
          <w:sz w:val="24"/>
          <w:szCs w:val="24"/>
        </w:rPr>
        <w:t xml:space="preserve"> (All).</w:t>
      </w:r>
    </w:p>
    <w:p w14:paraId="29ED0F34" w14:textId="77777777" w:rsidR="00C94F2A" w:rsidRPr="00257778" w:rsidDel="002C032A"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6218" w:type="dxa"/>
        <w:tblLook w:val="04A0" w:firstRow="1" w:lastRow="0" w:firstColumn="1" w:lastColumn="0" w:noHBand="0" w:noVBand="1"/>
      </w:tblPr>
      <w:tblGrid>
        <w:gridCol w:w="1214"/>
        <w:gridCol w:w="1214"/>
        <w:gridCol w:w="1265"/>
        <w:gridCol w:w="1265"/>
        <w:gridCol w:w="1260"/>
      </w:tblGrid>
      <w:tr w:rsidR="00C94F2A" w:rsidRPr="00C94F2A" w14:paraId="47CDC57E" w14:textId="77777777" w:rsidTr="00C94F2A">
        <w:trPr>
          <w:trHeight w:val="183"/>
        </w:trPr>
        <w:tc>
          <w:tcPr>
            <w:tcW w:w="12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6D15C9" w14:textId="77777777" w:rsidR="00C94F2A" w:rsidRPr="00C94F2A" w:rsidRDefault="00C94F2A" w:rsidP="00C94F2A">
            <w:pPr>
              <w:spacing w:after="0" w:line="240" w:lineRule="auto"/>
              <w:jc w:val="center"/>
              <w:rPr>
                <w:rFonts w:ascii="Calibri" w:eastAsia="Times New Roman" w:hAnsi="Calibri" w:cs="Calibri"/>
                <w:b/>
                <w:bCs/>
                <w:color w:val="000000"/>
              </w:rPr>
            </w:pPr>
            <w:r w:rsidRPr="00C94F2A">
              <w:rPr>
                <w:rFonts w:ascii="Calibri" w:eastAsia="Times New Roman" w:hAnsi="Calibri" w:cs="Calibri"/>
                <w:b/>
                <w:bCs/>
                <w:color w:val="000000"/>
              </w:rPr>
              <w:t>Stock</w:t>
            </w:r>
          </w:p>
        </w:tc>
        <w:tc>
          <w:tcPr>
            <w:tcW w:w="1214" w:type="dxa"/>
            <w:tcBorders>
              <w:top w:val="single" w:sz="4" w:space="0" w:color="auto"/>
              <w:left w:val="nil"/>
              <w:bottom w:val="single" w:sz="4" w:space="0" w:color="auto"/>
              <w:right w:val="single" w:sz="4" w:space="0" w:color="auto"/>
            </w:tcBorders>
            <w:shd w:val="clear" w:color="auto" w:fill="auto"/>
            <w:noWrap/>
            <w:vAlign w:val="center"/>
            <w:hideMark/>
          </w:tcPr>
          <w:p w14:paraId="21E975F8" w14:textId="77777777" w:rsidR="00C94F2A" w:rsidRPr="00C94F2A" w:rsidRDefault="00C94F2A" w:rsidP="00C94F2A">
            <w:pPr>
              <w:spacing w:after="0" w:line="240" w:lineRule="auto"/>
              <w:jc w:val="center"/>
              <w:rPr>
                <w:rFonts w:ascii="Calibri" w:eastAsia="Times New Roman" w:hAnsi="Calibri" w:cs="Calibri"/>
                <w:b/>
                <w:bCs/>
                <w:color w:val="000000"/>
              </w:rPr>
            </w:pPr>
            <w:r w:rsidRPr="00C94F2A">
              <w:rPr>
                <w:rFonts w:ascii="Calibri" w:eastAsia="Times New Roman" w:hAnsi="Calibri" w:cs="Calibri"/>
                <w:b/>
                <w:bCs/>
                <w:color w:val="000000"/>
              </w:rPr>
              <w:t>SC</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14:paraId="145F7C8B" w14:textId="77777777" w:rsidR="00C94F2A" w:rsidRPr="00C94F2A" w:rsidRDefault="00C94F2A" w:rsidP="00C94F2A">
            <w:pPr>
              <w:spacing w:after="0" w:line="240" w:lineRule="auto"/>
              <w:jc w:val="center"/>
              <w:rPr>
                <w:rFonts w:ascii="Calibri" w:eastAsia="Times New Roman" w:hAnsi="Calibri" w:cs="Calibri"/>
                <w:b/>
                <w:bCs/>
                <w:color w:val="000000"/>
              </w:rPr>
            </w:pPr>
            <w:r w:rsidRPr="00C94F2A">
              <w:rPr>
                <w:rFonts w:ascii="Calibri" w:eastAsia="Times New Roman" w:hAnsi="Calibri" w:cs="Calibri"/>
                <w:b/>
                <w:bCs/>
                <w:color w:val="000000"/>
              </w:rPr>
              <w:t>Size</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14:paraId="2E39A4FB" w14:textId="77777777" w:rsidR="00C94F2A" w:rsidRPr="00C94F2A" w:rsidRDefault="00C94F2A" w:rsidP="00C94F2A">
            <w:pPr>
              <w:spacing w:after="0" w:line="240" w:lineRule="auto"/>
              <w:jc w:val="center"/>
              <w:rPr>
                <w:rFonts w:ascii="Times New Roman" w:eastAsia="Times New Roman" w:hAnsi="Times New Roman" w:cs="Times New Roman"/>
                <w:b/>
                <w:bCs/>
                <w:color w:val="000000"/>
                <w:sz w:val="24"/>
                <w:szCs w:val="24"/>
              </w:rPr>
            </w:pPr>
            <w:r w:rsidRPr="00C94F2A">
              <w:rPr>
                <w:rFonts w:ascii="Times New Roman" w:eastAsia="Times New Roman" w:hAnsi="Times New Roman" w:cs="Times New Roman"/>
                <w:b/>
                <w:bCs/>
                <w:color w:val="000000"/>
                <w:sz w:val="24"/>
                <w:szCs w:val="24"/>
              </w:rPr>
              <w:t>a</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2F7F758F" w14:textId="77777777" w:rsidR="00C94F2A" w:rsidRPr="00C94F2A" w:rsidRDefault="00C94F2A" w:rsidP="00C94F2A">
            <w:pPr>
              <w:spacing w:after="0" w:line="240" w:lineRule="auto"/>
              <w:jc w:val="center"/>
              <w:rPr>
                <w:rFonts w:ascii="Calibri" w:eastAsia="Times New Roman" w:hAnsi="Calibri" w:cs="Calibri"/>
                <w:b/>
                <w:bCs/>
                <w:color w:val="000000"/>
              </w:rPr>
            </w:pPr>
            <w:r w:rsidRPr="00C94F2A">
              <w:rPr>
                <w:rFonts w:ascii="Calibri" w:eastAsia="Times New Roman" w:hAnsi="Calibri" w:cs="Calibri"/>
                <w:b/>
                <w:bCs/>
                <w:color w:val="000000"/>
              </w:rPr>
              <w:t>b</w:t>
            </w:r>
          </w:p>
        </w:tc>
      </w:tr>
      <w:tr w:rsidR="00C94F2A" w:rsidRPr="00C94F2A" w14:paraId="1716435D"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C1E44B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7040224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67702E9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55B97D60"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-3.39469</w:t>
            </w:r>
          </w:p>
        </w:tc>
        <w:tc>
          <w:tcPr>
            <w:tcW w:w="1260" w:type="dxa"/>
            <w:tcBorders>
              <w:top w:val="nil"/>
              <w:left w:val="nil"/>
              <w:bottom w:val="nil"/>
              <w:right w:val="single" w:sz="4" w:space="0" w:color="auto"/>
            </w:tcBorders>
            <w:shd w:val="clear" w:color="auto" w:fill="auto"/>
            <w:noWrap/>
            <w:vAlign w:val="center"/>
            <w:hideMark/>
          </w:tcPr>
          <w:p w14:paraId="0370BD2E"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3.14133</w:t>
            </w:r>
          </w:p>
        </w:tc>
      </w:tr>
      <w:tr w:rsidR="00C94F2A" w:rsidRPr="00C94F2A" w14:paraId="68F43D50"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4C22FC5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75382A63"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06BF176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6BF23CA9"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-3.40859</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7F86944D"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3.14789</w:t>
            </w:r>
          </w:p>
        </w:tc>
      </w:tr>
      <w:tr w:rsidR="00C94F2A" w:rsidRPr="00C94F2A" w14:paraId="303EAD72"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CE12344"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6412D58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419740CA"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629D528F"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-3.31756</w:t>
            </w:r>
          </w:p>
        </w:tc>
        <w:tc>
          <w:tcPr>
            <w:tcW w:w="1260" w:type="dxa"/>
            <w:tcBorders>
              <w:top w:val="nil"/>
              <w:left w:val="nil"/>
              <w:bottom w:val="single" w:sz="4" w:space="0" w:color="auto"/>
              <w:right w:val="single" w:sz="4" w:space="0" w:color="auto"/>
            </w:tcBorders>
            <w:shd w:val="clear" w:color="auto" w:fill="auto"/>
            <w:noWrap/>
            <w:vAlign w:val="center"/>
            <w:hideMark/>
          </w:tcPr>
          <w:p w14:paraId="4EBC7E1B"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3.11117</w:t>
            </w:r>
          </w:p>
        </w:tc>
      </w:tr>
      <w:tr w:rsidR="00C94F2A" w:rsidRPr="00C94F2A" w14:paraId="1F25898C"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6F90CDD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2136CD97"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4E79CAC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&gt;=79 mm</w:t>
            </w:r>
          </w:p>
        </w:tc>
        <w:tc>
          <w:tcPr>
            <w:tcW w:w="1265" w:type="dxa"/>
            <w:tcBorders>
              <w:top w:val="nil"/>
              <w:left w:val="nil"/>
              <w:bottom w:val="single" w:sz="4" w:space="0" w:color="auto"/>
              <w:right w:val="single" w:sz="4" w:space="0" w:color="auto"/>
            </w:tcBorders>
            <w:shd w:val="clear" w:color="auto" w:fill="auto"/>
            <w:noWrap/>
            <w:vAlign w:val="bottom"/>
            <w:hideMark/>
          </w:tcPr>
          <w:p w14:paraId="31654BF3"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-3.40172</w:t>
            </w:r>
          </w:p>
        </w:tc>
        <w:tc>
          <w:tcPr>
            <w:tcW w:w="1260" w:type="dxa"/>
            <w:tcBorders>
              <w:top w:val="nil"/>
              <w:left w:val="nil"/>
              <w:bottom w:val="single" w:sz="4" w:space="0" w:color="auto"/>
              <w:right w:val="single" w:sz="4" w:space="0" w:color="auto"/>
            </w:tcBorders>
            <w:shd w:val="clear" w:color="auto" w:fill="auto"/>
            <w:noWrap/>
            <w:vAlign w:val="center"/>
            <w:hideMark/>
          </w:tcPr>
          <w:p w14:paraId="4FE4FF5E"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3.14440</w:t>
            </w:r>
          </w:p>
        </w:tc>
      </w:tr>
      <w:tr w:rsidR="00C94F2A" w:rsidRPr="00C94F2A" w14:paraId="18CDEA17"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E1A95E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5CF4A04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2FB64912"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&gt;=132 mm</w:t>
            </w:r>
          </w:p>
        </w:tc>
        <w:tc>
          <w:tcPr>
            <w:tcW w:w="1265" w:type="dxa"/>
            <w:tcBorders>
              <w:top w:val="nil"/>
              <w:left w:val="nil"/>
              <w:bottom w:val="single" w:sz="4" w:space="0" w:color="auto"/>
              <w:right w:val="single" w:sz="4" w:space="0" w:color="auto"/>
            </w:tcBorders>
            <w:shd w:val="clear" w:color="auto" w:fill="auto"/>
            <w:noWrap/>
            <w:vAlign w:val="bottom"/>
            <w:hideMark/>
          </w:tcPr>
          <w:p w14:paraId="7F1DF99F"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-3.07805</w:t>
            </w:r>
          </w:p>
        </w:tc>
        <w:tc>
          <w:tcPr>
            <w:tcW w:w="1260" w:type="dxa"/>
            <w:tcBorders>
              <w:top w:val="nil"/>
              <w:left w:val="nil"/>
              <w:bottom w:val="single" w:sz="4" w:space="0" w:color="auto"/>
              <w:right w:val="single" w:sz="4" w:space="0" w:color="auto"/>
            </w:tcBorders>
            <w:shd w:val="clear" w:color="auto" w:fill="auto"/>
            <w:noWrap/>
            <w:vAlign w:val="center"/>
            <w:hideMark/>
          </w:tcPr>
          <w:p w14:paraId="2672AFC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2.98957</w:t>
            </w:r>
          </w:p>
        </w:tc>
      </w:tr>
      <w:tr w:rsidR="00C94F2A" w:rsidRPr="00C94F2A" w14:paraId="3269E791"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2E9A3FC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BBRKC</w:t>
            </w:r>
          </w:p>
        </w:tc>
        <w:tc>
          <w:tcPr>
            <w:tcW w:w="1214" w:type="dxa"/>
            <w:tcBorders>
              <w:top w:val="nil"/>
              <w:left w:val="nil"/>
              <w:bottom w:val="single" w:sz="4" w:space="0" w:color="auto"/>
              <w:right w:val="single" w:sz="4" w:space="0" w:color="auto"/>
            </w:tcBorders>
            <w:shd w:val="clear" w:color="auto" w:fill="auto"/>
            <w:noWrap/>
            <w:vAlign w:val="bottom"/>
            <w:hideMark/>
          </w:tcPr>
          <w:p w14:paraId="6E8EBEAA"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7535711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&gt;=132 mm</w:t>
            </w:r>
          </w:p>
        </w:tc>
        <w:tc>
          <w:tcPr>
            <w:tcW w:w="1265" w:type="dxa"/>
            <w:tcBorders>
              <w:top w:val="nil"/>
              <w:left w:val="nil"/>
              <w:bottom w:val="single" w:sz="4" w:space="0" w:color="auto"/>
              <w:right w:val="single" w:sz="4" w:space="0" w:color="auto"/>
            </w:tcBorders>
            <w:shd w:val="clear" w:color="auto" w:fill="auto"/>
            <w:noWrap/>
            <w:vAlign w:val="bottom"/>
            <w:hideMark/>
          </w:tcPr>
          <w:p w14:paraId="1E41ABB9"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-3.36286</w:t>
            </w:r>
          </w:p>
        </w:tc>
        <w:tc>
          <w:tcPr>
            <w:tcW w:w="1260" w:type="dxa"/>
            <w:tcBorders>
              <w:top w:val="nil"/>
              <w:left w:val="nil"/>
              <w:bottom w:val="single" w:sz="4" w:space="0" w:color="auto"/>
              <w:right w:val="single" w:sz="4" w:space="0" w:color="auto"/>
            </w:tcBorders>
            <w:shd w:val="clear" w:color="auto" w:fill="auto"/>
            <w:noWrap/>
            <w:vAlign w:val="center"/>
            <w:hideMark/>
          </w:tcPr>
          <w:p w14:paraId="4D362D0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3.12766</w:t>
            </w:r>
          </w:p>
        </w:tc>
      </w:tr>
      <w:tr w:rsidR="00C94F2A" w:rsidRPr="00C94F2A" w14:paraId="0578B450"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23E57BD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35CCE2F6"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102BDAE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7D787F3D"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-3.56864</w:t>
            </w:r>
          </w:p>
        </w:tc>
        <w:tc>
          <w:tcPr>
            <w:tcW w:w="1260" w:type="dxa"/>
            <w:tcBorders>
              <w:top w:val="nil"/>
              <w:left w:val="nil"/>
              <w:bottom w:val="single" w:sz="4" w:space="0" w:color="auto"/>
              <w:right w:val="single" w:sz="4" w:space="0" w:color="auto"/>
            </w:tcBorders>
            <w:shd w:val="clear" w:color="auto" w:fill="auto"/>
            <w:noWrap/>
            <w:vAlign w:val="center"/>
            <w:hideMark/>
          </w:tcPr>
          <w:p w14:paraId="769D23F0"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3.02213</w:t>
            </w:r>
          </w:p>
        </w:tc>
      </w:tr>
      <w:tr w:rsidR="00C94F2A" w:rsidRPr="00C94F2A" w14:paraId="552B6317"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02AA19F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52B1BA7E"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074C575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16C017E7"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-3.56251</w:t>
            </w:r>
          </w:p>
        </w:tc>
        <w:tc>
          <w:tcPr>
            <w:tcW w:w="1260" w:type="dxa"/>
            <w:tcBorders>
              <w:top w:val="nil"/>
              <w:left w:val="nil"/>
              <w:bottom w:val="single" w:sz="4" w:space="0" w:color="auto"/>
              <w:right w:val="single" w:sz="4" w:space="0" w:color="auto"/>
            </w:tcBorders>
            <w:shd w:val="clear" w:color="auto" w:fill="auto"/>
            <w:noWrap/>
            <w:vAlign w:val="center"/>
            <w:hideMark/>
          </w:tcPr>
          <w:p w14:paraId="56E61E7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3.01425</w:t>
            </w:r>
          </w:p>
        </w:tc>
      </w:tr>
      <w:tr w:rsidR="00C94F2A" w:rsidRPr="00C94F2A" w14:paraId="2FEE18E9"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C855B7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2312FCF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2A7E3DD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4817DD04"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-3.68167</w:t>
            </w:r>
          </w:p>
        </w:tc>
        <w:tc>
          <w:tcPr>
            <w:tcW w:w="1260" w:type="dxa"/>
            <w:tcBorders>
              <w:top w:val="nil"/>
              <w:left w:val="nil"/>
              <w:bottom w:val="single" w:sz="4" w:space="0" w:color="auto"/>
              <w:right w:val="single" w:sz="4" w:space="0" w:color="auto"/>
            </w:tcBorders>
            <w:shd w:val="clear" w:color="auto" w:fill="auto"/>
            <w:noWrap/>
            <w:vAlign w:val="center"/>
            <w:hideMark/>
          </w:tcPr>
          <w:p w14:paraId="08153064"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3.09197</w:t>
            </w:r>
          </w:p>
        </w:tc>
      </w:tr>
      <w:tr w:rsidR="00C94F2A" w:rsidRPr="00C94F2A" w14:paraId="1DEDA046"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5C3E7F6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64AA8DA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7E09F7F7"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&gt;=40 mm</w:t>
            </w:r>
          </w:p>
        </w:tc>
        <w:tc>
          <w:tcPr>
            <w:tcW w:w="1265" w:type="dxa"/>
            <w:tcBorders>
              <w:top w:val="nil"/>
              <w:left w:val="nil"/>
              <w:bottom w:val="single" w:sz="4" w:space="0" w:color="auto"/>
              <w:right w:val="single" w:sz="4" w:space="0" w:color="auto"/>
            </w:tcBorders>
            <w:shd w:val="clear" w:color="auto" w:fill="auto"/>
            <w:noWrap/>
            <w:vAlign w:val="bottom"/>
            <w:hideMark/>
          </w:tcPr>
          <w:p w14:paraId="5F7AC1EE"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-3.62852</w:t>
            </w:r>
          </w:p>
        </w:tc>
        <w:tc>
          <w:tcPr>
            <w:tcW w:w="1260" w:type="dxa"/>
            <w:tcBorders>
              <w:top w:val="nil"/>
              <w:left w:val="nil"/>
              <w:bottom w:val="single" w:sz="4" w:space="0" w:color="auto"/>
              <w:right w:val="single" w:sz="4" w:space="0" w:color="auto"/>
            </w:tcBorders>
            <w:shd w:val="clear" w:color="auto" w:fill="auto"/>
            <w:noWrap/>
            <w:vAlign w:val="center"/>
            <w:hideMark/>
          </w:tcPr>
          <w:p w14:paraId="467F5506"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3.04885</w:t>
            </w:r>
          </w:p>
        </w:tc>
      </w:tr>
      <w:tr w:rsidR="00C94F2A" w:rsidRPr="00C94F2A" w14:paraId="04022CAA"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402A4FC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324387E5"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63C126A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&gt;=106 mm</w:t>
            </w:r>
          </w:p>
        </w:tc>
        <w:tc>
          <w:tcPr>
            <w:tcW w:w="1265" w:type="dxa"/>
            <w:tcBorders>
              <w:top w:val="nil"/>
              <w:left w:val="nil"/>
              <w:bottom w:val="single" w:sz="4" w:space="0" w:color="auto"/>
              <w:right w:val="single" w:sz="4" w:space="0" w:color="auto"/>
            </w:tcBorders>
            <w:shd w:val="clear" w:color="auto" w:fill="auto"/>
            <w:noWrap/>
            <w:vAlign w:val="bottom"/>
            <w:hideMark/>
          </w:tcPr>
          <w:p w14:paraId="03F55D18"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-3.92722</w:t>
            </w:r>
          </w:p>
        </w:tc>
        <w:tc>
          <w:tcPr>
            <w:tcW w:w="1260" w:type="dxa"/>
            <w:tcBorders>
              <w:top w:val="nil"/>
              <w:left w:val="nil"/>
              <w:bottom w:val="single" w:sz="4" w:space="0" w:color="auto"/>
              <w:right w:val="single" w:sz="4" w:space="0" w:color="auto"/>
            </w:tcBorders>
            <w:shd w:val="clear" w:color="auto" w:fill="auto"/>
            <w:noWrap/>
            <w:vAlign w:val="center"/>
            <w:hideMark/>
          </w:tcPr>
          <w:p w14:paraId="7FA55030"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3.19235</w:t>
            </w:r>
          </w:p>
        </w:tc>
      </w:tr>
      <w:tr w:rsidR="00C94F2A" w:rsidRPr="00C94F2A" w14:paraId="5853A96A"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6278268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TC</w:t>
            </w:r>
          </w:p>
        </w:tc>
        <w:tc>
          <w:tcPr>
            <w:tcW w:w="1214" w:type="dxa"/>
            <w:tcBorders>
              <w:top w:val="nil"/>
              <w:left w:val="nil"/>
              <w:bottom w:val="single" w:sz="4" w:space="0" w:color="auto"/>
              <w:right w:val="single" w:sz="4" w:space="0" w:color="auto"/>
            </w:tcBorders>
            <w:shd w:val="clear" w:color="auto" w:fill="auto"/>
            <w:noWrap/>
            <w:vAlign w:val="bottom"/>
            <w:hideMark/>
          </w:tcPr>
          <w:p w14:paraId="366B392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4A7B54E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&gt;=106 mm</w:t>
            </w:r>
          </w:p>
        </w:tc>
        <w:tc>
          <w:tcPr>
            <w:tcW w:w="1265" w:type="dxa"/>
            <w:tcBorders>
              <w:top w:val="nil"/>
              <w:left w:val="nil"/>
              <w:bottom w:val="single" w:sz="4" w:space="0" w:color="auto"/>
              <w:right w:val="single" w:sz="4" w:space="0" w:color="auto"/>
            </w:tcBorders>
            <w:shd w:val="clear" w:color="auto" w:fill="auto"/>
            <w:noWrap/>
            <w:vAlign w:val="bottom"/>
            <w:hideMark/>
          </w:tcPr>
          <w:p w14:paraId="7875A278"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-3.62705</w:t>
            </w:r>
          </w:p>
        </w:tc>
        <w:tc>
          <w:tcPr>
            <w:tcW w:w="1260" w:type="dxa"/>
            <w:tcBorders>
              <w:top w:val="nil"/>
              <w:left w:val="nil"/>
              <w:bottom w:val="single" w:sz="4" w:space="0" w:color="auto"/>
              <w:right w:val="single" w:sz="4" w:space="0" w:color="auto"/>
            </w:tcBorders>
            <w:shd w:val="clear" w:color="auto" w:fill="auto"/>
            <w:noWrap/>
            <w:vAlign w:val="center"/>
            <w:hideMark/>
          </w:tcPr>
          <w:p w14:paraId="5948C8FE"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3.06634</w:t>
            </w:r>
          </w:p>
        </w:tc>
      </w:tr>
      <w:tr w:rsidR="00C94F2A" w:rsidRPr="00C94F2A" w14:paraId="49BF3FD0"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1C972BFD"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6E7F52A3"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25922D3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73DDE734"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-3.57349</w:t>
            </w:r>
          </w:p>
        </w:tc>
        <w:tc>
          <w:tcPr>
            <w:tcW w:w="1260" w:type="dxa"/>
            <w:tcBorders>
              <w:top w:val="nil"/>
              <w:left w:val="nil"/>
              <w:bottom w:val="single" w:sz="4" w:space="0" w:color="auto"/>
              <w:right w:val="single" w:sz="4" w:space="0" w:color="auto"/>
            </w:tcBorders>
            <w:shd w:val="clear" w:color="auto" w:fill="auto"/>
            <w:noWrap/>
            <w:vAlign w:val="center"/>
            <w:hideMark/>
          </w:tcPr>
          <w:p w14:paraId="2C40B728"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3.09725</w:t>
            </w:r>
          </w:p>
        </w:tc>
      </w:tr>
      <w:tr w:rsidR="00C94F2A" w:rsidRPr="00C94F2A" w14:paraId="50E10845"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48FFF6F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1EB13001"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0E8B4F8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117704F4"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-3.62467</w:t>
            </w:r>
          </w:p>
        </w:tc>
        <w:tc>
          <w:tcPr>
            <w:tcW w:w="1260" w:type="dxa"/>
            <w:tcBorders>
              <w:top w:val="nil"/>
              <w:left w:val="nil"/>
              <w:bottom w:val="single" w:sz="4" w:space="0" w:color="auto"/>
              <w:right w:val="single" w:sz="4" w:space="0" w:color="auto"/>
            </w:tcBorders>
            <w:shd w:val="clear" w:color="auto" w:fill="auto"/>
            <w:noWrap/>
            <w:vAlign w:val="center"/>
            <w:hideMark/>
          </w:tcPr>
          <w:p w14:paraId="5B72743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3.11951</w:t>
            </w:r>
          </w:p>
        </w:tc>
      </w:tr>
      <w:tr w:rsidR="00C94F2A" w:rsidRPr="00C94F2A" w14:paraId="4EBF2889"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640711E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7E47F9FA"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2A4DEB33"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0A44D547"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-3.46457</w:t>
            </w:r>
          </w:p>
        </w:tc>
        <w:tc>
          <w:tcPr>
            <w:tcW w:w="1260" w:type="dxa"/>
            <w:tcBorders>
              <w:top w:val="nil"/>
              <w:left w:val="nil"/>
              <w:bottom w:val="single" w:sz="4" w:space="0" w:color="auto"/>
              <w:right w:val="single" w:sz="4" w:space="0" w:color="auto"/>
            </w:tcBorders>
            <w:shd w:val="clear" w:color="auto" w:fill="auto"/>
            <w:noWrap/>
            <w:vAlign w:val="center"/>
            <w:hideMark/>
          </w:tcPr>
          <w:p w14:paraId="36C2157D"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3.05175</w:t>
            </w:r>
          </w:p>
        </w:tc>
      </w:tr>
      <w:tr w:rsidR="00C94F2A" w:rsidRPr="00C94F2A" w14:paraId="0928C3BB"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1682FE97"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3A6DB322"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1D7DF5B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&gt;=36</w:t>
            </w:r>
          </w:p>
        </w:tc>
        <w:tc>
          <w:tcPr>
            <w:tcW w:w="1265" w:type="dxa"/>
            <w:tcBorders>
              <w:top w:val="nil"/>
              <w:left w:val="nil"/>
              <w:bottom w:val="single" w:sz="4" w:space="0" w:color="auto"/>
              <w:right w:val="single" w:sz="4" w:space="0" w:color="auto"/>
            </w:tcBorders>
            <w:shd w:val="clear" w:color="auto" w:fill="auto"/>
            <w:noWrap/>
            <w:vAlign w:val="bottom"/>
            <w:hideMark/>
          </w:tcPr>
          <w:p w14:paraId="0449646D"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-3.65345</w:t>
            </w:r>
          </w:p>
        </w:tc>
        <w:tc>
          <w:tcPr>
            <w:tcW w:w="1260" w:type="dxa"/>
            <w:tcBorders>
              <w:top w:val="nil"/>
              <w:left w:val="nil"/>
              <w:bottom w:val="single" w:sz="4" w:space="0" w:color="auto"/>
              <w:right w:val="single" w:sz="4" w:space="0" w:color="auto"/>
            </w:tcBorders>
            <w:shd w:val="clear" w:color="auto" w:fill="auto"/>
            <w:noWrap/>
            <w:vAlign w:val="center"/>
            <w:hideMark/>
          </w:tcPr>
          <w:p w14:paraId="6BFDF83A"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3.13486</w:t>
            </w:r>
          </w:p>
        </w:tc>
      </w:tr>
      <w:tr w:rsidR="00C94F2A" w:rsidRPr="00C94F2A" w14:paraId="51F4EDF0"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BE99DBE"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4C5586C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082114D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&gt;=76</w:t>
            </w:r>
          </w:p>
        </w:tc>
        <w:tc>
          <w:tcPr>
            <w:tcW w:w="1265" w:type="dxa"/>
            <w:tcBorders>
              <w:top w:val="nil"/>
              <w:left w:val="nil"/>
              <w:bottom w:val="single" w:sz="4" w:space="0" w:color="auto"/>
              <w:right w:val="single" w:sz="4" w:space="0" w:color="auto"/>
            </w:tcBorders>
            <w:shd w:val="clear" w:color="auto" w:fill="auto"/>
            <w:noWrap/>
            <w:vAlign w:val="bottom"/>
            <w:hideMark/>
          </w:tcPr>
          <w:p w14:paraId="7829D9BE"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-3.72834</w:t>
            </w:r>
          </w:p>
        </w:tc>
        <w:tc>
          <w:tcPr>
            <w:tcW w:w="1260" w:type="dxa"/>
            <w:tcBorders>
              <w:top w:val="nil"/>
              <w:left w:val="nil"/>
              <w:bottom w:val="single" w:sz="4" w:space="0" w:color="auto"/>
              <w:right w:val="single" w:sz="4" w:space="0" w:color="auto"/>
            </w:tcBorders>
            <w:shd w:val="clear" w:color="auto" w:fill="auto"/>
            <w:noWrap/>
            <w:vAlign w:val="center"/>
            <w:hideMark/>
          </w:tcPr>
          <w:p w14:paraId="421C47A2"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3.17365</w:t>
            </w:r>
          </w:p>
        </w:tc>
      </w:tr>
      <w:tr w:rsidR="00C94F2A" w:rsidRPr="00C94F2A" w14:paraId="2519659F"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C58F31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EBS SNC</w:t>
            </w:r>
          </w:p>
        </w:tc>
        <w:tc>
          <w:tcPr>
            <w:tcW w:w="1214" w:type="dxa"/>
            <w:tcBorders>
              <w:top w:val="nil"/>
              <w:left w:val="nil"/>
              <w:bottom w:val="single" w:sz="4" w:space="0" w:color="auto"/>
              <w:right w:val="single" w:sz="4" w:space="0" w:color="auto"/>
            </w:tcBorders>
            <w:shd w:val="clear" w:color="auto" w:fill="auto"/>
            <w:noWrap/>
            <w:vAlign w:val="bottom"/>
            <w:hideMark/>
          </w:tcPr>
          <w:p w14:paraId="3B72B091"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39EC8424"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&gt;=76</w:t>
            </w:r>
          </w:p>
        </w:tc>
        <w:tc>
          <w:tcPr>
            <w:tcW w:w="1265" w:type="dxa"/>
            <w:tcBorders>
              <w:top w:val="nil"/>
              <w:left w:val="nil"/>
              <w:bottom w:val="single" w:sz="4" w:space="0" w:color="auto"/>
              <w:right w:val="single" w:sz="4" w:space="0" w:color="auto"/>
            </w:tcBorders>
            <w:shd w:val="clear" w:color="auto" w:fill="auto"/>
            <w:noWrap/>
            <w:vAlign w:val="bottom"/>
            <w:hideMark/>
          </w:tcPr>
          <w:p w14:paraId="41962E46"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-3.47303</w:t>
            </w:r>
          </w:p>
        </w:tc>
        <w:tc>
          <w:tcPr>
            <w:tcW w:w="1260" w:type="dxa"/>
            <w:tcBorders>
              <w:top w:val="nil"/>
              <w:left w:val="nil"/>
              <w:bottom w:val="single" w:sz="4" w:space="0" w:color="auto"/>
              <w:right w:val="single" w:sz="4" w:space="0" w:color="auto"/>
            </w:tcBorders>
            <w:shd w:val="clear" w:color="auto" w:fill="auto"/>
            <w:noWrap/>
            <w:vAlign w:val="center"/>
            <w:hideMark/>
          </w:tcPr>
          <w:p w14:paraId="17A1612B"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3.05535</w:t>
            </w:r>
          </w:p>
        </w:tc>
      </w:tr>
      <w:tr w:rsidR="00C94F2A" w:rsidRPr="00C94F2A" w14:paraId="0FAE8FB7"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5A5C44AD"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SMBKC</w:t>
            </w:r>
          </w:p>
        </w:tc>
        <w:tc>
          <w:tcPr>
            <w:tcW w:w="1214" w:type="dxa"/>
            <w:tcBorders>
              <w:top w:val="nil"/>
              <w:left w:val="nil"/>
              <w:bottom w:val="single" w:sz="4" w:space="0" w:color="auto"/>
              <w:right w:val="single" w:sz="4" w:space="0" w:color="auto"/>
            </w:tcBorders>
            <w:shd w:val="clear" w:color="auto" w:fill="auto"/>
            <w:noWrap/>
            <w:vAlign w:val="bottom"/>
            <w:hideMark/>
          </w:tcPr>
          <w:p w14:paraId="20C3785E"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05ED679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7FACFE72"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-3.29930</w:t>
            </w:r>
          </w:p>
        </w:tc>
        <w:tc>
          <w:tcPr>
            <w:tcW w:w="1260" w:type="dxa"/>
            <w:tcBorders>
              <w:top w:val="nil"/>
              <w:left w:val="nil"/>
              <w:bottom w:val="single" w:sz="4" w:space="0" w:color="auto"/>
              <w:right w:val="single" w:sz="4" w:space="0" w:color="auto"/>
            </w:tcBorders>
            <w:shd w:val="clear" w:color="auto" w:fill="auto"/>
            <w:noWrap/>
            <w:vAlign w:val="center"/>
            <w:hideMark/>
          </w:tcPr>
          <w:p w14:paraId="66CE340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3.10716</w:t>
            </w:r>
          </w:p>
        </w:tc>
      </w:tr>
      <w:tr w:rsidR="00C94F2A" w:rsidRPr="00C94F2A" w14:paraId="653B96F3"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6CC288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SMBKC</w:t>
            </w:r>
          </w:p>
        </w:tc>
        <w:tc>
          <w:tcPr>
            <w:tcW w:w="1214" w:type="dxa"/>
            <w:tcBorders>
              <w:top w:val="nil"/>
              <w:left w:val="nil"/>
              <w:bottom w:val="single" w:sz="4" w:space="0" w:color="auto"/>
              <w:right w:val="single" w:sz="4" w:space="0" w:color="auto"/>
            </w:tcBorders>
            <w:shd w:val="clear" w:color="auto" w:fill="auto"/>
            <w:noWrap/>
            <w:vAlign w:val="bottom"/>
            <w:hideMark/>
          </w:tcPr>
          <w:p w14:paraId="513BED6E"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031070C1"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28C23CC9"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-3.46166</w:t>
            </w:r>
          </w:p>
        </w:tc>
        <w:tc>
          <w:tcPr>
            <w:tcW w:w="1260" w:type="dxa"/>
            <w:tcBorders>
              <w:top w:val="nil"/>
              <w:left w:val="nil"/>
              <w:bottom w:val="single" w:sz="4" w:space="0" w:color="auto"/>
              <w:right w:val="single" w:sz="4" w:space="0" w:color="auto"/>
            </w:tcBorders>
            <w:shd w:val="clear" w:color="auto" w:fill="auto"/>
            <w:noWrap/>
            <w:vAlign w:val="center"/>
            <w:hideMark/>
          </w:tcPr>
          <w:p w14:paraId="00C6C9E2"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3.17656</w:t>
            </w:r>
          </w:p>
        </w:tc>
      </w:tr>
      <w:tr w:rsidR="00C94F2A" w:rsidRPr="00C94F2A" w14:paraId="33FDFABD"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A1ADCC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SMBKC</w:t>
            </w:r>
          </w:p>
        </w:tc>
        <w:tc>
          <w:tcPr>
            <w:tcW w:w="1214" w:type="dxa"/>
            <w:tcBorders>
              <w:top w:val="nil"/>
              <w:left w:val="nil"/>
              <w:bottom w:val="single" w:sz="4" w:space="0" w:color="auto"/>
              <w:right w:val="single" w:sz="4" w:space="0" w:color="auto"/>
            </w:tcBorders>
            <w:shd w:val="clear" w:color="auto" w:fill="auto"/>
            <w:noWrap/>
            <w:vAlign w:val="bottom"/>
            <w:hideMark/>
          </w:tcPr>
          <w:p w14:paraId="339527F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7C2C29B7"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454947A4"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-3.25863</w:t>
            </w:r>
          </w:p>
        </w:tc>
        <w:tc>
          <w:tcPr>
            <w:tcW w:w="1260" w:type="dxa"/>
            <w:tcBorders>
              <w:top w:val="nil"/>
              <w:left w:val="nil"/>
              <w:bottom w:val="single" w:sz="4" w:space="0" w:color="auto"/>
              <w:right w:val="single" w:sz="4" w:space="0" w:color="auto"/>
            </w:tcBorders>
            <w:shd w:val="clear" w:color="auto" w:fill="auto"/>
            <w:noWrap/>
            <w:vAlign w:val="center"/>
            <w:hideMark/>
          </w:tcPr>
          <w:p w14:paraId="016C54CD"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3.09395</w:t>
            </w:r>
          </w:p>
        </w:tc>
      </w:tr>
      <w:tr w:rsidR="00C94F2A" w:rsidRPr="00C94F2A" w14:paraId="43196482"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3188FC54"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NBS SNC</w:t>
            </w:r>
          </w:p>
        </w:tc>
        <w:tc>
          <w:tcPr>
            <w:tcW w:w="1214" w:type="dxa"/>
            <w:tcBorders>
              <w:top w:val="nil"/>
              <w:left w:val="nil"/>
              <w:bottom w:val="single" w:sz="4" w:space="0" w:color="auto"/>
              <w:right w:val="single" w:sz="4" w:space="0" w:color="auto"/>
            </w:tcBorders>
            <w:shd w:val="clear" w:color="auto" w:fill="auto"/>
            <w:noWrap/>
            <w:vAlign w:val="bottom"/>
            <w:hideMark/>
          </w:tcPr>
          <w:p w14:paraId="6F44F56C" w14:textId="674EFACE" w:rsidR="00C94F2A" w:rsidRPr="00C94F2A" w:rsidRDefault="008B1699" w:rsidP="00C94F2A">
            <w:pPr>
              <w:spacing w:after="0" w:line="240" w:lineRule="auto"/>
              <w:jc w:val="center"/>
              <w:rPr>
                <w:rFonts w:ascii="Calibri" w:eastAsia="Times New Roman" w:hAnsi="Calibri" w:cs="Calibri"/>
                <w:color w:val="000000"/>
              </w:rPr>
            </w:pPr>
            <w:r>
              <w:rPr>
                <w:rFonts w:ascii="Calibri" w:eastAsia="Times New Roman" w:hAnsi="Calibri" w:cs="Calibri"/>
                <w:color w:val="000000"/>
              </w:rPr>
              <w:t>NS+OS</w:t>
            </w:r>
          </w:p>
        </w:tc>
        <w:tc>
          <w:tcPr>
            <w:tcW w:w="1265" w:type="dxa"/>
            <w:tcBorders>
              <w:top w:val="nil"/>
              <w:left w:val="nil"/>
              <w:bottom w:val="single" w:sz="4" w:space="0" w:color="auto"/>
              <w:right w:val="single" w:sz="4" w:space="0" w:color="auto"/>
            </w:tcBorders>
            <w:shd w:val="clear" w:color="auto" w:fill="auto"/>
            <w:noWrap/>
            <w:vAlign w:val="bottom"/>
            <w:hideMark/>
          </w:tcPr>
          <w:p w14:paraId="43881CB1"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57C19C79"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-3.46489</w:t>
            </w:r>
          </w:p>
        </w:tc>
        <w:tc>
          <w:tcPr>
            <w:tcW w:w="1260" w:type="dxa"/>
            <w:tcBorders>
              <w:top w:val="nil"/>
              <w:left w:val="nil"/>
              <w:bottom w:val="single" w:sz="4" w:space="0" w:color="auto"/>
              <w:right w:val="single" w:sz="4" w:space="0" w:color="auto"/>
            </w:tcBorders>
            <w:shd w:val="clear" w:color="auto" w:fill="auto"/>
            <w:noWrap/>
            <w:vAlign w:val="center"/>
            <w:hideMark/>
          </w:tcPr>
          <w:p w14:paraId="4C14554E"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3.03129</w:t>
            </w:r>
          </w:p>
        </w:tc>
      </w:tr>
      <w:tr w:rsidR="00C94F2A" w:rsidRPr="00C94F2A" w14:paraId="6625BCF0"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40319A8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NRTN RKC</w:t>
            </w:r>
          </w:p>
        </w:tc>
        <w:tc>
          <w:tcPr>
            <w:tcW w:w="1214" w:type="dxa"/>
            <w:tcBorders>
              <w:top w:val="nil"/>
              <w:left w:val="nil"/>
              <w:bottom w:val="single" w:sz="4" w:space="0" w:color="auto"/>
              <w:right w:val="single" w:sz="4" w:space="0" w:color="auto"/>
            </w:tcBorders>
            <w:shd w:val="clear" w:color="auto" w:fill="auto"/>
            <w:noWrap/>
            <w:vAlign w:val="bottom"/>
            <w:hideMark/>
          </w:tcPr>
          <w:p w14:paraId="4A021BF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4DF6996F"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08690999"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-3.31396</w:t>
            </w:r>
          </w:p>
        </w:tc>
        <w:tc>
          <w:tcPr>
            <w:tcW w:w="1260" w:type="dxa"/>
            <w:tcBorders>
              <w:top w:val="nil"/>
              <w:left w:val="nil"/>
              <w:bottom w:val="single" w:sz="4" w:space="0" w:color="auto"/>
              <w:right w:val="single" w:sz="4" w:space="0" w:color="auto"/>
            </w:tcBorders>
            <w:shd w:val="clear" w:color="auto" w:fill="auto"/>
            <w:noWrap/>
            <w:vAlign w:val="center"/>
            <w:hideMark/>
          </w:tcPr>
          <w:p w14:paraId="208D41E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3.09760</w:t>
            </w:r>
          </w:p>
        </w:tc>
      </w:tr>
      <w:tr w:rsidR="00C94F2A" w:rsidRPr="00C94F2A" w14:paraId="4AB41571"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50CE3FB8"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NRTN RKC</w:t>
            </w:r>
          </w:p>
        </w:tc>
        <w:tc>
          <w:tcPr>
            <w:tcW w:w="1214" w:type="dxa"/>
            <w:tcBorders>
              <w:top w:val="nil"/>
              <w:left w:val="nil"/>
              <w:bottom w:val="single" w:sz="4" w:space="0" w:color="auto"/>
              <w:right w:val="single" w:sz="4" w:space="0" w:color="auto"/>
            </w:tcBorders>
            <w:shd w:val="clear" w:color="auto" w:fill="auto"/>
            <w:noWrap/>
            <w:vAlign w:val="bottom"/>
            <w:hideMark/>
          </w:tcPr>
          <w:p w14:paraId="136F4B57"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2FAA05C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28AB529F"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-3.05331</w:t>
            </w:r>
          </w:p>
        </w:tc>
        <w:tc>
          <w:tcPr>
            <w:tcW w:w="1260" w:type="dxa"/>
            <w:tcBorders>
              <w:top w:val="nil"/>
              <w:left w:val="nil"/>
              <w:bottom w:val="single" w:sz="4" w:space="0" w:color="auto"/>
              <w:right w:val="single" w:sz="4" w:space="0" w:color="auto"/>
            </w:tcBorders>
            <w:shd w:val="clear" w:color="auto" w:fill="auto"/>
            <w:noWrap/>
            <w:vAlign w:val="center"/>
            <w:hideMark/>
          </w:tcPr>
          <w:p w14:paraId="7C32FA2A"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2.98408</w:t>
            </w:r>
          </w:p>
        </w:tc>
      </w:tr>
      <w:tr w:rsidR="00C94F2A" w:rsidRPr="00C94F2A" w14:paraId="3B0F3DD5"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79A77760"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NBS BKC</w:t>
            </w:r>
          </w:p>
        </w:tc>
        <w:tc>
          <w:tcPr>
            <w:tcW w:w="1214" w:type="dxa"/>
            <w:tcBorders>
              <w:top w:val="nil"/>
              <w:left w:val="nil"/>
              <w:bottom w:val="single" w:sz="4" w:space="0" w:color="auto"/>
              <w:right w:val="single" w:sz="4" w:space="0" w:color="auto"/>
            </w:tcBorders>
            <w:shd w:val="clear" w:color="auto" w:fill="auto"/>
            <w:noWrap/>
            <w:vAlign w:val="bottom"/>
            <w:hideMark/>
          </w:tcPr>
          <w:p w14:paraId="289B8A3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NS</w:t>
            </w:r>
          </w:p>
        </w:tc>
        <w:tc>
          <w:tcPr>
            <w:tcW w:w="1265" w:type="dxa"/>
            <w:tcBorders>
              <w:top w:val="nil"/>
              <w:left w:val="nil"/>
              <w:bottom w:val="single" w:sz="4" w:space="0" w:color="auto"/>
              <w:right w:val="single" w:sz="4" w:space="0" w:color="auto"/>
            </w:tcBorders>
            <w:shd w:val="clear" w:color="auto" w:fill="auto"/>
            <w:noWrap/>
            <w:vAlign w:val="bottom"/>
            <w:hideMark/>
          </w:tcPr>
          <w:p w14:paraId="7212795B"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49C6914B"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-3.49150</w:t>
            </w:r>
          </w:p>
        </w:tc>
        <w:tc>
          <w:tcPr>
            <w:tcW w:w="1260" w:type="dxa"/>
            <w:tcBorders>
              <w:top w:val="nil"/>
              <w:left w:val="nil"/>
              <w:bottom w:val="single" w:sz="4" w:space="0" w:color="auto"/>
              <w:right w:val="single" w:sz="4" w:space="0" w:color="auto"/>
            </w:tcBorders>
            <w:shd w:val="clear" w:color="auto" w:fill="auto"/>
            <w:noWrap/>
            <w:vAlign w:val="center"/>
            <w:hideMark/>
          </w:tcPr>
          <w:p w14:paraId="3A99D864"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3.19621</w:t>
            </w:r>
          </w:p>
        </w:tc>
      </w:tr>
      <w:tr w:rsidR="00C94F2A" w:rsidRPr="00C94F2A" w14:paraId="78779AB2" w14:textId="77777777" w:rsidTr="00C94F2A">
        <w:trPr>
          <w:trHeight w:val="183"/>
        </w:trPr>
        <w:tc>
          <w:tcPr>
            <w:tcW w:w="1214" w:type="dxa"/>
            <w:tcBorders>
              <w:top w:val="nil"/>
              <w:left w:val="single" w:sz="4" w:space="0" w:color="auto"/>
              <w:bottom w:val="single" w:sz="4" w:space="0" w:color="auto"/>
              <w:right w:val="single" w:sz="4" w:space="0" w:color="auto"/>
            </w:tcBorders>
            <w:shd w:val="clear" w:color="auto" w:fill="auto"/>
            <w:noWrap/>
            <w:vAlign w:val="bottom"/>
            <w:hideMark/>
          </w:tcPr>
          <w:p w14:paraId="52C3F57C"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NBS BKC</w:t>
            </w:r>
          </w:p>
        </w:tc>
        <w:tc>
          <w:tcPr>
            <w:tcW w:w="1214" w:type="dxa"/>
            <w:tcBorders>
              <w:top w:val="nil"/>
              <w:left w:val="nil"/>
              <w:bottom w:val="single" w:sz="4" w:space="0" w:color="auto"/>
              <w:right w:val="single" w:sz="4" w:space="0" w:color="auto"/>
            </w:tcBorders>
            <w:shd w:val="clear" w:color="auto" w:fill="auto"/>
            <w:noWrap/>
            <w:vAlign w:val="bottom"/>
            <w:hideMark/>
          </w:tcPr>
          <w:p w14:paraId="42AD7F79"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OS</w:t>
            </w:r>
          </w:p>
        </w:tc>
        <w:tc>
          <w:tcPr>
            <w:tcW w:w="1265" w:type="dxa"/>
            <w:tcBorders>
              <w:top w:val="nil"/>
              <w:left w:val="nil"/>
              <w:bottom w:val="single" w:sz="4" w:space="0" w:color="auto"/>
              <w:right w:val="single" w:sz="4" w:space="0" w:color="auto"/>
            </w:tcBorders>
            <w:shd w:val="clear" w:color="auto" w:fill="auto"/>
            <w:noWrap/>
            <w:vAlign w:val="bottom"/>
            <w:hideMark/>
          </w:tcPr>
          <w:p w14:paraId="15000E3D" w14:textId="77777777" w:rsidR="00C94F2A" w:rsidRPr="00C94F2A" w:rsidRDefault="00C94F2A" w:rsidP="00C94F2A">
            <w:pPr>
              <w:spacing w:after="0" w:line="240" w:lineRule="auto"/>
              <w:jc w:val="center"/>
              <w:rPr>
                <w:rFonts w:ascii="Calibri" w:eastAsia="Times New Roman" w:hAnsi="Calibri" w:cs="Calibri"/>
                <w:color w:val="000000"/>
              </w:rPr>
            </w:pPr>
            <w:r w:rsidRPr="00C94F2A">
              <w:rPr>
                <w:rFonts w:ascii="Calibri" w:eastAsia="Times New Roman" w:hAnsi="Calibri" w:cs="Calibri"/>
                <w:color w:val="000000"/>
              </w:rPr>
              <w:t>All</w:t>
            </w:r>
          </w:p>
        </w:tc>
        <w:tc>
          <w:tcPr>
            <w:tcW w:w="1265" w:type="dxa"/>
            <w:tcBorders>
              <w:top w:val="nil"/>
              <w:left w:val="nil"/>
              <w:bottom w:val="single" w:sz="4" w:space="0" w:color="auto"/>
              <w:right w:val="single" w:sz="4" w:space="0" w:color="auto"/>
            </w:tcBorders>
            <w:shd w:val="clear" w:color="auto" w:fill="auto"/>
            <w:noWrap/>
            <w:vAlign w:val="bottom"/>
            <w:hideMark/>
          </w:tcPr>
          <w:p w14:paraId="3E2F065D" w14:textId="77777777" w:rsidR="00C94F2A" w:rsidRPr="00C94F2A" w:rsidRDefault="00C94F2A" w:rsidP="00C94F2A">
            <w:pPr>
              <w:spacing w:after="0" w:line="240" w:lineRule="auto"/>
              <w:jc w:val="right"/>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-3.62156</w:t>
            </w:r>
          </w:p>
        </w:tc>
        <w:tc>
          <w:tcPr>
            <w:tcW w:w="1260" w:type="dxa"/>
            <w:tcBorders>
              <w:top w:val="nil"/>
              <w:left w:val="nil"/>
              <w:bottom w:val="single" w:sz="4" w:space="0" w:color="auto"/>
              <w:right w:val="single" w:sz="4" w:space="0" w:color="auto"/>
            </w:tcBorders>
            <w:shd w:val="clear" w:color="auto" w:fill="auto"/>
            <w:noWrap/>
            <w:vAlign w:val="center"/>
            <w:hideMark/>
          </w:tcPr>
          <w:p w14:paraId="707FF8C5" w14:textId="77777777" w:rsidR="00C94F2A" w:rsidRPr="00C94F2A" w:rsidRDefault="00C94F2A" w:rsidP="00C94F2A">
            <w:pPr>
              <w:spacing w:after="0" w:line="240" w:lineRule="auto"/>
              <w:jc w:val="center"/>
              <w:rPr>
                <w:rFonts w:ascii="Times New Roman" w:eastAsia="Times New Roman" w:hAnsi="Times New Roman" w:cs="Times New Roman"/>
                <w:color w:val="000000"/>
                <w:sz w:val="24"/>
                <w:szCs w:val="24"/>
              </w:rPr>
            </w:pPr>
            <w:r w:rsidRPr="00C94F2A">
              <w:rPr>
                <w:rFonts w:ascii="Times New Roman" w:eastAsia="Times New Roman" w:hAnsi="Times New Roman" w:cs="Times New Roman"/>
                <w:color w:val="000000"/>
                <w:sz w:val="24"/>
                <w:szCs w:val="24"/>
              </w:rPr>
              <w:t>3.27666</w:t>
            </w:r>
          </w:p>
        </w:tc>
      </w:tr>
    </w:tbl>
    <w:p w14:paraId="71A7C5C1" w14:textId="3EFA787C" w:rsidR="00A327CF" w:rsidRPr="00257778" w:rsidDel="002C032A" w:rsidRDefault="00A327CF" w:rsidP="00171163">
      <w:pPr>
        <w:spacing w:after="0" w:line="480" w:lineRule="auto"/>
        <w:rPr>
          <w:del w:id="1051" w:author="Jon.Richar" w:date="2024-03-02T11:24:00Z"/>
          <w:rFonts w:ascii="Times New Roman" w:hAnsi="Times New Roman" w:cs="Times New Roman"/>
          <w:sz w:val="24"/>
          <w:szCs w:val="24"/>
        </w:rPr>
      </w:pPr>
    </w:p>
    <w:p w14:paraId="2108E903" w14:textId="6B5EF4E9" w:rsidR="00A91A9B" w:rsidRDefault="00A91A9B" w:rsidP="00171163">
      <w:pPr>
        <w:spacing w:after="0" w:line="480" w:lineRule="auto"/>
        <w:rPr>
          <w:rFonts w:ascii="Times New Roman" w:hAnsi="Times New Roman" w:cs="Times New Roman"/>
          <w:sz w:val="24"/>
          <w:szCs w:val="24"/>
        </w:rPr>
      </w:pPr>
    </w:p>
    <w:p w14:paraId="34E68C73" w14:textId="77777777" w:rsidR="009E518A" w:rsidDel="00612696" w:rsidRDefault="009E518A" w:rsidP="00257778">
      <w:pPr>
        <w:spacing w:after="0" w:line="480" w:lineRule="auto"/>
        <w:rPr>
          <w:del w:id="1052" w:author="Jon.Richar" w:date="2023-11-15T10:57:00Z"/>
          <w:rFonts w:ascii="Times New Roman" w:hAnsi="Times New Roman" w:cs="Times New Roman"/>
          <w:sz w:val="24"/>
          <w:szCs w:val="24"/>
        </w:rPr>
      </w:pPr>
    </w:p>
    <w:p w14:paraId="39C5A829" w14:textId="331A56A3" w:rsidR="009F68DC"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4</w:t>
      </w:r>
      <w:r w:rsidR="00AB7990">
        <w:rPr>
          <w:rFonts w:ascii="Times New Roman" w:hAnsi="Times New Roman" w:cs="Times New Roman"/>
          <w:sz w:val="24"/>
          <w:szCs w:val="24"/>
        </w:rPr>
        <w:t xml:space="preserve">. </w:t>
      </w:r>
      <w:r w:rsidR="004C65AB">
        <w:rPr>
          <w:rFonts w:ascii="Times New Roman" w:hAnsi="Times New Roman" w:cs="Times New Roman"/>
          <w:sz w:val="24"/>
          <w:szCs w:val="24"/>
        </w:rPr>
        <w:t>M</w:t>
      </w:r>
      <w:r w:rsidR="00257778">
        <w:rPr>
          <w:rFonts w:ascii="Times New Roman" w:hAnsi="Times New Roman" w:cs="Times New Roman"/>
          <w:sz w:val="24"/>
          <w:szCs w:val="24"/>
        </w:rPr>
        <w:t xml:space="preserve">ale </w:t>
      </w:r>
      <w:r w:rsidR="00C94F2A">
        <w:rPr>
          <w:rFonts w:ascii="Times New Roman" w:hAnsi="Times New Roman" w:cs="Times New Roman"/>
          <w:sz w:val="24"/>
          <w:szCs w:val="24"/>
        </w:rPr>
        <w:t>least squares model</w:t>
      </w:r>
      <w:r w:rsidR="00AB7990">
        <w:rPr>
          <w:rFonts w:ascii="Times New Roman" w:hAnsi="Times New Roman" w:cs="Times New Roman"/>
          <w:sz w:val="24"/>
          <w:szCs w:val="24"/>
        </w:rPr>
        <w:t xml:space="preserve"> parameters </w:t>
      </w:r>
      <w:r w:rsidR="00253A67">
        <w:rPr>
          <w:rFonts w:ascii="Times New Roman" w:hAnsi="Times New Roman" w:cs="Times New Roman"/>
          <w:sz w:val="24"/>
          <w:szCs w:val="24"/>
        </w:rPr>
        <w:t xml:space="preserve">for </w:t>
      </w:r>
      <w:r w:rsidR="000B0F1D">
        <w:rPr>
          <w:rFonts w:ascii="Times New Roman" w:hAnsi="Times New Roman" w:cs="Times New Roman"/>
          <w:sz w:val="24"/>
          <w:szCs w:val="24"/>
        </w:rPr>
        <w:t>current standard models</w:t>
      </w:r>
      <w:r w:rsidR="008B1699">
        <w:rPr>
          <w:rFonts w:ascii="Times New Roman" w:hAnsi="Times New Roman" w:cs="Times New Roman"/>
          <w:sz w:val="24"/>
          <w:szCs w:val="24"/>
        </w:rPr>
        <w:t xml:space="preserve"> (SC = All)</w:t>
      </w:r>
      <w:r w:rsidR="000B0F1D">
        <w:rPr>
          <w:rFonts w:ascii="Times New Roman" w:hAnsi="Times New Roman" w:cs="Times New Roman"/>
          <w:sz w:val="24"/>
          <w:szCs w:val="24"/>
        </w:rPr>
        <w:t xml:space="preserve">, </w:t>
      </w:r>
      <w:r w:rsidR="00253A67">
        <w:rPr>
          <w:rFonts w:ascii="Times New Roman" w:hAnsi="Times New Roman" w:cs="Times New Roman"/>
          <w:sz w:val="24"/>
          <w:szCs w:val="24"/>
        </w:rPr>
        <w:t>new shell (</w:t>
      </w:r>
      <w:r w:rsidR="008B1699">
        <w:rPr>
          <w:rFonts w:ascii="Times New Roman" w:hAnsi="Times New Roman" w:cs="Times New Roman"/>
          <w:sz w:val="24"/>
          <w:szCs w:val="24"/>
        </w:rPr>
        <w:t xml:space="preserve">SC = </w:t>
      </w:r>
      <w:r w:rsidR="00253A67">
        <w:rPr>
          <w:rFonts w:ascii="Times New Roman" w:hAnsi="Times New Roman" w:cs="Times New Roman"/>
          <w:sz w:val="24"/>
          <w:szCs w:val="24"/>
        </w:rPr>
        <w:t>NS) and old shell (</w:t>
      </w:r>
      <w:r w:rsidR="008B1699">
        <w:rPr>
          <w:rFonts w:ascii="Times New Roman" w:hAnsi="Times New Roman" w:cs="Times New Roman"/>
          <w:sz w:val="24"/>
          <w:szCs w:val="24"/>
        </w:rPr>
        <w:t xml:space="preserve">SC = </w:t>
      </w:r>
      <w:r w:rsidR="00253A67">
        <w:rPr>
          <w:rFonts w:ascii="Times New Roman" w:hAnsi="Times New Roman" w:cs="Times New Roman"/>
          <w:sz w:val="24"/>
          <w:szCs w:val="24"/>
        </w:rPr>
        <w:t>OS) models for Bristol Bay red king crab (BBRKC), eastern Bering Sea opilio (</w:t>
      </w:r>
      <w:del w:id="1053" w:author="Jon.Richar" w:date="2023-11-02T15:22:00Z">
        <w:r w:rsidR="008E092D" w:rsidDel="00291C12">
          <w:rPr>
            <w:rFonts w:ascii="Times New Roman" w:hAnsi="Times New Roman" w:cs="Times New Roman"/>
            <w:sz w:val="24"/>
            <w:szCs w:val="24"/>
          </w:rPr>
          <w:delText>EBS CO</w:delText>
        </w:r>
      </w:del>
      <w:ins w:id="1054" w:author="Jon.Richar" w:date="2023-11-02T15:22:00Z">
        <w:r w:rsidR="00291C12">
          <w:rPr>
            <w:rFonts w:ascii="Times New Roman" w:hAnsi="Times New Roman" w:cs="Times New Roman"/>
            <w:sz w:val="24"/>
            <w:szCs w:val="24"/>
          </w:rPr>
          <w:t>EBS SNC</w:t>
        </w:r>
      </w:ins>
      <w:r w:rsidR="008E092D">
        <w:rPr>
          <w:rFonts w:ascii="Times New Roman" w:hAnsi="Times New Roman" w:cs="Times New Roman"/>
          <w:sz w:val="24"/>
          <w:szCs w:val="24"/>
        </w:rPr>
        <w:t>) and eastern Bering Sea B</w:t>
      </w:r>
      <w:r w:rsidR="00253A67">
        <w:rPr>
          <w:rFonts w:ascii="Times New Roman" w:hAnsi="Times New Roman" w:cs="Times New Roman"/>
          <w:sz w:val="24"/>
          <w:szCs w:val="24"/>
        </w:rPr>
        <w:t>airdi (</w:t>
      </w:r>
      <w:del w:id="1055" w:author="Jon.Richar" w:date="2023-11-02T15:23:00Z">
        <w:r w:rsidR="00253A67" w:rsidDel="00291C12">
          <w:rPr>
            <w:rFonts w:ascii="Times New Roman" w:hAnsi="Times New Roman" w:cs="Times New Roman"/>
            <w:sz w:val="24"/>
            <w:szCs w:val="24"/>
          </w:rPr>
          <w:delText>EBS CB</w:delText>
        </w:r>
      </w:del>
      <w:ins w:id="1056" w:author="Jon.Richar" w:date="2023-11-02T15:23:00Z">
        <w:r w:rsidR="00291C12">
          <w:rPr>
            <w:rFonts w:ascii="Times New Roman" w:hAnsi="Times New Roman" w:cs="Times New Roman"/>
            <w:sz w:val="24"/>
            <w:szCs w:val="24"/>
          </w:rPr>
          <w:t>EBS TC</w:t>
        </w:r>
      </w:ins>
      <w:r w:rsidR="00253A67">
        <w:rPr>
          <w:rFonts w:ascii="Times New Roman" w:hAnsi="Times New Roman" w:cs="Times New Roman"/>
          <w:sz w:val="24"/>
          <w:szCs w:val="24"/>
        </w:rPr>
        <w:t>) stocks</w:t>
      </w:r>
      <w:r w:rsidR="009E518A">
        <w:rPr>
          <w:rFonts w:ascii="Times New Roman" w:hAnsi="Times New Roman" w:cs="Times New Roman"/>
          <w:sz w:val="24"/>
          <w:szCs w:val="24"/>
        </w:rPr>
        <w:t>.</w:t>
      </w:r>
      <w:r w:rsidR="004103FB">
        <w:rPr>
          <w:rFonts w:ascii="Times New Roman" w:hAnsi="Times New Roman" w:cs="Times New Roman"/>
          <w:sz w:val="24"/>
          <w:szCs w:val="24"/>
        </w:rPr>
        <w:t xml:space="preserve"> </w:t>
      </w:r>
      <w:r w:rsidR="008B1699">
        <w:rPr>
          <w:rFonts w:ascii="Times New Roman" w:hAnsi="Times New Roman" w:cs="Times New Roman"/>
          <w:sz w:val="24"/>
          <w:szCs w:val="24"/>
        </w:rPr>
        <w:t>For northern Bering Sea snow crab (NBS SNC), only a combined (NS + OS) model was created, due to limited sample size.</w:t>
      </w:r>
    </w:p>
    <w:p w14:paraId="3800A197" w14:textId="77777777" w:rsidR="004C65AB" w:rsidRDefault="004C65AB" w:rsidP="00171163">
      <w:pPr>
        <w:spacing w:after="0" w:line="480" w:lineRule="auto"/>
        <w:rPr>
          <w:rFonts w:ascii="Times New Roman" w:hAnsi="Times New Roman" w:cs="Times New Roman"/>
          <w:sz w:val="24"/>
          <w:szCs w:val="24"/>
        </w:rPr>
      </w:pPr>
    </w:p>
    <w:p w14:paraId="2AD8C4CE" w14:textId="4EBE92EA" w:rsidR="00F556DE" w:rsidRDefault="00F556DE" w:rsidP="00171163">
      <w:pPr>
        <w:spacing w:after="0" w:line="480" w:lineRule="auto"/>
        <w:rPr>
          <w:ins w:id="1057" w:author="Jon.Richar" w:date="2024-03-02T09:00:00Z"/>
          <w:rFonts w:ascii="Times New Roman" w:hAnsi="Times New Roman" w:cs="Times New Roman"/>
          <w:sz w:val="24"/>
          <w:szCs w:val="24"/>
        </w:rPr>
      </w:pPr>
    </w:p>
    <w:p w14:paraId="79639C8E" w14:textId="77777777" w:rsidR="00E57E78" w:rsidRDefault="00F556DE" w:rsidP="00171163">
      <w:pPr>
        <w:spacing w:after="0" w:line="480" w:lineRule="auto"/>
        <w:rPr>
          <w:rFonts w:ascii="Times New Roman" w:hAnsi="Times New Roman" w:cs="Times New Roman"/>
          <w:sz w:val="24"/>
          <w:szCs w:val="24"/>
        </w:rPr>
      </w:pPr>
      <w:ins w:id="1058" w:author="Jon.Richar" w:date="2024-03-02T09:00:00Z">
        <w:r>
          <w:rPr>
            <w:rFonts w:ascii="Times New Roman" w:hAnsi="Times New Roman" w:cs="Times New Roman"/>
            <w:sz w:val="24"/>
            <w:szCs w:val="24"/>
          </w:rPr>
          <w:br w:type="column"/>
        </w:r>
      </w:ins>
    </w:p>
    <w:tbl>
      <w:tblPr>
        <w:tblW w:w="5751" w:type="dxa"/>
        <w:tblLook w:val="04A0" w:firstRow="1" w:lastRow="0" w:firstColumn="1" w:lastColumn="0" w:noHBand="0" w:noVBand="1"/>
      </w:tblPr>
      <w:tblGrid>
        <w:gridCol w:w="1123"/>
        <w:gridCol w:w="1123"/>
        <w:gridCol w:w="1123"/>
        <w:gridCol w:w="1165"/>
        <w:gridCol w:w="1217"/>
      </w:tblGrid>
      <w:tr w:rsidR="00E57E78" w:rsidRPr="008D39D0" w14:paraId="54CF2641" w14:textId="77777777" w:rsidTr="00E57E78">
        <w:trPr>
          <w:trHeight w:val="154"/>
        </w:trPr>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9FDFA" w14:textId="77777777" w:rsidR="00E57E78" w:rsidRPr="008D39D0" w:rsidRDefault="00E57E78" w:rsidP="00151519">
            <w:pPr>
              <w:spacing w:after="0" w:line="240" w:lineRule="auto"/>
              <w:jc w:val="center"/>
              <w:rPr>
                <w:rFonts w:ascii="Calibri" w:eastAsia="Times New Roman" w:hAnsi="Calibri" w:cs="Calibri"/>
                <w:b/>
                <w:bCs/>
                <w:color w:val="000000"/>
              </w:rPr>
            </w:pPr>
            <w:r w:rsidRPr="008D39D0">
              <w:rPr>
                <w:rFonts w:ascii="Calibri" w:eastAsia="Times New Roman" w:hAnsi="Calibri" w:cs="Calibri"/>
                <w:b/>
                <w:bCs/>
                <w:color w:val="000000"/>
              </w:rPr>
              <w:t>Stock</w:t>
            </w:r>
          </w:p>
        </w:tc>
        <w:tc>
          <w:tcPr>
            <w:tcW w:w="1123" w:type="dxa"/>
            <w:tcBorders>
              <w:top w:val="single" w:sz="4" w:space="0" w:color="auto"/>
              <w:left w:val="nil"/>
              <w:bottom w:val="single" w:sz="4" w:space="0" w:color="auto"/>
              <w:right w:val="single" w:sz="4" w:space="0" w:color="auto"/>
            </w:tcBorders>
            <w:shd w:val="clear" w:color="auto" w:fill="auto"/>
            <w:noWrap/>
            <w:vAlign w:val="center"/>
            <w:hideMark/>
          </w:tcPr>
          <w:p w14:paraId="4C114C8A" w14:textId="77777777" w:rsidR="00E57E78" w:rsidRPr="008D39D0" w:rsidRDefault="00E57E78" w:rsidP="00151519">
            <w:pPr>
              <w:spacing w:after="0" w:line="240" w:lineRule="auto"/>
              <w:jc w:val="center"/>
              <w:rPr>
                <w:rFonts w:ascii="Calibri" w:eastAsia="Times New Roman" w:hAnsi="Calibri" w:cs="Calibri"/>
                <w:b/>
                <w:bCs/>
                <w:color w:val="000000"/>
              </w:rPr>
            </w:pPr>
            <w:r w:rsidRPr="008D39D0">
              <w:rPr>
                <w:rFonts w:ascii="Calibri" w:eastAsia="Times New Roman" w:hAnsi="Calibri" w:cs="Calibri"/>
                <w:b/>
                <w:bCs/>
                <w:color w:val="000000"/>
              </w:rPr>
              <w:t>SC</w:t>
            </w:r>
          </w:p>
        </w:tc>
        <w:tc>
          <w:tcPr>
            <w:tcW w:w="1123" w:type="dxa"/>
            <w:tcBorders>
              <w:top w:val="single" w:sz="4" w:space="0" w:color="auto"/>
              <w:left w:val="nil"/>
              <w:bottom w:val="single" w:sz="4" w:space="0" w:color="auto"/>
              <w:right w:val="single" w:sz="4" w:space="0" w:color="auto"/>
            </w:tcBorders>
            <w:shd w:val="clear" w:color="auto" w:fill="auto"/>
            <w:noWrap/>
            <w:vAlign w:val="center"/>
            <w:hideMark/>
          </w:tcPr>
          <w:p w14:paraId="4EB2398D" w14:textId="77777777" w:rsidR="00E57E78" w:rsidRPr="008D39D0" w:rsidRDefault="00E57E78" w:rsidP="00151519">
            <w:pPr>
              <w:spacing w:after="0" w:line="240" w:lineRule="auto"/>
              <w:jc w:val="center"/>
              <w:rPr>
                <w:rFonts w:ascii="Calibri" w:eastAsia="Times New Roman" w:hAnsi="Calibri" w:cs="Calibri"/>
                <w:b/>
                <w:bCs/>
                <w:color w:val="000000"/>
              </w:rPr>
            </w:pPr>
            <w:r w:rsidRPr="008D39D0">
              <w:rPr>
                <w:rFonts w:ascii="Calibri" w:eastAsia="Times New Roman" w:hAnsi="Calibri" w:cs="Calibri"/>
                <w:b/>
                <w:bCs/>
                <w:color w:val="000000"/>
              </w:rPr>
              <w:t>CS</w:t>
            </w:r>
          </w:p>
        </w:tc>
        <w:tc>
          <w:tcPr>
            <w:tcW w:w="1165" w:type="dxa"/>
            <w:tcBorders>
              <w:top w:val="single" w:sz="4" w:space="0" w:color="auto"/>
              <w:left w:val="nil"/>
              <w:bottom w:val="single" w:sz="4" w:space="0" w:color="auto"/>
              <w:right w:val="single" w:sz="4" w:space="0" w:color="auto"/>
            </w:tcBorders>
            <w:shd w:val="clear" w:color="auto" w:fill="auto"/>
            <w:noWrap/>
            <w:vAlign w:val="center"/>
            <w:hideMark/>
          </w:tcPr>
          <w:p w14:paraId="2656B3E3" w14:textId="77777777" w:rsidR="00E57E78" w:rsidRPr="008D39D0" w:rsidRDefault="00E57E78" w:rsidP="00151519">
            <w:pPr>
              <w:spacing w:after="0" w:line="240" w:lineRule="auto"/>
              <w:jc w:val="center"/>
              <w:rPr>
                <w:rFonts w:ascii="Calibri" w:eastAsia="Times New Roman" w:hAnsi="Calibri" w:cs="Calibri"/>
                <w:b/>
                <w:bCs/>
                <w:color w:val="000000"/>
              </w:rPr>
            </w:pPr>
            <w:r w:rsidRPr="008D39D0">
              <w:rPr>
                <w:rFonts w:ascii="Calibri" w:eastAsia="Times New Roman" w:hAnsi="Calibri" w:cs="Calibri"/>
                <w:b/>
                <w:bCs/>
                <w:color w:val="000000"/>
              </w:rPr>
              <w:t>a</w:t>
            </w:r>
          </w:p>
        </w:tc>
        <w:tc>
          <w:tcPr>
            <w:tcW w:w="1217" w:type="dxa"/>
            <w:tcBorders>
              <w:top w:val="single" w:sz="4" w:space="0" w:color="auto"/>
              <w:left w:val="nil"/>
              <w:bottom w:val="single" w:sz="4" w:space="0" w:color="auto"/>
              <w:right w:val="single" w:sz="4" w:space="0" w:color="auto"/>
            </w:tcBorders>
            <w:shd w:val="clear" w:color="auto" w:fill="auto"/>
            <w:noWrap/>
            <w:vAlign w:val="center"/>
            <w:hideMark/>
          </w:tcPr>
          <w:p w14:paraId="13D7B1DD" w14:textId="77777777" w:rsidR="00E57E78" w:rsidRPr="008D39D0" w:rsidRDefault="00E57E78" w:rsidP="00151519">
            <w:pPr>
              <w:spacing w:after="0" w:line="240" w:lineRule="auto"/>
              <w:jc w:val="center"/>
              <w:rPr>
                <w:rFonts w:ascii="Calibri" w:eastAsia="Times New Roman" w:hAnsi="Calibri" w:cs="Calibri"/>
                <w:b/>
                <w:bCs/>
                <w:color w:val="000000"/>
              </w:rPr>
            </w:pPr>
            <w:r w:rsidRPr="008D39D0">
              <w:rPr>
                <w:rFonts w:ascii="Calibri" w:eastAsia="Times New Roman" w:hAnsi="Calibri" w:cs="Calibri"/>
                <w:b/>
                <w:bCs/>
                <w:color w:val="000000"/>
              </w:rPr>
              <w:t>b</w:t>
            </w:r>
          </w:p>
        </w:tc>
      </w:tr>
      <w:tr w:rsidR="00E57E78" w:rsidRPr="008D39D0" w14:paraId="280B6CB7"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29FB6395"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2C28080C"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All</w:t>
            </w:r>
          </w:p>
        </w:tc>
        <w:tc>
          <w:tcPr>
            <w:tcW w:w="1123" w:type="dxa"/>
            <w:tcBorders>
              <w:top w:val="nil"/>
              <w:left w:val="nil"/>
              <w:bottom w:val="single" w:sz="4" w:space="0" w:color="auto"/>
              <w:right w:val="single" w:sz="4" w:space="0" w:color="auto"/>
            </w:tcBorders>
            <w:shd w:val="clear" w:color="auto" w:fill="auto"/>
            <w:noWrap/>
            <w:vAlign w:val="bottom"/>
            <w:hideMark/>
          </w:tcPr>
          <w:p w14:paraId="16C981B0"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4B8101CC"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-3.35556</w:t>
            </w:r>
          </w:p>
        </w:tc>
        <w:tc>
          <w:tcPr>
            <w:tcW w:w="1217" w:type="dxa"/>
            <w:tcBorders>
              <w:top w:val="nil"/>
              <w:left w:val="nil"/>
              <w:bottom w:val="single" w:sz="4" w:space="0" w:color="auto"/>
              <w:right w:val="single" w:sz="4" w:space="0" w:color="auto"/>
            </w:tcBorders>
            <w:shd w:val="clear" w:color="auto" w:fill="auto"/>
            <w:noWrap/>
            <w:vAlign w:val="center"/>
            <w:hideMark/>
          </w:tcPr>
          <w:p w14:paraId="307588BC"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2.89869</w:t>
            </w:r>
          </w:p>
        </w:tc>
      </w:tr>
      <w:tr w:rsidR="00E57E78" w:rsidRPr="008D39D0" w14:paraId="44332DBD"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595668D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6301016E"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38A0C66F"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0AE95244"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-3.37050</w:t>
            </w:r>
          </w:p>
        </w:tc>
        <w:tc>
          <w:tcPr>
            <w:tcW w:w="1217" w:type="dxa"/>
            <w:tcBorders>
              <w:top w:val="nil"/>
              <w:left w:val="nil"/>
              <w:bottom w:val="single" w:sz="4" w:space="0" w:color="auto"/>
              <w:right w:val="single" w:sz="4" w:space="0" w:color="auto"/>
            </w:tcBorders>
            <w:shd w:val="clear" w:color="auto" w:fill="auto"/>
            <w:noWrap/>
            <w:vAlign w:val="center"/>
            <w:hideMark/>
          </w:tcPr>
          <w:p w14:paraId="5811F6BA"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2.89866</w:t>
            </w:r>
          </w:p>
        </w:tc>
      </w:tr>
      <w:tr w:rsidR="00E57E78" w:rsidRPr="008D39D0" w14:paraId="2606F2AD"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7A6E8246"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7C88B6BB"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23D71527"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0D533E55"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-3.19383</w:t>
            </w:r>
          </w:p>
        </w:tc>
        <w:tc>
          <w:tcPr>
            <w:tcW w:w="1217" w:type="dxa"/>
            <w:tcBorders>
              <w:top w:val="nil"/>
              <w:left w:val="nil"/>
              <w:bottom w:val="single" w:sz="4" w:space="0" w:color="auto"/>
              <w:right w:val="single" w:sz="4" w:space="0" w:color="auto"/>
            </w:tcBorders>
            <w:shd w:val="clear" w:color="auto" w:fill="auto"/>
            <w:noWrap/>
            <w:vAlign w:val="center"/>
            <w:hideMark/>
          </w:tcPr>
          <w:p w14:paraId="651D099F"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2.820837</w:t>
            </w:r>
          </w:p>
        </w:tc>
      </w:tr>
      <w:tr w:rsidR="00E57E78" w:rsidRPr="008D39D0" w14:paraId="6CB0F5B3"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7398AF7C"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439123AE"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321298F6"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0E82EB8A"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-3.34064</w:t>
            </w:r>
          </w:p>
        </w:tc>
        <w:tc>
          <w:tcPr>
            <w:tcW w:w="1217" w:type="dxa"/>
            <w:tcBorders>
              <w:top w:val="nil"/>
              <w:left w:val="nil"/>
              <w:bottom w:val="single" w:sz="4" w:space="0" w:color="auto"/>
              <w:right w:val="single" w:sz="4" w:space="0" w:color="auto"/>
            </w:tcBorders>
            <w:shd w:val="clear" w:color="auto" w:fill="auto"/>
            <w:noWrap/>
            <w:vAlign w:val="bottom"/>
            <w:hideMark/>
          </w:tcPr>
          <w:p w14:paraId="4B4D39D8"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2.88374</w:t>
            </w:r>
          </w:p>
        </w:tc>
      </w:tr>
      <w:tr w:rsidR="00E57E78" w:rsidRPr="008D39D0" w14:paraId="021D9CFB"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5BCEB2E3"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23B186CF"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6C8D6C9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088BE24E"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-3.19913</w:t>
            </w:r>
          </w:p>
        </w:tc>
        <w:tc>
          <w:tcPr>
            <w:tcW w:w="1217" w:type="dxa"/>
            <w:tcBorders>
              <w:top w:val="nil"/>
              <w:left w:val="nil"/>
              <w:bottom w:val="single" w:sz="4" w:space="0" w:color="auto"/>
              <w:right w:val="single" w:sz="4" w:space="0" w:color="auto"/>
            </w:tcBorders>
            <w:shd w:val="clear" w:color="auto" w:fill="auto"/>
            <w:noWrap/>
            <w:vAlign w:val="bottom"/>
            <w:hideMark/>
          </w:tcPr>
          <w:p w14:paraId="2E4E04DF"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2.82407</w:t>
            </w:r>
          </w:p>
        </w:tc>
      </w:tr>
      <w:tr w:rsidR="00E57E78" w:rsidRPr="008D39D0" w14:paraId="69869C2C"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451C04FA"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5EF7C2B6"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61F5B36E"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4</w:t>
            </w:r>
          </w:p>
        </w:tc>
        <w:tc>
          <w:tcPr>
            <w:tcW w:w="1165" w:type="dxa"/>
            <w:tcBorders>
              <w:top w:val="nil"/>
              <w:left w:val="nil"/>
              <w:bottom w:val="single" w:sz="4" w:space="0" w:color="auto"/>
              <w:right w:val="single" w:sz="4" w:space="0" w:color="auto"/>
            </w:tcBorders>
            <w:shd w:val="clear" w:color="auto" w:fill="auto"/>
            <w:noWrap/>
            <w:vAlign w:val="bottom"/>
            <w:hideMark/>
          </w:tcPr>
          <w:p w14:paraId="29F171B5"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-3.68877</w:t>
            </w:r>
          </w:p>
        </w:tc>
        <w:tc>
          <w:tcPr>
            <w:tcW w:w="1217" w:type="dxa"/>
            <w:tcBorders>
              <w:top w:val="nil"/>
              <w:left w:val="nil"/>
              <w:bottom w:val="single" w:sz="4" w:space="0" w:color="auto"/>
              <w:right w:val="single" w:sz="4" w:space="0" w:color="auto"/>
            </w:tcBorders>
            <w:shd w:val="clear" w:color="auto" w:fill="auto"/>
            <w:noWrap/>
            <w:vAlign w:val="center"/>
            <w:hideMark/>
          </w:tcPr>
          <w:p w14:paraId="628A2A53"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3.06018</w:t>
            </w:r>
          </w:p>
        </w:tc>
      </w:tr>
      <w:tr w:rsidR="00E57E78" w:rsidRPr="008D39D0" w14:paraId="13541A35"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6C22450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79BE55AF"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15EA1370"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5</w:t>
            </w:r>
          </w:p>
        </w:tc>
        <w:tc>
          <w:tcPr>
            <w:tcW w:w="1165" w:type="dxa"/>
            <w:tcBorders>
              <w:top w:val="nil"/>
              <w:left w:val="nil"/>
              <w:bottom w:val="single" w:sz="4" w:space="0" w:color="auto"/>
              <w:right w:val="single" w:sz="4" w:space="0" w:color="auto"/>
            </w:tcBorders>
            <w:shd w:val="clear" w:color="auto" w:fill="auto"/>
            <w:noWrap/>
            <w:vAlign w:val="bottom"/>
            <w:hideMark/>
          </w:tcPr>
          <w:p w14:paraId="4FF862B7"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-3.37910</w:t>
            </w:r>
          </w:p>
        </w:tc>
        <w:tc>
          <w:tcPr>
            <w:tcW w:w="1217" w:type="dxa"/>
            <w:tcBorders>
              <w:top w:val="nil"/>
              <w:left w:val="nil"/>
              <w:bottom w:val="single" w:sz="4" w:space="0" w:color="auto"/>
              <w:right w:val="single" w:sz="4" w:space="0" w:color="auto"/>
            </w:tcBorders>
            <w:shd w:val="clear" w:color="auto" w:fill="auto"/>
            <w:noWrap/>
            <w:vAlign w:val="center"/>
            <w:hideMark/>
          </w:tcPr>
          <w:p w14:paraId="39BFEF82"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2.90211</w:t>
            </w:r>
          </w:p>
        </w:tc>
      </w:tr>
      <w:tr w:rsidR="00E57E78" w:rsidRPr="008D39D0" w14:paraId="6B60BF06"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1C7E1DC7"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2D490973"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65FC566B"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6</w:t>
            </w:r>
          </w:p>
        </w:tc>
        <w:tc>
          <w:tcPr>
            <w:tcW w:w="1165" w:type="dxa"/>
            <w:tcBorders>
              <w:top w:val="nil"/>
              <w:left w:val="nil"/>
              <w:bottom w:val="single" w:sz="4" w:space="0" w:color="auto"/>
              <w:right w:val="single" w:sz="4" w:space="0" w:color="auto"/>
            </w:tcBorders>
            <w:shd w:val="clear" w:color="auto" w:fill="auto"/>
            <w:noWrap/>
            <w:vAlign w:val="bottom"/>
            <w:hideMark/>
          </w:tcPr>
          <w:p w14:paraId="1C8C3851"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-3.19703</w:t>
            </w:r>
          </w:p>
        </w:tc>
        <w:tc>
          <w:tcPr>
            <w:tcW w:w="1217" w:type="dxa"/>
            <w:tcBorders>
              <w:top w:val="nil"/>
              <w:left w:val="nil"/>
              <w:bottom w:val="single" w:sz="4" w:space="0" w:color="auto"/>
              <w:right w:val="single" w:sz="4" w:space="0" w:color="auto"/>
            </w:tcBorders>
            <w:shd w:val="clear" w:color="auto" w:fill="auto"/>
            <w:noWrap/>
            <w:vAlign w:val="center"/>
            <w:hideMark/>
          </w:tcPr>
          <w:p w14:paraId="5A6EE554"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2.81762</w:t>
            </w:r>
          </w:p>
        </w:tc>
      </w:tr>
      <w:tr w:rsidR="00E57E78" w:rsidRPr="008D39D0" w14:paraId="6ED55999"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798D3E84"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3AA4392D"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49324A7D"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4</w:t>
            </w:r>
          </w:p>
        </w:tc>
        <w:tc>
          <w:tcPr>
            <w:tcW w:w="1165" w:type="dxa"/>
            <w:tcBorders>
              <w:top w:val="nil"/>
              <w:left w:val="nil"/>
              <w:bottom w:val="single" w:sz="4" w:space="0" w:color="auto"/>
              <w:right w:val="single" w:sz="4" w:space="0" w:color="auto"/>
            </w:tcBorders>
            <w:shd w:val="clear" w:color="auto" w:fill="auto"/>
            <w:noWrap/>
            <w:vAlign w:val="bottom"/>
            <w:hideMark/>
          </w:tcPr>
          <w:p w14:paraId="296080C4"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-3.20059</w:t>
            </w:r>
          </w:p>
        </w:tc>
        <w:tc>
          <w:tcPr>
            <w:tcW w:w="1217" w:type="dxa"/>
            <w:tcBorders>
              <w:top w:val="nil"/>
              <w:left w:val="nil"/>
              <w:bottom w:val="single" w:sz="4" w:space="0" w:color="auto"/>
              <w:right w:val="single" w:sz="4" w:space="0" w:color="auto"/>
            </w:tcBorders>
            <w:shd w:val="clear" w:color="auto" w:fill="auto"/>
            <w:noWrap/>
            <w:vAlign w:val="center"/>
            <w:hideMark/>
          </w:tcPr>
          <w:p w14:paraId="784AF63C"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2.825224</w:t>
            </w:r>
          </w:p>
        </w:tc>
      </w:tr>
      <w:tr w:rsidR="00E57E78" w:rsidRPr="008D39D0" w14:paraId="2A5A1EEE"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09DB41E4"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3B7B6C5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08F74AE0"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5</w:t>
            </w:r>
          </w:p>
        </w:tc>
        <w:tc>
          <w:tcPr>
            <w:tcW w:w="1165" w:type="dxa"/>
            <w:tcBorders>
              <w:top w:val="nil"/>
              <w:left w:val="nil"/>
              <w:bottom w:val="single" w:sz="4" w:space="0" w:color="auto"/>
              <w:right w:val="single" w:sz="4" w:space="0" w:color="auto"/>
            </w:tcBorders>
            <w:shd w:val="clear" w:color="auto" w:fill="auto"/>
            <w:noWrap/>
            <w:vAlign w:val="bottom"/>
            <w:hideMark/>
          </w:tcPr>
          <w:p w14:paraId="120038FD"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-3.20030</w:t>
            </w:r>
          </w:p>
        </w:tc>
        <w:tc>
          <w:tcPr>
            <w:tcW w:w="1217" w:type="dxa"/>
            <w:tcBorders>
              <w:top w:val="nil"/>
              <w:left w:val="nil"/>
              <w:bottom w:val="single" w:sz="4" w:space="0" w:color="auto"/>
              <w:right w:val="single" w:sz="4" w:space="0" w:color="auto"/>
            </w:tcBorders>
            <w:shd w:val="clear" w:color="auto" w:fill="auto"/>
            <w:noWrap/>
            <w:vAlign w:val="center"/>
            <w:hideMark/>
          </w:tcPr>
          <w:p w14:paraId="11D81995"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2.82343</w:t>
            </w:r>
          </w:p>
        </w:tc>
      </w:tr>
      <w:tr w:rsidR="00E57E78" w:rsidRPr="008D39D0" w14:paraId="598E4BBC"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5E6153F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TC</w:t>
            </w:r>
          </w:p>
        </w:tc>
        <w:tc>
          <w:tcPr>
            <w:tcW w:w="1123" w:type="dxa"/>
            <w:tcBorders>
              <w:top w:val="nil"/>
              <w:left w:val="nil"/>
              <w:bottom w:val="single" w:sz="4" w:space="0" w:color="auto"/>
              <w:right w:val="single" w:sz="4" w:space="0" w:color="auto"/>
            </w:tcBorders>
            <w:shd w:val="clear" w:color="auto" w:fill="auto"/>
            <w:noWrap/>
            <w:vAlign w:val="bottom"/>
            <w:hideMark/>
          </w:tcPr>
          <w:p w14:paraId="56DF442F"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4E4798EA"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6</w:t>
            </w:r>
          </w:p>
        </w:tc>
        <w:tc>
          <w:tcPr>
            <w:tcW w:w="1165" w:type="dxa"/>
            <w:tcBorders>
              <w:top w:val="nil"/>
              <w:left w:val="nil"/>
              <w:bottom w:val="single" w:sz="4" w:space="0" w:color="auto"/>
              <w:right w:val="single" w:sz="4" w:space="0" w:color="auto"/>
            </w:tcBorders>
            <w:shd w:val="clear" w:color="auto" w:fill="auto"/>
            <w:noWrap/>
            <w:vAlign w:val="bottom"/>
            <w:hideMark/>
          </w:tcPr>
          <w:p w14:paraId="2BC21AAE"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-3.20302</w:t>
            </w:r>
          </w:p>
        </w:tc>
        <w:tc>
          <w:tcPr>
            <w:tcW w:w="1217" w:type="dxa"/>
            <w:tcBorders>
              <w:top w:val="nil"/>
              <w:left w:val="nil"/>
              <w:bottom w:val="single" w:sz="4" w:space="0" w:color="auto"/>
              <w:right w:val="single" w:sz="4" w:space="0" w:color="auto"/>
            </w:tcBorders>
            <w:shd w:val="clear" w:color="auto" w:fill="auto"/>
            <w:noWrap/>
            <w:vAlign w:val="center"/>
            <w:hideMark/>
          </w:tcPr>
          <w:p w14:paraId="4DE8082C"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2.827141</w:t>
            </w:r>
          </w:p>
        </w:tc>
      </w:tr>
      <w:tr w:rsidR="00E57E78" w:rsidRPr="008D39D0" w14:paraId="3552AB2C" w14:textId="77777777" w:rsidTr="00E57E78">
        <w:trPr>
          <w:trHeight w:val="154"/>
        </w:trPr>
        <w:tc>
          <w:tcPr>
            <w:tcW w:w="1123" w:type="dxa"/>
            <w:tcBorders>
              <w:top w:val="nil"/>
              <w:left w:val="single" w:sz="4" w:space="0" w:color="auto"/>
              <w:bottom w:val="nil"/>
              <w:right w:val="nil"/>
            </w:tcBorders>
            <w:shd w:val="clear" w:color="auto" w:fill="auto"/>
            <w:noWrap/>
            <w:vAlign w:val="bottom"/>
            <w:hideMark/>
          </w:tcPr>
          <w:p w14:paraId="42FC5DA3" w14:textId="77777777" w:rsidR="00E57E78" w:rsidRPr="008D39D0" w:rsidRDefault="00E57E78" w:rsidP="00151519">
            <w:pPr>
              <w:spacing w:after="0" w:line="240" w:lineRule="auto"/>
              <w:rPr>
                <w:rFonts w:ascii="Calibri" w:eastAsia="Times New Roman" w:hAnsi="Calibri" w:cs="Calibri"/>
                <w:color w:val="000000"/>
              </w:rPr>
            </w:pPr>
            <w:r w:rsidRPr="008D39D0">
              <w:rPr>
                <w:rFonts w:ascii="Calibri" w:eastAsia="Times New Roman" w:hAnsi="Calibri" w:cs="Calibri"/>
                <w:color w:val="000000"/>
              </w:rPr>
              <w:t> </w:t>
            </w:r>
          </w:p>
        </w:tc>
        <w:tc>
          <w:tcPr>
            <w:tcW w:w="1123" w:type="dxa"/>
            <w:tcBorders>
              <w:top w:val="nil"/>
              <w:left w:val="nil"/>
              <w:bottom w:val="nil"/>
              <w:right w:val="nil"/>
            </w:tcBorders>
            <w:shd w:val="clear" w:color="auto" w:fill="auto"/>
            <w:noWrap/>
            <w:vAlign w:val="bottom"/>
            <w:hideMark/>
          </w:tcPr>
          <w:p w14:paraId="66A11718" w14:textId="77777777" w:rsidR="00E57E78" w:rsidRPr="008D39D0" w:rsidRDefault="00E57E78" w:rsidP="00151519">
            <w:pPr>
              <w:spacing w:after="0" w:line="240" w:lineRule="auto"/>
              <w:rPr>
                <w:rFonts w:ascii="Calibri" w:eastAsia="Times New Roman" w:hAnsi="Calibri" w:cs="Calibri"/>
                <w:color w:val="000000"/>
              </w:rPr>
            </w:pPr>
          </w:p>
        </w:tc>
        <w:tc>
          <w:tcPr>
            <w:tcW w:w="1123" w:type="dxa"/>
            <w:tcBorders>
              <w:top w:val="nil"/>
              <w:left w:val="nil"/>
              <w:bottom w:val="nil"/>
              <w:right w:val="nil"/>
            </w:tcBorders>
            <w:shd w:val="clear" w:color="auto" w:fill="auto"/>
            <w:noWrap/>
            <w:vAlign w:val="bottom"/>
            <w:hideMark/>
          </w:tcPr>
          <w:p w14:paraId="4CFFEE9A" w14:textId="77777777" w:rsidR="00E57E78" w:rsidRPr="008D39D0" w:rsidRDefault="00E57E78" w:rsidP="00151519">
            <w:pPr>
              <w:spacing w:after="0" w:line="240" w:lineRule="auto"/>
              <w:rPr>
                <w:rFonts w:ascii="Times New Roman" w:eastAsia="Times New Roman" w:hAnsi="Times New Roman" w:cs="Times New Roman"/>
                <w:sz w:val="20"/>
                <w:szCs w:val="20"/>
              </w:rPr>
            </w:pPr>
          </w:p>
        </w:tc>
        <w:tc>
          <w:tcPr>
            <w:tcW w:w="1165" w:type="dxa"/>
            <w:tcBorders>
              <w:top w:val="nil"/>
              <w:left w:val="nil"/>
              <w:bottom w:val="nil"/>
              <w:right w:val="nil"/>
            </w:tcBorders>
            <w:shd w:val="clear" w:color="auto" w:fill="auto"/>
            <w:noWrap/>
            <w:vAlign w:val="bottom"/>
            <w:hideMark/>
          </w:tcPr>
          <w:p w14:paraId="11715F97" w14:textId="77777777" w:rsidR="00E57E78" w:rsidRPr="008D39D0" w:rsidRDefault="00E57E78" w:rsidP="00151519">
            <w:pPr>
              <w:spacing w:after="0" w:line="240" w:lineRule="auto"/>
              <w:rPr>
                <w:rFonts w:ascii="Times New Roman" w:eastAsia="Times New Roman" w:hAnsi="Times New Roman" w:cs="Times New Roman"/>
                <w:sz w:val="20"/>
                <w:szCs w:val="20"/>
              </w:rPr>
            </w:pPr>
          </w:p>
        </w:tc>
        <w:tc>
          <w:tcPr>
            <w:tcW w:w="1217" w:type="dxa"/>
            <w:tcBorders>
              <w:top w:val="nil"/>
              <w:left w:val="nil"/>
              <w:bottom w:val="nil"/>
              <w:right w:val="single" w:sz="4" w:space="0" w:color="auto"/>
            </w:tcBorders>
            <w:shd w:val="clear" w:color="auto" w:fill="auto"/>
            <w:noWrap/>
            <w:vAlign w:val="bottom"/>
            <w:hideMark/>
          </w:tcPr>
          <w:p w14:paraId="7F1720CF" w14:textId="77777777" w:rsidR="00E57E78" w:rsidRPr="008D39D0" w:rsidRDefault="00E57E78" w:rsidP="00151519">
            <w:pPr>
              <w:spacing w:after="0" w:line="240" w:lineRule="auto"/>
              <w:rPr>
                <w:rFonts w:ascii="Calibri" w:eastAsia="Times New Roman" w:hAnsi="Calibri" w:cs="Calibri"/>
                <w:color w:val="000000"/>
              </w:rPr>
            </w:pPr>
            <w:r w:rsidRPr="008D39D0">
              <w:rPr>
                <w:rFonts w:ascii="Calibri" w:eastAsia="Times New Roman" w:hAnsi="Calibri" w:cs="Calibri"/>
                <w:color w:val="000000"/>
              </w:rPr>
              <w:t> </w:t>
            </w:r>
          </w:p>
        </w:tc>
      </w:tr>
      <w:tr w:rsidR="00E57E78" w:rsidRPr="008D39D0" w14:paraId="00FC6ACF" w14:textId="77777777" w:rsidTr="00E57E78">
        <w:trPr>
          <w:trHeight w:val="162"/>
        </w:trPr>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7D882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14:paraId="4DDC4F53"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All</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14:paraId="17DC0E3A"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14:paraId="701A9033"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-2.93629</w:t>
            </w:r>
          </w:p>
        </w:tc>
        <w:tc>
          <w:tcPr>
            <w:tcW w:w="1217" w:type="dxa"/>
            <w:tcBorders>
              <w:top w:val="single" w:sz="4" w:space="0" w:color="auto"/>
              <w:left w:val="nil"/>
              <w:bottom w:val="single" w:sz="4" w:space="0" w:color="auto"/>
              <w:right w:val="single" w:sz="4" w:space="0" w:color="auto"/>
            </w:tcBorders>
            <w:shd w:val="clear" w:color="auto" w:fill="auto"/>
            <w:noWrap/>
            <w:vAlign w:val="center"/>
            <w:hideMark/>
          </w:tcPr>
          <w:p w14:paraId="0F09AB47"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2.70879</w:t>
            </w:r>
          </w:p>
        </w:tc>
      </w:tr>
      <w:tr w:rsidR="00E57E78" w:rsidRPr="008D39D0" w14:paraId="270B4187"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6E9A3A86"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2DC410C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55C48F76"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70C094A8"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-3.62467</w:t>
            </w:r>
          </w:p>
        </w:tc>
        <w:tc>
          <w:tcPr>
            <w:tcW w:w="1217" w:type="dxa"/>
            <w:tcBorders>
              <w:top w:val="nil"/>
              <w:left w:val="nil"/>
              <w:bottom w:val="single" w:sz="4" w:space="0" w:color="auto"/>
              <w:right w:val="single" w:sz="4" w:space="0" w:color="auto"/>
            </w:tcBorders>
            <w:shd w:val="clear" w:color="auto" w:fill="auto"/>
            <w:noWrap/>
            <w:vAlign w:val="bottom"/>
            <w:hideMark/>
          </w:tcPr>
          <w:p w14:paraId="3EED0CA7"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3.11951</w:t>
            </w:r>
          </w:p>
        </w:tc>
      </w:tr>
      <w:tr w:rsidR="00E57E78" w:rsidRPr="008D39D0" w14:paraId="3DA283EB"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75DDB03B"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54BEBF9E"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34C9F7BA"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single" w:sz="4" w:space="0" w:color="auto"/>
              <w:right w:val="single" w:sz="4" w:space="0" w:color="auto"/>
            </w:tcBorders>
            <w:shd w:val="clear" w:color="auto" w:fill="auto"/>
            <w:noWrap/>
            <w:vAlign w:val="bottom"/>
            <w:hideMark/>
          </w:tcPr>
          <w:p w14:paraId="4331608E"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-3.46457</w:t>
            </w:r>
          </w:p>
        </w:tc>
        <w:tc>
          <w:tcPr>
            <w:tcW w:w="1217" w:type="dxa"/>
            <w:tcBorders>
              <w:top w:val="nil"/>
              <w:left w:val="nil"/>
              <w:bottom w:val="single" w:sz="4" w:space="0" w:color="auto"/>
              <w:right w:val="single" w:sz="4" w:space="0" w:color="auto"/>
            </w:tcBorders>
            <w:shd w:val="clear" w:color="auto" w:fill="auto"/>
            <w:noWrap/>
            <w:vAlign w:val="center"/>
            <w:hideMark/>
          </w:tcPr>
          <w:p w14:paraId="5B0DDB4A"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3.05175</w:t>
            </w:r>
          </w:p>
        </w:tc>
      </w:tr>
      <w:tr w:rsidR="00E57E78" w:rsidRPr="008D39D0" w14:paraId="76A25204"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1EABA6A4"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3A249401"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284ECD9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nil"/>
              <w:left w:val="nil"/>
              <w:bottom w:val="nil"/>
              <w:right w:val="nil"/>
            </w:tcBorders>
            <w:shd w:val="clear" w:color="auto" w:fill="auto"/>
            <w:noWrap/>
            <w:vAlign w:val="bottom"/>
            <w:hideMark/>
          </w:tcPr>
          <w:p w14:paraId="72312065"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-3.10308</w:t>
            </w:r>
          </w:p>
        </w:tc>
        <w:tc>
          <w:tcPr>
            <w:tcW w:w="1217" w:type="dxa"/>
            <w:tcBorders>
              <w:top w:val="nil"/>
              <w:left w:val="nil"/>
              <w:bottom w:val="single" w:sz="4" w:space="0" w:color="auto"/>
              <w:right w:val="single" w:sz="4" w:space="0" w:color="auto"/>
            </w:tcBorders>
            <w:shd w:val="clear" w:color="auto" w:fill="auto"/>
            <w:noWrap/>
            <w:vAlign w:val="bottom"/>
            <w:hideMark/>
          </w:tcPr>
          <w:p w14:paraId="6C1EDA1C"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2.79905</w:t>
            </w:r>
          </w:p>
        </w:tc>
      </w:tr>
      <w:tr w:rsidR="00E57E78" w:rsidRPr="008D39D0" w14:paraId="1911B83B"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4C31486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19B2A4DB"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nil"/>
            </w:tcBorders>
            <w:shd w:val="clear" w:color="auto" w:fill="auto"/>
            <w:noWrap/>
            <w:vAlign w:val="bottom"/>
            <w:hideMark/>
          </w:tcPr>
          <w:p w14:paraId="756B237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&gt;1</w:t>
            </w:r>
          </w:p>
        </w:tc>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3BCDF7"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-3.20534</w:t>
            </w:r>
          </w:p>
        </w:tc>
        <w:tc>
          <w:tcPr>
            <w:tcW w:w="1217" w:type="dxa"/>
            <w:tcBorders>
              <w:top w:val="nil"/>
              <w:left w:val="nil"/>
              <w:bottom w:val="single" w:sz="4" w:space="0" w:color="auto"/>
              <w:right w:val="single" w:sz="4" w:space="0" w:color="auto"/>
            </w:tcBorders>
            <w:shd w:val="clear" w:color="auto" w:fill="auto"/>
            <w:noWrap/>
            <w:vAlign w:val="bottom"/>
            <w:hideMark/>
          </w:tcPr>
          <w:p w14:paraId="25B12CD5" w14:textId="77777777" w:rsidR="00E57E78" w:rsidRPr="008D39D0" w:rsidRDefault="00E57E78" w:rsidP="00151519">
            <w:pPr>
              <w:spacing w:after="0" w:line="240" w:lineRule="auto"/>
              <w:jc w:val="right"/>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2.86586</w:t>
            </w:r>
          </w:p>
        </w:tc>
      </w:tr>
      <w:tr w:rsidR="00E57E78" w:rsidRPr="008D39D0" w14:paraId="47AC403A"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57D56289"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3031F6F7"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07DC295E"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4</w:t>
            </w:r>
          </w:p>
        </w:tc>
        <w:tc>
          <w:tcPr>
            <w:tcW w:w="1165" w:type="dxa"/>
            <w:tcBorders>
              <w:top w:val="nil"/>
              <w:left w:val="nil"/>
              <w:bottom w:val="single" w:sz="4" w:space="0" w:color="auto"/>
              <w:right w:val="single" w:sz="4" w:space="0" w:color="auto"/>
            </w:tcBorders>
            <w:shd w:val="clear" w:color="auto" w:fill="auto"/>
            <w:noWrap/>
            <w:vAlign w:val="bottom"/>
            <w:hideMark/>
          </w:tcPr>
          <w:p w14:paraId="242BA124"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-3.11297</w:t>
            </w:r>
          </w:p>
        </w:tc>
        <w:tc>
          <w:tcPr>
            <w:tcW w:w="1217" w:type="dxa"/>
            <w:tcBorders>
              <w:top w:val="nil"/>
              <w:left w:val="nil"/>
              <w:bottom w:val="single" w:sz="4" w:space="0" w:color="auto"/>
              <w:right w:val="single" w:sz="4" w:space="0" w:color="auto"/>
            </w:tcBorders>
            <w:shd w:val="clear" w:color="auto" w:fill="auto"/>
            <w:noWrap/>
            <w:vAlign w:val="center"/>
            <w:hideMark/>
          </w:tcPr>
          <w:p w14:paraId="5BEA542E"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2.80122</w:t>
            </w:r>
          </w:p>
        </w:tc>
      </w:tr>
      <w:tr w:rsidR="00E57E78" w:rsidRPr="008D39D0" w14:paraId="2838154E"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3628D0E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56E313F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6081FA11"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5</w:t>
            </w:r>
          </w:p>
        </w:tc>
        <w:tc>
          <w:tcPr>
            <w:tcW w:w="1165" w:type="dxa"/>
            <w:tcBorders>
              <w:top w:val="single" w:sz="4" w:space="0" w:color="auto"/>
              <w:left w:val="nil"/>
              <w:bottom w:val="single" w:sz="4" w:space="0" w:color="auto"/>
              <w:right w:val="single" w:sz="4" w:space="0" w:color="auto"/>
            </w:tcBorders>
            <w:shd w:val="clear" w:color="auto" w:fill="auto"/>
            <w:noWrap/>
            <w:vAlign w:val="bottom"/>
            <w:hideMark/>
          </w:tcPr>
          <w:p w14:paraId="75634A5F"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-3.08819</w:t>
            </w:r>
          </w:p>
        </w:tc>
        <w:tc>
          <w:tcPr>
            <w:tcW w:w="1217" w:type="dxa"/>
            <w:tcBorders>
              <w:top w:val="nil"/>
              <w:left w:val="nil"/>
              <w:bottom w:val="single" w:sz="4" w:space="0" w:color="auto"/>
              <w:right w:val="single" w:sz="4" w:space="0" w:color="auto"/>
            </w:tcBorders>
            <w:shd w:val="clear" w:color="auto" w:fill="auto"/>
            <w:noWrap/>
            <w:vAlign w:val="center"/>
            <w:hideMark/>
          </w:tcPr>
          <w:p w14:paraId="2975D34E"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2.790909</w:t>
            </w:r>
          </w:p>
        </w:tc>
      </w:tr>
      <w:tr w:rsidR="00E57E78" w:rsidRPr="008D39D0" w14:paraId="3671D1B5"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0A960D22"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398282E1"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NS</w:t>
            </w:r>
          </w:p>
        </w:tc>
        <w:tc>
          <w:tcPr>
            <w:tcW w:w="1123" w:type="dxa"/>
            <w:tcBorders>
              <w:top w:val="nil"/>
              <w:left w:val="nil"/>
              <w:bottom w:val="single" w:sz="4" w:space="0" w:color="auto"/>
              <w:right w:val="single" w:sz="4" w:space="0" w:color="auto"/>
            </w:tcBorders>
            <w:shd w:val="clear" w:color="auto" w:fill="auto"/>
            <w:noWrap/>
            <w:vAlign w:val="bottom"/>
            <w:hideMark/>
          </w:tcPr>
          <w:p w14:paraId="5EE3CE0C"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6</w:t>
            </w:r>
          </w:p>
        </w:tc>
        <w:tc>
          <w:tcPr>
            <w:tcW w:w="1165" w:type="dxa"/>
            <w:tcBorders>
              <w:top w:val="nil"/>
              <w:left w:val="nil"/>
              <w:bottom w:val="single" w:sz="4" w:space="0" w:color="auto"/>
              <w:right w:val="single" w:sz="4" w:space="0" w:color="auto"/>
            </w:tcBorders>
            <w:shd w:val="clear" w:color="auto" w:fill="auto"/>
            <w:noWrap/>
            <w:vAlign w:val="bottom"/>
            <w:hideMark/>
          </w:tcPr>
          <w:p w14:paraId="64649A2B"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-3.24528</w:t>
            </w:r>
          </w:p>
        </w:tc>
        <w:tc>
          <w:tcPr>
            <w:tcW w:w="1217" w:type="dxa"/>
            <w:tcBorders>
              <w:top w:val="nil"/>
              <w:left w:val="nil"/>
              <w:bottom w:val="single" w:sz="4" w:space="0" w:color="auto"/>
              <w:right w:val="single" w:sz="4" w:space="0" w:color="auto"/>
            </w:tcBorders>
            <w:shd w:val="clear" w:color="auto" w:fill="auto"/>
            <w:noWrap/>
            <w:vAlign w:val="center"/>
            <w:hideMark/>
          </w:tcPr>
          <w:p w14:paraId="4F7E2C2E"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2.882551</w:t>
            </w:r>
          </w:p>
        </w:tc>
      </w:tr>
      <w:tr w:rsidR="00E57E78" w:rsidRPr="008D39D0" w14:paraId="792426A0"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4786D3F0"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1A7D671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57E8D371"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4</w:t>
            </w:r>
          </w:p>
        </w:tc>
        <w:tc>
          <w:tcPr>
            <w:tcW w:w="1165" w:type="dxa"/>
            <w:tcBorders>
              <w:top w:val="nil"/>
              <w:left w:val="nil"/>
              <w:bottom w:val="single" w:sz="4" w:space="0" w:color="auto"/>
              <w:right w:val="single" w:sz="4" w:space="0" w:color="auto"/>
            </w:tcBorders>
            <w:shd w:val="clear" w:color="auto" w:fill="auto"/>
            <w:noWrap/>
            <w:vAlign w:val="bottom"/>
            <w:hideMark/>
          </w:tcPr>
          <w:p w14:paraId="1A047A15"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-3.28600</w:t>
            </w:r>
          </w:p>
        </w:tc>
        <w:tc>
          <w:tcPr>
            <w:tcW w:w="1217" w:type="dxa"/>
            <w:tcBorders>
              <w:top w:val="nil"/>
              <w:left w:val="nil"/>
              <w:bottom w:val="single" w:sz="4" w:space="0" w:color="auto"/>
              <w:right w:val="single" w:sz="4" w:space="0" w:color="auto"/>
            </w:tcBorders>
            <w:shd w:val="clear" w:color="auto" w:fill="auto"/>
            <w:noWrap/>
            <w:vAlign w:val="center"/>
            <w:hideMark/>
          </w:tcPr>
          <w:p w14:paraId="0E6FFC06"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2.91246</w:t>
            </w:r>
          </w:p>
        </w:tc>
      </w:tr>
      <w:tr w:rsidR="00E57E78" w:rsidRPr="008D39D0" w14:paraId="4C58FE76"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7AEACE05"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1CEE8670"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05A82A78"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5</w:t>
            </w:r>
          </w:p>
        </w:tc>
        <w:tc>
          <w:tcPr>
            <w:tcW w:w="1165" w:type="dxa"/>
            <w:tcBorders>
              <w:top w:val="nil"/>
              <w:left w:val="nil"/>
              <w:bottom w:val="single" w:sz="4" w:space="0" w:color="auto"/>
              <w:right w:val="single" w:sz="4" w:space="0" w:color="auto"/>
            </w:tcBorders>
            <w:shd w:val="clear" w:color="auto" w:fill="auto"/>
            <w:noWrap/>
            <w:vAlign w:val="bottom"/>
            <w:hideMark/>
          </w:tcPr>
          <w:p w14:paraId="1F71DE6A"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-3.19451</w:t>
            </w:r>
          </w:p>
        </w:tc>
        <w:tc>
          <w:tcPr>
            <w:tcW w:w="1217" w:type="dxa"/>
            <w:tcBorders>
              <w:top w:val="nil"/>
              <w:left w:val="nil"/>
              <w:bottom w:val="single" w:sz="4" w:space="0" w:color="auto"/>
              <w:right w:val="single" w:sz="4" w:space="0" w:color="auto"/>
            </w:tcBorders>
            <w:shd w:val="clear" w:color="auto" w:fill="auto"/>
            <w:noWrap/>
            <w:vAlign w:val="center"/>
            <w:hideMark/>
          </w:tcPr>
          <w:p w14:paraId="19361F3C"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2.858552</w:t>
            </w:r>
          </w:p>
        </w:tc>
      </w:tr>
      <w:tr w:rsidR="00E57E78" w:rsidRPr="008D39D0" w14:paraId="49F1BA31" w14:textId="77777777" w:rsidTr="00E57E78">
        <w:trPr>
          <w:trHeight w:val="162"/>
        </w:trPr>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0D26E184"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EBS SNC</w:t>
            </w:r>
          </w:p>
        </w:tc>
        <w:tc>
          <w:tcPr>
            <w:tcW w:w="1123" w:type="dxa"/>
            <w:tcBorders>
              <w:top w:val="nil"/>
              <w:left w:val="nil"/>
              <w:bottom w:val="single" w:sz="4" w:space="0" w:color="auto"/>
              <w:right w:val="single" w:sz="4" w:space="0" w:color="auto"/>
            </w:tcBorders>
            <w:shd w:val="clear" w:color="auto" w:fill="auto"/>
            <w:noWrap/>
            <w:vAlign w:val="bottom"/>
            <w:hideMark/>
          </w:tcPr>
          <w:p w14:paraId="27A646F7"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OS</w:t>
            </w:r>
          </w:p>
        </w:tc>
        <w:tc>
          <w:tcPr>
            <w:tcW w:w="1123" w:type="dxa"/>
            <w:tcBorders>
              <w:top w:val="nil"/>
              <w:left w:val="nil"/>
              <w:bottom w:val="single" w:sz="4" w:space="0" w:color="auto"/>
              <w:right w:val="single" w:sz="4" w:space="0" w:color="auto"/>
            </w:tcBorders>
            <w:shd w:val="clear" w:color="auto" w:fill="auto"/>
            <w:noWrap/>
            <w:vAlign w:val="bottom"/>
            <w:hideMark/>
          </w:tcPr>
          <w:p w14:paraId="30FD4C8B" w14:textId="77777777" w:rsidR="00E57E78" w:rsidRPr="008D39D0" w:rsidRDefault="00E57E78" w:rsidP="00151519">
            <w:pPr>
              <w:spacing w:after="0" w:line="240" w:lineRule="auto"/>
              <w:jc w:val="center"/>
              <w:rPr>
                <w:rFonts w:ascii="Calibri" w:eastAsia="Times New Roman" w:hAnsi="Calibri" w:cs="Calibri"/>
                <w:color w:val="000000"/>
              </w:rPr>
            </w:pPr>
            <w:r w:rsidRPr="008D39D0">
              <w:rPr>
                <w:rFonts w:ascii="Calibri" w:eastAsia="Times New Roman" w:hAnsi="Calibri" w:cs="Calibri"/>
                <w:color w:val="000000"/>
              </w:rPr>
              <w:t>6</w:t>
            </w:r>
          </w:p>
        </w:tc>
        <w:tc>
          <w:tcPr>
            <w:tcW w:w="1165" w:type="dxa"/>
            <w:tcBorders>
              <w:top w:val="nil"/>
              <w:left w:val="nil"/>
              <w:bottom w:val="single" w:sz="4" w:space="0" w:color="auto"/>
              <w:right w:val="single" w:sz="4" w:space="0" w:color="auto"/>
            </w:tcBorders>
            <w:shd w:val="clear" w:color="auto" w:fill="auto"/>
            <w:noWrap/>
            <w:vAlign w:val="bottom"/>
            <w:hideMark/>
          </w:tcPr>
          <w:p w14:paraId="006E5009" w14:textId="77777777" w:rsidR="00E57E78" w:rsidRPr="008D39D0" w:rsidRDefault="00E57E78" w:rsidP="00151519">
            <w:pPr>
              <w:spacing w:after="0" w:line="240" w:lineRule="auto"/>
              <w:jc w:val="center"/>
              <w:rPr>
                <w:rFonts w:ascii="Times New Roman" w:eastAsia="Times New Roman" w:hAnsi="Times New Roman" w:cs="Times New Roman"/>
                <w:color w:val="000000"/>
                <w:sz w:val="24"/>
                <w:szCs w:val="24"/>
              </w:rPr>
            </w:pPr>
            <w:r w:rsidRPr="008D39D0">
              <w:rPr>
                <w:rFonts w:ascii="Times New Roman" w:eastAsia="Times New Roman" w:hAnsi="Times New Roman" w:cs="Times New Roman"/>
                <w:color w:val="000000"/>
                <w:sz w:val="24"/>
                <w:szCs w:val="24"/>
              </w:rPr>
              <w:t>-3.18464</w:t>
            </w:r>
          </w:p>
        </w:tc>
        <w:tc>
          <w:tcPr>
            <w:tcW w:w="1217" w:type="dxa"/>
            <w:tcBorders>
              <w:top w:val="nil"/>
              <w:left w:val="nil"/>
              <w:bottom w:val="single" w:sz="4" w:space="0" w:color="auto"/>
              <w:right w:val="single" w:sz="4" w:space="0" w:color="auto"/>
            </w:tcBorders>
            <w:shd w:val="clear" w:color="auto" w:fill="auto"/>
            <w:noWrap/>
            <w:vAlign w:val="center"/>
            <w:hideMark/>
          </w:tcPr>
          <w:p w14:paraId="7A5FD816" w14:textId="77777777" w:rsidR="00E57E78" w:rsidRPr="008D39D0" w:rsidRDefault="00E57E78" w:rsidP="00151519">
            <w:pPr>
              <w:spacing w:after="0" w:line="240" w:lineRule="auto"/>
              <w:jc w:val="center"/>
              <w:rPr>
                <w:rFonts w:ascii="Times New Roman" w:eastAsia="Times New Roman" w:hAnsi="Times New Roman" w:cs="Times New Roman"/>
                <w:color w:val="000000"/>
              </w:rPr>
            </w:pPr>
            <w:r w:rsidRPr="008D39D0">
              <w:rPr>
                <w:rFonts w:ascii="Times New Roman" w:eastAsia="Times New Roman" w:hAnsi="Times New Roman" w:cs="Times New Roman"/>
                <w:color w:val="000000"/>
              </w:rPr>
              <w:t>2.855526</w:t>
            </w:r>
          </w:p>
        </w:tc>
      </w:tr>
    </w:tbl>
    <w:p w14:paraId="4A4DB75C" w14:textId="7ED2D5DE" w:rsidR="00AB7990" w:rsidRDefault="00AB7990" w:rsidP="00171163">
      <w:pPr>
        <w:spacing w:after="0" w:line="480" w:lineRule="auto"/>
        <w:rPr>
          <w:rFonts w:ascii="Times New Roman" w:hAnsi="Times New Roman" w:cs="Times New Roman"/>
          <w:sz w:val="24"/>
          <w:szCs w:val="24"/>
        </w:rPr>
      </w:pPr>
    </w:p>
    <w:p w14:paraId="14128BBB" w14:textId="597CCD0B" w:rsidR="00A327CF" w:rsidRDefault="007F49D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5</w:t>
      </w:r>
      <w:r w:rsidR="00257778">
        <w:rPr>
          <w:rFonts w:ascii="Times New Roman" w:hAnsi="Times New Roman" w:cs="Times New Roman"/>
          <w:sz w:val="24"/>
          <w:szCs w:val="24"/>
        </w:rPr>
        <w:t xml:space="preserve">. </w:t>
      </w:r>
      <w:r w:rsidR="00331031">
        <w:rPr>
          <w:rFonts w:ascii="Times New Roman" w:hAnsi="Times New Roman" w:cs="Times New Roman"/>
          <w:sz w:val="24"/>
          <w:szCs w:val="24"/>
        </w:rPr>
        <w:t>F</w:t>
      </w:r>
      <w:r w:rsidR="00E57E78">
        <w:rPr>
          <w:rFonts w:ascii="Times New Roman" w:hAnsi="Times New Roman" w:cs="Times New Roman"/>
          <w:sz w:val="24"/>
          <w:szCs w:val="24"/>
        </w:rPr>
        <w:t xml:space="preserve">emale least squares model parameters </w:t>
      </w:r>
      <w:r w:rsidR="00257778">
        <w:rPr>
          <w:rFonts w:ascii="Times New Roman" w:hAnsi="Times New Roman" w:cs="Times New Roman"/>
          <w:sz w:val="24"/>
          <w:szCs w:val="24"/>
        </w:rPr>
        <w:t xml:space="preserve">for current standard models, new shell (NS) and old shell (OS) models for Bristol Bay red king crab (BBRKC), eastern Bering Sea </w:t>
      </w:r>
      <w:del w:id="1059" w:author="Jon.Richar" w:date="2024-03-02T08:59:00Z">
        <w:r w:rsidR="00257778" w:rsidDel="00F556DE">
          <w:rPr>
            <w:rFonts w:ascii="Times New Roman" w:hAnsi="Times New Roman" w:cs="Times New Roman"/>
            <w:sz w:val="24"/>
            <w:szCs w:val="24"/>
          </w:rPr>
          <w:delText xml:space="preserve">opilio </w:delText>
        </w:r>
      </w:del>
      <w:ins w:id="1060" w:author="Jon.Richar" w:date="2024-03-02T08:59:00Z">
        <w:r w:rsidR="00F556DE">
          <w:rPr>
            <w:rFonts w:ascii="Times New Roman" w:hAnsi="Times New Roman" w:cs="Times New Roman"/>
            <w:sz w:val="24"/>
            <w:szCs w:val="24"/>
          </w:rPr>
          <w:t xml:space="preserve">snow crab </w:t>
        </w:r>
      </w:ins>
      <w:r w:rsidR="00257778">
        <w:rPr>
          <w:rFonts w:ascii="Times New Roman" w:hAnsi="Times New Roman" w:cs="Times New Roman"/>
          <w:sz w:val="24"/>
          <w:szCs w:val="24"/>
        </w:rPr>
        <w:t>(</w:t>
      </w:r>
      <w:r w:rsidR="00291C12">
        <w:rPr>
          <w:rFonts w:ascii="Times New Roman" w:hAnsi="Times New Roman" w:cs="Times New Roman"/>
          <w:sz w:val="24"/>
          <w:szCs w:val="24"/>
        </w:rPr>
        <w:t>EBS SNC</w:t>
      </w:r>
      <w:r w:rsidR="008E092D">
        <w:rPr>
          <w:rFonts w:ascii="Times New Roman" w:hAnsi="Times New Roman" w:cs="Times New Roman"/>
          <w:sz w:val="24"/>
          <w:szCs w:val="24"/>
        </w:rPr>
        <w:t xml:space="preserve">) and eastern Bering Sea </w:t>
      </w:r>
      <w:r w:rsidR="004B0CB6">
        <w:rPr>
          <w:rFonts w:ascii="Times New Roman" w:hAnsi="Times New Roman" w:cs="Times New Roman"/>
          <w:sz w:val="24"/>
          <w:szCs w:val="24"/>
        </w:rPr>
        <w:t xml:space="preserve">Tanner crab </w:t>
      </w:r>
      <w:r w:rsidR="00257778">
        <w:rPr>
          <w:rFonts w:ascii="Times New Roman" w:hAnsi="Times New Roman" w:cs="Times New Roman"/>
          <w:sz w:val="24"/>
          <w:szCs w:val="24"/>
        </w:rPr>
        <w:t>(</w:t>
      </w:r>
      <w:ins w:id="1061" w:author="Jon.Richar" w:date="2023-11-02T15:23:00Z">
        <w:r w:rsidR="00291C12">
          <w:rPr>
            <w:rFonts w:ascii="Times New Roman" w:hAnsi="Times New Roman" w:cs="Times New Roman"/>
            <w:sz w:val="24"/>
            <w:szCs w:val="24"/>
          </w:rPr>
          <w:t>EBS TC</w:t>
        </w:r>
      </w:ins>
      <w:r w:rsidR="00257778">
        <w:rPr>
          <w:rFonts w:ascii="Times New Roman" w:hAnsi="Times New Roman" w:cs="Times New Roman"/>
          <w:sz w:val="24"/>
          <w:szCs w:val="24"/>
        </w:rPr>
        <w:t>) stocks, and annual thermal regime models for BBRKC only (Warm year/Cold year).</w:t>
      </w:r>
    </w:p>
    <w:p w14:paraId="10E210BE" w14:textId="4F84F841" w:rsidR="009E518A" w:rsidRDefault="00EF0C1E" w:rsidP="00EF0C1E">
      <w:pPr>
        <w:tabs>
          <w:tab w:val="left" w:pos="1124"/>
        </w:tabs>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6CBE2C29" w14:textId="77777777" w:rsidR="009E518A" w:rsidRDefault="009E518A" w:rsidP="00171163">
      <w:pPr>
        <w:spacing w:after="0" w:line="480" w:lineRule="auto"/>
        <w:rPr>
          <w:rFonts w:ascii="Times New Roman" w:hAnsi="Times New Roman" w:cs="Times New Roman"/>
          <w:sz w:val="24"/>
          <w:szCs w:val="24"/>
        </w:rPr>
      </w:pPr>
    </w:p>
    <w:p w14:paraId="729899C9" w14:textId="63240E13" w:rsidR="00257778" w:rsidRDefault="00257778" w:rsidP="00171163">
      <w:pPr>
        <w:spacing w:after="0" w:line="480" w:lineRule="auto"/>
        <w:rPr>
          <w:rFonts w:ascii="Times New Roman" w:hAnsi="Times New Roman" w:cs="Times New Roman"/>
          <w:sz w:val="24"/>
          <w:szCs w:val="24"/>
        </w:rPr>
      </w:pPr>
    </w:p>
    <w:p w14:paraId="793CE5A9" w14:textId="2B7222ED" w:rsidR="00224193" w:rsidRDefault="00224193" w:rsidP="00171163">
      <w:pPr>
        <w:spacing w:after="0" w:line="480" w:lineRule="auto"/>
        <w:rPr>
          <w:rFonts w:ascii="Times New Roman" w:hAnsi="Times New Roman" w:cs="Times New Roman"/>
          <w:sz w:val="24"/>
          <w:szCs w:val="24"/>
        </w:rPr>
      </w:pPr>
    </w:p>
    <w:p w14:paraId="54B29864" w14:textId="77777777" w:rsidR="00E57E78" w:rsidRDefault="00E57E78" w:rsidP="00171163">
      <w:pPr>
        <w:spacing w:after="0" w:line="480" w:lineRule="auto"/>
        <w:rPr>
          <w:rFonts w:ascii="Times New Roman" w:hAnsi="Times New Roman" w:cs="Times New Roman"/>
          <w:sz w:val="24"/>
          <w:szCs w:val="24"/>
        </w:rPr>
      </w:pPr>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2331"/>
        <w:gridCol w:w="720"/>
        <w:gridCol w:w="647"/>
        <w:gridCol w:w="1873"/>
        <w:gridCol w:w="2160"/>
      </w:tblGrid>
      <w:tr w:rsidR="0052220C" w:rsidRPr="0052220C" w14:paraId="6EB07265" w14:textId="77777777" w:rsidTr="00ED59A3">
        <w:trPr>
          <w:trHeight w:val="186"/>
          <w:jc w:val="center"/>
        </w:trPr>
        <w:tc>
          <w:tcPr>
            <w:tcW w:w="1084" w:type="dxa"/>
            <w:shd w:val="clear" w:color="auto" w:fill="auto"/>
            <w:noWrap/>
            <w:vAlign w:val="center"/>
            <w:hideMark/>
          </w:tcPr>
          <w:p w14:paraId="1BF30934"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lastRenderedPageBreak/>
              <w:t>Stock</w:t>
            </w:r>
          </w:p>
        </w:tc>
        <w:tc>
          <w:tcPr>
            <w:tcW w:w="2331" w:type="dxa"/>
            <w:shd w:val="clear" w:color="auto" w:fill="auto"/>
            <w:noWrap/>
            <w:vAlign w:val="center"/>
            <w:hideMark/>
          </w:tcPr>
          <w:p w14:paraId="55B4C0AB"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Comparison</w:t>
            </w:r>
          </w:p>
        </w:tc>
        <w:tc>
          <w:tcPr>
            <w:tcW w:w="720" w:type="dxa"/>
            <w:shd w:val="clear" w:color="auto" w:fill="auto"/>
            <w:noWrap/>
            <w:vAlign w:val="center"/>
            <w:hideMark/>
          </w:tcPr>
          <w:p w14:paraId="1250437B"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Sex</w:t>
            </w:r>
          </w:p>
        </w:tc>
        <w:tc>
          <w:tcPr>
            <w:tcW w:w="647" w:type="dxa"/>
            <w:shd w:val="clear" w:color="auto" w:fill="auto"/>
            <w:noWrap/>
            <w:vAlign w:val="center"/>
            <w:hideMark/>
          </w:tcPr>
          <w:p w14:paraId="2C39739E"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Size</w:t>
            </w:r>
          </w:p>
        </w:tc>
        <w:tc>
          <w:tcPr>
            <w:tcW w:w="1873" w:type="dxa"/>
            <w:shd w:val="clear" w:color="auto" w:fill="auto"/>
            <w:noWrap/>
            <w:vAlign w:val="center"/>
            <w:hideMark/>
          </w:tcPr>
          <w:p w14:paraId="33153523"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Difference of slope</w:t>
            </w:r>
          </w:p>
        </w:tc>
        <w:tc>
          <w:tcPr>
            <w:tcW w:w="2160" w:type="dxa"/>
            <w:shd w:val="clear" w:color="auto" w:fill="auto"/>
            <w:noWrap/>
            <w:vAlign w:val="center"/>
            <w:hideMark/>
          </w:tcPr>
          <w:p w14:paraId="4FA45728" w14:textId="77777777" w:rsidR="0052220C" w:rsidRPr="00ED59A3" w:rsidRDefault="0052220C">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Difference of intercept</w:t>
            </w:r>
          </w:p>
        </w:tc>
      </w:tr>
      <w:tr w:rsidR="0052220C" w:rsidRPr="0052220C" w14:paraId="35A29E5B" w14:textId="77777777" w:rsidTr="00ED59A3">
        <w:trPr>
          <w:trHeight w:val="201"/>
          <w:jc w:val="center"/>
        </w:trPr>
        <w:tc>
          <w:tcPr>
            <w:tcW w:w="1084" w:type="dxa"/>
            <w:shd w:val="clear" w:color="auto" w:fill="auto"/>
            <w:noWrap/>
            <w:vAlign w:val="bottom"/>
            <w:hideMark/>
          </w:tcPr>
          <w:p w14:paraId="022176DE"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58D9E4F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3A3181B1"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1849495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4E8FEAA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0.149</w:t>
            </w:r>
          </w:p>
        </w:tc>
        <w:tc>
          <w:tcPr>
            <w:tcW w:w="2160" w:type="dxa"/>
            <w:shd w:val="clear" w:color="auto" w:fill="auto"/>
            <w:noWrap/>
            <w:vAlign w:val="center"/>
            <w:hideMark/>
          </w:tcPr>
          <w:p w14:paraId="022A8E52"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 0.0005</w:t>
            </w:r>
          </w:p>
        </w:tc>
      </w:tr>
      <w:tr w:rsidR="0052220C" w:rsidRPr="0052220C" w14:paraId="2CB6C316" w14:textId="77777777" w:rsidTr="00ED59A3">
        <w:trPr>
          <w:trHeight w:val="201"/>
          <w:jc w:val="center"/>
        </w:trPr>
        <w:tc>
          <w:tcPr>
            <w:tcW w:w="1084" w:type="dxa"/>
            <w:shd w:val="clear" w:color="auto" w:fill="auto"/>
            <w:noWrap/>
            <w:vAlign w:val="bottom"/>
            <w:hideMark/>
          </w:tcPr>
          <w:p w14:paraId="3AA1D63D"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6DA4B01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6204123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513C645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14E1F73C"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 0.0005</w:t>
            </w:r>
          </w:p>
        </w:tc>
        <w:tc>
          <w:tcPr>
            <w:tcW w:w="2160" w:type="dxa"/>
            <w:shd w:val="clear" w:color="auto" w:fill="auto"/>
            <w:noWrap/>
            <w:vAlign w:val="center"/>
            <w:hideMark/>
          </w:tcPr>
          <w:p w14:paraId="3BD670E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r>
      <w:tr w:rsidR="0052220C" w:rsidRPr="0052220C" w14:paraId="0D5742A8" w14:textId="77777777" w:rsidTr="00ED59A3">
        <w:trPr>
          <w:trHeight w:val="201"/>
          <w:jc w:val="center"/>
        </w:trPr>
        <w:tc>
          <w:tcPr>
            <w:tcW w:w="1084" w:type="dxa"/>
            <w:shd w:val="clear" w:color="auto" w:fill="auto"/>
            <w:noWrap/>
            <w:vAlign w:val="bottom"/>
            <w:hideMark/>
          </w:tcPr>
          <w:p w14:paraId="7A66E30D"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5821758A"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16A706E0"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20BF8DC1"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6FADD870"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1.94e-15</w:t>
            </w:r>
          </w:p>
        </w:tc>
        <w:tc>
          <w:tcPr>
            <w:tcW w:w="2160" w:type="dxa"/>
            <w:shd w:val="clear" w:color="auto" w:fill="auto"/>
            <w:noWrap/>
            <w:vAlign w:val="center"/>
            <w:hideMark/>
          </w:tcPr>
          <w:p w14:paraId="7B552AC8"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r>
      <w:tr w:rsidR="0052220C" w:rsidRPr="0052220C" w14:paraId="00B4E59D" w14:textId="77777777" w:rsidTr="00ED59A3">
        <w:trPr>
          <w:trHeight w:val="201"/>
          <w:jc w:val="center"/>
        </w:trPr>
        <w:tc>
          <w:tcPr>
            <w:tcW w:w="1084" w:type="dxa"/>
            <w:shd w:val="clear" w:color="auto" w:fill="auto"/>
            <w:noWrap/>
            <w:vAlign w:val="bottom"/>
            <w:hideMark/>
          </w:tcPr>
          <w:p w14:paraId="67A4CE37"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SMBKC</w:t>
            </w:r>
          </w:p>
        </w:tc>
        <w:tc>
          <w:tcPr>
            <w:tcW w:w="2331" w:type="dxa"/>
            <w:shd w:val="clear" w:color="auto" w:fill="auto"/>
            <w:noWrap/>
            <w:vAlign w:val="bottom"/>
            <w:hideMark/>
          </w:tcPr>
          <w:p w14:paraId="3888141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577840E0"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3B5DAEE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140B0851"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0.0145</w:t>
            </w:r>
          </w:p>
        </w:tc>
        <w:tc>
          <w:tcPr>
            <w:tcW w:w="2160" w:type="dxa"/>
            <w:shd w:val="clear" w:color="auto" w:fill="auto"/>
            <w:noWrap/>
            <w:vAlign w:val="center"/>
            <w:hideMark/>
          </w:tcPr>
          <w:p w14:paraId="064ADAB4"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r>
      <w:tr w:rsidR="0052220C" w:rsidRPr="0052220C" w14:paraId="10307A28" w14:textId="77777777" w:rsidTr="00ED59A3">
        <w:trPr>
          <w:trHeight w:val="201"/>
          <w:jc w:val="center"/>
        </w:trPr>
        <w:tc>
          <w:tcPr>
            <w:tcW w:w="1084" w:type="dxa"/>
            <w:shd w:val="clear" w:color="auto" w:fill="auto"/>
            <w:noWrap/>
            <w:vAlign w:val="bottom"/>
            <w:hideMark/>
          </w:tcPr>
          <w:p w14:paraId="36D970AF"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NBS RKC</w:t>
            </w:r>
          </w:p>
        </w:tc>
        <w:tc>
          <w:tcPr>
            <w:tcW w:w="2331" w:type="dxa"/>
            <w:shd w:val="clear" w:color="auto" w:fill="auto"/>
            <w:noWrap/>
            <w:vAlign w:val="bottom"/>
            <w:hideMark/>
          </w:tcPr>
          <w:p w14:paraId="4EC4A957"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69A143A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6AAD175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0D661F62"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0.549</w:t>
            </w:r>
          </w:p>
        </w:tc>
        <w:tc>
          <w:tcPr>
            <w:tcW w:w="2160" w:type="dxa"/>
            <w:shd w:val="clear" w:color="auto" w:fill="auto"/>
            <w:noWrap/>
            <w:vAlign w:val="center"/>
            <w:hideMark/>
          </w:tcPr>
          <w:p w14:paraId="21CEA8DA"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9.48e-05</w:t>
            </w:r>
          </w:p>
        </w:tc>
      </w:tr>
      <w:tr w:rsidR="0052220C" w:rsidRPr="0052220C" w14:paraId="3D3B19BC" w14:textId="77777777" w:rsidTr="00ED59A3">
        <w:trPr>
          <w:trHeight w:val="201"/>
          <w:jc w:val="center"/>
        </w:trPr>
        <w:tc>
          <w:tcPr>
            <w:tcW w:w="1084" w:type="dxa"/>
            <w:shd w:val="clear" w:color="auto" w:fill="auto"/>
            <w:noWrap/>
            <w:vAlign w:val="bottom"/>
            <w:hideMark/>
          </w:tcPr>
          <w:p w14:paraId="2ECB0488"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NBS BKC</w:t>
            </w:r>
          </w:p>
        </w:tc>
        <w:tc>
          <w:tcPr>
            <w:tcW w:w="2331" w:type="dxa"/>
            <w:shd w:val="clear" w:color="auto" w:fill="auto"/>
            <w:noWrap/>
            <w:vAlign w:val="bottom"/>
            <w:hideMark/>
          </w:tcPr>
          <w:p w14:paraId="3D79B17E"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720" w:type="dxa"/>
            <w:shd w:val="clear" w:color="auto" w:fill="auto"/>
            <w:noWrap/>
            <w:vAlign w:val="bottom"/>
            <w:hideMark/>
          </w:tcPr>
          <w:p w14:paraId="009B11AF"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5802110F"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625545EA"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0.107</w:t>
            </w:r>
          </w:p>
        </w:tc>
        <w:tc>
          <w:tcPr>
            <w:tcW w:w="2160" w:type="dxa"/>
            <w:shd w:val="clear" w:color="auto" w:fill="auto"/>
            <w:noWrap/>
            <w:vAlign w:val="center"/>
            <w:hideMark/>
          </w:tcPr>
          <w:p w14:paraId="7C6802A9"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9.33e-08</w:t>
            </w:r>
          </w:p>
        </w:tc>
      </w:tr>
      <w:tr w:rsidR="0052220C" w:rsidRPr="0052220C" w14:paraId="64CCBF99" w14:textId="77777777" w:rsidTr="00ED59A3">
        <w:trPr>
          <w:trHeight w:val="201"/>
          <w:jc w:val="center"/>
        </w:trPr>
        <w:tc>
          <w:tcPr>
            <w:tcW w:w="1084" w:type="dxa"/>
            <w:shd w:val="clear" w:color="auto" w:fill="auto"/>
            <w:noWrap/>
            <w:vAlign w:val="bottom"/>
            <w:hideMark/>
          </w:tcPr>
          <w:p w14:paraId="1F572361"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6CF51129" w14:textId="71F5C114"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&gt;=79 mm</w:t>
            </w:r>
          </w:p>
        </w:tc>
        <w:tc>
          <w:tcPr>
            <w:tcW w:w="720" w:type="dxa"/>
            <w:shd w:val="clear" w:color="auto" w:fill="auto"/>
            <w:noWrap/>
            <w:vAlign w:val="bottom"/>
            <w:hideMark/>
          </w:tcPr>
          <w:p w14:paraId="10A0325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6CB791A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595BF5B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0.203</w:t>
            </w:r>
          </w:p>
        </w:tc>
        <w:tc>
          <w:tcPr>
            <w:tcW w:w="2160" w:type="dxa"/>
            <w:shd w:val="clear" w:color="auto" w:fill="auto"/>
            <w:noWrap/>
            <w:vAlign w:val="center"/>
            <w:hideMark/>
          </w:tcPr>
          <w:p w14:paraId="37EEF228"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9.58e-15</w:t>
            </w:r>
          </w:p>
        </w:tc>
      </w:tr>
      <w:tr w:rsidR="0052220C" w:rsidRPr="0052220C" w14:paraId="388045D3" w14:textId="77777777" w:rsidTr="00ED59A3">
        <w:trPr>
          <w:trHeight w:val="201"/>
          <w:jc w:val="center"/>
        </w:trPr>
        <w:tc>
          <w:tcPr>
            <w:tcW w:w="1084" w:type="dxa"/>
            <w:shd w:val="clear" w:color="auto" w:fill="auto"/>
            <w:noWrap/>
            <w:vAlign w:val="bottom"/>
            <w:hideMark/>
          </w:tcPr>
          <w:p w14:paraId="1DDF2CF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15CCFE8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&gt;=132 mm</w:t>
            </w:r>
          </w:p>
        </w:tc>
        <w:tc>
          <w:tcPr>
            <w:tcW w:w="720" w:type="dxa"/>
            <w:shd w:val="clear" w:color="auto" w:fill="auto"/>
            <w:noWrap/>
            <w:vAlign w:val="bottom"/>
            <w:hideMark/>
          </w:tcPr>
          <w:p w14:paraId="744CA7F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3BD4169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5273FF91"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0.0127</w:t>
            </w:r>
          </w:p>
        </w:tc>
        <w:tc>
          <w:tcPr>
            <w:tcW w:w="2160" w:type="dxa"/>
            <w:shd w:val="clear" w:color="auto" w:fill="auto"/>
            <w:noWrap/>
            <w:vAlign w:val="center"/>
            <w:hideMark/>
          </w:tcPr>
          <w:p w14:paraId="47202D8D"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3.1e-12</w:t>
            </w:r>
          </w:p>
        </w:tc>
      </w:tr>
      <w:tr w:rsidR="0052220C" w:rsidRPr="0052220C" w14:paraId="78C5B6CA" w14:textId="77777777" w:rsidTr="00ED59A3">
        <w:trPr>
          <w:trHeight w:val="201"/>
          <w:jc w:val="center"/>
        </w:trPr>
        <w:tc>
          <w:tcPr>
            <w:tcW w:w="1084" w:type="dxa"/>
            <w:shd w:val="clear" w:color="auto" w:fill="auto"/>
            <w:noWrap/>
            <w:vAlign w:val="bottom"/>
            <w:hideMark/>
          </w:tcPr>
          <w:p w14:paraId="2C03940F"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2053C636" w14:textId="7BFD15CC"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NS/Baseline, &gt;=79 mm</w:t>
            </w:r>
          </w:p>
        </w:tc>
        <w:tc>
          <w:tcPr>
            <w:tcW w:w="720" w:type="dxa"/>
            <w:shd w:val="clear" w:color="auto" w:fill="auto"/>
            <w:noWrap/>
            <w:vAlign w:val="bottom"/>
            <w:hideMark/>
          </w:tcPr>
          <w:p w14:paraId="48E7D96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018B87A8"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60DFDF97"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0.762</w:t>
            </w:r>
          </w:p>
        </w:tc>
        <w:tc>
          <w:tcPr>
            <w:tcW w:w="2160" w:type="dxa"/>
            <w:shd w:val="clear" w:color="auto" w:fill="auto"/>
            <w:noWrap/>
            <w:vAlign w:val="center"/>
            <w:hideMark/>
          </w:tcPr>
          <w:p w14:paraId="0791A077"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0.869</w:t>
            </w:r>
          </w:p>
        </w:tc>
      </w:tr>
      <w:tr w:rsidR="0052220C" w:rsidRPr="0052220C" w14:paraId="4F9F0304" w14:textId="77777777" w:rsidTr="00ED59A3">
        <w:trPr>
          <w:trHeight w:val="201"/>
          <w:jc w:val="center"/>
        </w:trPr>
        <w:tc>
          <w:tcPr>
            <w:tcW w:w="1084" w:type="dxa"/>
            <w:shd w:val="clear" w:color="auto" w:fill="auto"/>
            <w:noWrap/>
            <w:vAlign w:val="bottom"/>
            <w:hideMark/>
          </w:tcPr>
          <w:p w14:paraId="5402611D"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7A546794" w14:textId="373A24ED"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&gt;=79 mm /&gt;=132 mm</w:t>
            </w:r>
          </w:p>
        </w:tc>
        <w:tc>
          <w:tcPr>
            <w:tcW w:w="720" w:type="dxa"/>
            <w:shd w:val="clear" w:color="auto" w:fill="auto"/>
            <w:noWrap/>
            <w:vAlign w:val="bottom"/>
            <w:hideMark/>
          </w:tcPr>
          <w:p w14:paraId="13169500"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645EDAC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25FB9321"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0.000238</w:t>
            </w:r>
          </w:p>
        </w:tc>
        <w:tc>
          <w:tcPr>
            <w:tcW w:w="2160" w:type="dxa"/>
            <w:shd w:val="clear" w:color="auto" w:fill="auto"/>
            <w:noWrap/>
            <w:vAlign w:val="center"/>
            <w:hideMark/>
          </w:tcPr>
          <w:p w14:paraId="3F48317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0.881</w:t>
            </w:r>
          </w:p>
        </w:tc>
      </w:tr>
      <w:tr w:rsidR="0052220C" w:rsidRPr="0052220C" w14:paraId="46817364" w14:textId="77777777" w:rsidTr="00ED59A3">
        <w:trPr>
          <w:trHeight w:val="201"/>
          <w:jc w:val="center"/>
        </w:trPr>
        <w:tc>
          <w:tcPr>
            <w:tcW w:w="1084" w:type="dxa"/>
            <w:shd w:val="clear" w:color="auto" w:fill="auto"/>
            <w:noWrap/>
            <w:vAlign w:val="bottom"/>
            <w:hideMark/>
          </w:tcPr>
          <w:p w14:paraId="2243874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BBRKC</w:t>
            </w:r>
          </w:p>
        </w:tc>
        <w:tc>
          <w:tcPr>
            <w:tcW w:w="2331" w:type="dxa"/>
            <w:shd w:val="clear" w:color="auto" w:fill="auto"/>
            <w:noWrap/>
            <w:vAlign w:val="bottom"/>
            <w:hideMark/>
          </w:tcPr>
          <w:p w14:paraId="13AA3618"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NS/&gt;=132 mm</w:t>
            </w:r>
          </w:p>
        </w:tc>
        <w:tc>
          <w:tcPr>
            <w:tcW w:w="720" w:type="dxa"/>
            <w:shd w:val="clear" w:color="auto" w:fill="auto"/>
            <w:noWrap/>
            <w:vAlign w:val="bottom"/>
            <w:hideMark/>
          </w:tcPr>
          <w:p w14:paraId="03E9F52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416DFEF4"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33DABC2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0.000135</w:t>
            </w:r>
          </w:p>
        </w:tc>
        <w:tc>
          <w:tcPr>
            <w:tcW w:w="2160" w:type="dxa"/>
            <w:shd w:val="clear" w:color="auto" w:fill="auto"/>
            <w:noWrap/>
            <w:vAlign w:val="center"/>
            <w:hideMark/>
          </w:tcPr>
          <w:p w14:paraId="69719C2E"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0.739</w:t>
            </w:r>
          </w:p>
        </w:tc>
      </w:tr>
      <w:tr w:rsidR="0052220C" w:rsidRPr="0052220C" w14:paraId="0DC9FA45" w14:textId="77777777" w:rsidTr="00ED59A3">
        <w:trPr>
          <w:trHeight w:val="201"/>
          <w:jc w:val="center"/>
        </w:trPr>
        <w:tc>
          <w:tcPr>
            <w:tcW w:w="1084" w:type="dxa"/>
            <w:shd w:val="clear" w:color="auto" w:fill="auto"/>
            <w:noWrap/>
            <w:vAlign w:val="bottom"/>
            <w:hideMark/>
          </w:tcPr>
          <w:p w14:paraId="6F34A5A2"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51C31DAE"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 40 mm</w:t>
            </w:r>
          </w:p>
        </w:tc>
        <w:tc>
          <w:tcPr>
            <w:tcW w:w="720" w:type="dxa"/>
            <w:shd w:val="clear" w:color="auto" w:fill="auto"/>
            <w:noWrap/>
            <w:vAlign w:val="bottom"/>
            <w:hideMark/>
          </w:tcPr>
          <w:p w14:paraId="4556705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20212C3A"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33AA6664"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0.000205</w:t>
            </w:r>
          </w:p>
        </w:tc>
        <w:tc>
          <w:tcPr>
            <w:tcW w:w="2160" w:type="dxa"/>
            <w:shd w:val="clear" w:color="auto" w:fill="auto"/>
            <w:noWrap/>
            <w:vAlign w:val="center"/>
            <w:hideMark/>
          </w:tcPr>
          <w:p w14:paraId="2B26E272"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 2e-16</w:t>
            </w:r>
          </w:p>
        </w:tc>
      </w:tr>
      <w:tr w:rsidR="0052220C" w:rsidRPr="0052220C" w14:paraId="399EE61E" w14:textId="77777777" w:rsidTr="00ED59A3">
        <w:trPr>
          <w:trHeight w:val="201"/>
          <w:jc w:val="center"/>
        </w:trPr>
        <w:tc>
          <w:tcPr>
            <w:tcW w:w="1084" w:type="dxa"/>
            <w:shd w:val="clear" w:color="auto" w:fill="auto"/>
            <w:noWrap/>
            <w:vAlign w:val="bottom"/>
            <w:hideMark/>
          </w:tcPr>
          <w:p w14:paraId="1892EE27"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57C713C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 =106 mm</w:t>
            </w:r>
          </w:p>
        </w:tc>
        <w:tc>
          <w:tcPr>
            <w:tcW w:w="720" w:type="dxa"/>
            <w:shd w:val="clear" w:color="auto" w:fill="auto"/>
            <w:noWrap/>
            <w:vAlign w:val="bottom"/>
            <w:hideMark/>
          </w:tcPr>
          <w:p w14:paraId="0B4E8952"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5EF6C1F7"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3B7BFCE5"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8.94e-05</w:t>
            </w:r>
          </w:p>
        </w:tc>
        <w:tc>
          <w:tcPr>
            <w:tcW w:w="2160" w:type="dxa"/>
            <w:shd w:val="clear" w:color="auto" w:fill="auto"/>
            <w:noWrap/>
            <w:vAlign w:val="center"/>
            <w:hideMark/>
          </w:tcPr>
          <w:p w14:paraId="1EA1A0B4"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 2e-16</w:t>
            </w:r>
          </w:p>
        </w:tc>
      </w:tr>
      <w:tr w:rsidR="0052220C" w:rsidRPr="0052220C" w14:paraId="61D220B3" w14:textId="77777777" w:rsidTr="00ED59A3">
        <w:trPr>
          <w:trHeight w:val="201"/>
          <w:jc w:val="center"/>
        </w:trPr>
        <w:tc>
          <w:tcPr>
            <w:tcW w:w="1084" w:type="dxa"/>
            <w:shd w:val="clear" w:color="auto" w:fill="auto"/>
            <w:noWrap/>
            <w:vAlign w:val="bottom"/>
            <w:hideMark/>
          </w:tcPr>
          <w:p w14:paraId="1FEEE6BD"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2B16B25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Baseline/&gt;= 40 mm</w:t>
            </w:r>
          </w:p>
        </w:tc>
        <w:tc>
          <w:tcPr>
            <w:tcW w:w="720" w:type="dxa"/>
            <w:shd w:val="clear" w:color="auto" w:fill="auto"/>
            <w:noWrap/>
            <w:vAlign w:val="bottom"/>
            <w:hideMark/>
          </w:tcPr>
          <w:p w14:paraId="20C4404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23E2654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3F54BA00"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6.44e-10</w:t>
            </w:r>
          </w:p>
        </w:tc>
        <w:tc>
          <w:tcPr>
            <w:tcW w:w="2160" w:type="dxa"/>
            <w:shd w:val="clear" w:color="auto" w:fill="auto"/>
            <w:noWrap/>
            <w:vAlign w:val="center"/>
            <w:hideMark/>
          </w:tcPr>
          <w:p w14:paraId="30705DF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0.00923</w:t>
            </w:r>
          </w:p>
        </w:tc>
      </w:tr>
      <w:tr w:rsidR="0052220C" w:rsidRPr="0052220C" w14:paraId="2B58EE0B" w14:textId="77777777" w:rsidTr="00ED59A3">
        <w:trPr>
          <w:trHeight w:val="201"/>
          <w:jc w:val="center"/>
        </w:trPr>
        <w:tc>
          <w:tcPr>
            <w:tcW w:w="1084" w:type="dxa"/>
            <w:shd w:val="clear" w:color="auto" w:fill="auto"/>
            <w:noWrap/>
            <w:vAlign w:val="bottom"/>
            <w:hideMark/>
          </w:tcPr>
          <w:p w14:paraId="553D6DE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30AE594A"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&gt;=40 mm/&gt;=106 mm</w:t>
            </w:r>
          </w:p>
        </w:tc>
        <w:tc>
          <w:tcPr>
            <w:tcW w:w="720" w:type="dxa"/>
            <w:shd w:val="clear" w:color="auto" w:fill="auto"/>
            <w:noWrap/>
            <w:vAlign w:val="bottom"/>
            <w:hideMark/>
          </w:tcPr>
          <w:p w14:paraId="2BA436F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55DD555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272063A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7.34e-06</w:t>
            </w:r>
          </w:p>
        </w:tc>
        <w:tc>
          <w:tcPr>
            <w:tcW w:w="2160" w:type="dxa"/>
            <w:shd w:val="clear" w:color="auto" w:fill="auto"/>
            <w:noWrap/>
            <w:vAlign w:val="center"/>
            <w:hideMark/>
          </w:tcPr>
          <w:p w14:paraId="209C6845"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3.3e-05</w:t>
            </w:r>
          </w:p>
        </w:tc>
      </w:tr>
      <w:tr w:rsidR="0052220C" w:rsidRPr="0052220C" w14:paraId="752B3E96" w14:textId="77777777" w:rsidTr="00ED59A3">
        <w:trPr>
          <w:trHeight w:val="201"/>
          <w:jc w:val="center"/>
        </w:trPr>
        <w:tc>
          <w:tcPr>
            <w:tcW w:w="1084" w:type="dxa"/>
            <w:shd w:val="clear" w:color="auto" w:fill="auto"/>
            <w:noWrap/>
            <w:vAlign w:val="bottom"/>
            <w:hideMark/>
          </w:tcPr>
          <w:p w14:paraId="0DB0E0B5"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2331" w:type="dxa"/>
            <w:shd w:val="clear" w:color="auto" w:fill="auto"/>
            <w:noWrap/>
            <w:vAlign w:val="bottom"/>
            <w:hideMark/>
          </w:tcPr>
          <w:p w14:paraId="55A948E2"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Baseline/&gt;=106 mm</w:t>
            </w:r>
          </w:p>
        </w:tc>
        <w:tc>
          <w:tcPr>
            <w:tcW w:w="720" w:type="dxa"/>
            <w:shd w:val="clear" w:color="auto" w:fill="auto"/>
            <w:noWrap/>
            <w:vAlign w:val="bottom"/>
            <w:hideMark/>
          </w:tcPr>
          <w:p w14:paraId="5A5DEAB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6002DF9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6948DE5A"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5.60e-08</w:t>
            </w:r>
          </w:p>
        </w:tc>
        <w:tc>
          <w:tcPr>
            <w:tcW w:w="2160" w:type="dxa"/>
            <w:shd w:val="clear" w:color="auto" w:fill="auto"/>
            <w:noWrap/>
            <w:vAlign w:val="center"/>
            <w:hideMark/>
          </w:tcPr>
          <w:p w14:paraId="2B870082"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5.49e-12</w:t>
            </w:r>
          </w:p>
        </w:tc>
      </w:tr>
      <w:tr w:rsidR="0052220C" w:rsidRPr="0052220C" w14:paraId="31AC47C2" w14:textId="77777777" w:rsidTr="00ED59A3">
        <w:trPr>
          <w:trHeight w:val="201"/>
          <w:jc w:val="center"/>
        </w:trPr>
        <w:tc>
          <w:tcPr>
            <w:tcW w:w="1084" w:type="dxa"/>
            <w:shd w:val="clear" w:color="auto" w:fill="auto"/>
            <w:noWrap/>
            <w:vAlign w:val="bottom"/>
            <w:hideMark/>
          </w:tcPr>
          <w:p w14:paraId="170CE5A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64D2CD2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 36 mm</w:t>
            </w:r>
          </w:p>
        </w:tc>
        <w:tc>
          <w:tcPr>
            <w:tcW w:w="720" w:type="dxa"/>
            <w:shd w:val="clear" w:color="auto" w:fill="auto"/>
            <w:noWrap/>
            <w:vAlign w:val="bottom"/>
            <w:hideMark/>
          </w:tcPr>
          <w:p w14:paraId="0615EFD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129F09AA"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7A426A37"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c>
          <w:tcPr>
            <w:tcW w:w="2160" w:type="dxa"/>
            <w:shd w:val="clear" w:color="auto" w:fill="auto"/>
            <w:noWrap/>
            <w:vAlign w:val="center"/>
            <w:hideMark/>
          </w:tcPr>
          <w:p w14:paraId="60F1A74E"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r>
      <w:tr w:rsidR="0052220C" w:rsidRPr="0052220C" w14:paraId="026F5BEC" w14:textId="77777777" w:rsidTr="00ED59A3">
        <w:trPr>
          <w:trHeight w:val="201"/>
          <w:jc w:val="center"/>
        </w:trPr>
        <w:tc>
          <w:tcPr>
            <w:tcW w:w="1084" w:type="dxa"/>
            <w:shd w:val="clear" w:color="auto" w:fill="auto"/>
            <w:noWrap/>
            <w:vAlign w:val="bottom"/>
            <w:hideMark/>
          </w:tcPr>
          <w:p w14:paraId="3949B0F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5B161B17"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 &gt;= 75 mm</w:t>
            </w:r>
          </w:p>
        </w:tc>
        <w:tc>
          <w:tcPr>
            <w:tcW w:w="720" w:type="dxa"/>
            <w:shd w:val="clear" w:color="auto" w:fill="auto"/>
            <w:noWrap/>
            <w:vAlign w:val="bottom"/>
            <w:hideMark/>
          </w:tcPr>
          <w:p w14:paraId="7A1A1FC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574176F2"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057D0C8A"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=7.18e-10</w:t>
            </w:r>
          </w:p>
        </w:tc>
        <w:tc>
          <w:tcPr>
            <w:tcW w:w="2160" w:type="dxa"/>
            <w:shd w:val="clear" w:color="auto" w:fill="auto"/>
            <w:noWrap/>
            <w:vAlign w:val="center"/>
            <w:hideMark/>
          </w:tcPr>
          <w:p w14:paraId="2956CFD1"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&lt;2e-16</w:t>
            </w:r>
          </w:p>
        </w:tc>
      </w:tr>
      <w:tr w:rsidR="0052220C" w:rsidRPr="0052220C" w14:paraId="6F7579CA" w14:textId="77777777" w:rsidTr="00ED59A3">
        <w:trPr>
          <w:trHeight w:val="201"/>
          <w:jc w:val="center"/>
        </w:trPr>
        <w:tc>
          <w:tcPr>
            <w:tcW w:w="1084" w:type="dxa"/>
            <w:shd w:val="clear" w:color="auto" w:fill="auto"/>
            <w:noWrap/>
            <w:vAlign w:val="bottom"/>
            <w:hideMark/>
          </w:tcPr>
          <w:p w14:paraId="05261BCB"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2204F0E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Baseline/&gt;= 36 mm</w:t>
            </w:r>
          </w:p>
        </w:tc>
        <w:tc>
          <w:tcPr>
            <w:tcW w:w="720" w:type="dxa"/>
            <w:shd w:val="clear" w:color="auto" w:fill="auto"/>
            <w:noWrap/>
            <w:vAlign w:val="bottom"/>
            <w:hideMark/>
          </w:tcPr>
          <w:p w14:paraId="329B64B8"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0E73AD04"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06C13D33"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0.00701</w:t>
            </w:r>
          </w:p>
        </w:tc>
        <w:tc>
          <w:tcPr>
            <w:tcW w:w="2160" w:type="dxa"/>
            <w:shd w:val="clear" w:color="auto" w:fill="auto"/>
            <w:noWrap/>
            <w:vAlign w:val="center"/>
            <w:hideMark/>
          </w:tcPr>
          <w:p w14:paraId="3E5574FA"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0.298</w:t>
            </w:r>
          </w:p>
        </w:tc>
      </w:tr>
      <w:tr w:rsidR="0052220C" w:rsidRPr="0052220C" w14:paraId="3B3A4B6D" w14:textId="77777777" w:rsidTr="00ED59A3">
        <w:trPr>
          <w:trHeight w:val="201"/>
          <w:jc w:val="center"/>
        </w:trPr>
        <w:tc>
          <w:tcPr>
            <w:tcW w:w="1084" w:type="dxa"/>
            <w:shd w:val="clear" w:color="auto" w:fill="auto"/>
            <w:noWrap/>
            <w:vAlign w:val="bottom"/>
            <w:hideMark/>
          </w:tcPr>
          <w:p w14:paraId="08CE302C"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691AD023"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&gt;=36 mm/&gt;=75 mm</w:t>
            </w:r>
          </w:p>
        </w:tc>
        <w:tc>
          <w:tcPr>
            <w:tcW w:w="720" w:type="dxa"/>
            <w:shd w:val="clear" w:color="auto" w:fill="auto"/>
            <w:noWrap/>
            <w:vAlign w:val="bottom"/>
            <w:hideMark/>
          </w:tcPr>
          <w:p w14:paraId="44AFCBD8"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272C0459"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5EAF8CDE"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0.0111</w:t>
            </w:r>
          </w:p>
        </w:tc>
        <w:tc>
          <w:tcPr>
            <w:tcW w:w="2160" w:type="dxa"/>
            <w:shd w:val="clear" w:color="auto" w:fill="auto"/>
            <w:noWrap/>
            <w:vAlign w:val="center"/>
            <w:hideMark/>
          </w:tcPr>
          <w:p w14:paraId="0FBC05E1"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0.773</w:t>
            </w:r>
          </w:p>
        </w:tc>
      </w:tr>
      <w:tr w:rsidR="0052220C" w:rsidRPr="0052220C" w14:paraId="1E3D162E" w14:textId="77777777" w:rsidTr="00ED59A3">
        <w:trPr>
          <w:trHeight w:val="201"/>
          <w:jc w:val="center"/>
        </w:trPr>
        <w:tc>
          <w:tcPr>
            <w:tcW w:w="1084" w:type="dxa"/>
            <w:shd w:val="clear" w:color="auto" w:fill="auto"/>
            <w:noWrap/>
            <w:vAlign w:val="bottom"/>
            <w:hideMark/>
          </w:tcPr>
          <w:p w14:paraId="466C616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2331" w:type="dxa"/>
            <w:shd w:val="clear" w:color="auto" w:fill="auto"/>
            <w:noWrap/>
            <w:vAlign w:val="bottom"/>
            <w:hideMark/>
          </w:tcPr>
          <w:p w14:paraId="46E166DD"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Baseline/&gt;=75 mm</w:t>
            </w:r>
          </w:p>
        </w:tc>
        <w:tc>
          <w:tcPr>
            <w:tcW w:w="720" w:type="dxa"/>
            <w:shd w:val="clear" w:color="auto" w:fill="auto"/>
            <w:noWrap/>
            <w:vAlign w:val="bottom"/>
            <w:hideMark/>
          </w:tcPr>
          <w:p w14:paraId="5033F9D6"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Male</w:t>
            </w:r>
          </w:p>
        </w:tc>
        <w:tc>
          <w:tcPr>
            <w:tcW w:w="647" w:type="dxa"/>
            <w:shd w:val="clear" w:color="auto" w:fill="auto"/>
            <w:noWrap/>
            <w:vAlign w:val="bottom"/>
            <w:hideMark/>
          </w:tcPr>
          <w:p w14:paraId="75046081" w14:textId="77777777" w:rsidR="0052220C" w:rsidRPr="00ED59A3" w:rsidRDefault="0052220C" w:rsidP="00ED59A3">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73" w:type="dxa"/>
            <w:shd w:val="clear" w:color="auto" w:fill="auto"/>
            <w:noWrap/>
            <w:vAlign w:val="center"/>
            <w:hideMark/>
          </w:tcPr>
          <w:p w14:paraId="43F725EE"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0.000371</w:t>
            </w:r>
          </w:p>
        </w:tc>
        <w:tc>
          <w:tcPr>
            <w:tcW w:w="2160" w:type="dxa"/>
            <w:shd w:val="clear" w:color="auto" w:fill="auto"/>
            <w:noWrap/>
            <w:vAlign w:val="center"/>
            <w:hideMark/>
          </w:tcPr>
          <w:p w14:paraId="7B76F90B" w14:textId="77777777" w:rsidR="0052220C" w:rsidRPr="00ED59A3" w:rsidRDefault="0052220C">
            <w:pPr>
              <w:spacing w:after="0" w:line="240" w:lineRule="auto"/>
              <w:jc w:val="center"/>
              <w:rPr>
                <w:rFonts w:ascii="Times New Roman" w:eastAsia="Times New Roman" w:hAnsi="Times New Roman" w:cs="Times New Roman"/>
                <w:color w:val="000000"/>
                <w:sz w:val="20"/>
                <w:szCs w:val="20"/>
                <w:u w:val="single"/>
              </w:rPr>
            </w:pPr>
            <w:r w:rsidRPr="00ED59A3">
              <w:rPr>
                <w:rFonts w:ascii="Times New Roman" w:eastAsia="Times New Roman" w:hAnsi="Times New Roman" w:cs="Times New Roman"/>
                <w:color w:val="000000"/>
                <w:sz w:val="20"/>
                <w:szCs w:val="20"/>
                <w:u w:val="single"/>
              </w:rPr>
              <w:t>p = 0.198</w:t>
            </w:r>
          </w:p>
        </w:tc>
      </w:tr>
    </w:tbl>
    <w:p w14:paraId="4AAA3AD2" w14:textId="129B0EE0" w:rsidR="00E1619E" w:rsidRDefault="00E1619E" w:rsidP="00171163">
      <w:pPr>
        <w:spacing w:after="0" w:line="480" w:lineRule="auto"/>
        <w:rPr>
          <w:rFonts w:ascii="Times New Roman" w:hAnsi="Times New Roman" w:cs="Times New Roman"/>
          <w:sz w:val="24"/>
          <w:szCs w:val="24"/>
        </w:rPr>
      </w:pPr>
    </w:p>
    <w:p w14:paraId="67047E4D" w14:textId="3334B06F" w:rsidR="00A327CF" w:rsidRDefault="007F49D2" w:rsidP="00171163">
      <w:pPr>
        <w:spacing w:after="0" w:line="480" w:lineRule="auto"/>
        <w:rPr>
          <w:ins w:id="1062" w:author="Jon.Richar" w:date="2024-03-02T11:32:00Z"/>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6</w:t>
      </w:r>
      <w:r w:rsidR="004C5528">
        <w:rPr>
          <w:rFonts w:ascii="Times New Roman" w:hAnsi="Times New Roman" w:cs="Times New Roman"/>
          <w:sz w:val="24"/>
          <w:szCs w:val="24"/>
        </w:rPr>
        <w:t xml:space="preserve">. </w:t>
      </w:r>
      <w:r w:rsidR="00CD359D">
        <w:rPr>
          <w:rFonts w:ascii="Times New Roman" w:hAnsi="Times New Roman" w:cs="Times New Roman"/>
          <w:sz w:val="24"/>
          <w:szCs w:val="24"/>
        </w:rPr>
        <w:t xml:space="preserve">Male </w:t>
      </w:r>
      <w:r w:rsidR="004C5528">
        <w:rPr>
          <w:rFonts w:ascii="Times New Roman" w:hAnsi="Times New Roman" w:cs="Times New Roman"/>
          <w:sz w:val="24"/>
          <w:szCs w:val="24"/>
        </w:rPr>
        <w:t>ANCOVA analysis results</w:t>
      </w:r>
      <w:r w:rsidR="006517F0">
        <w:rPr>
          <w:rFonts w:ascii="Times New Roman" w:hAnsi="Times New Roman" w:cs="Times New Roman"/>
          <w:sz w:val="24"/>
          <w:szCs w:val="24"/>
        </w:rPr>
        <w:t xml:space="preserve"> by stock and comparison groups.</w:t>
      </w:r>
      <w:r w:rsidR="002A14E5">
        <w:rPr>
          <w:rFonts w:ascii="Times New Roman" w:hAnsi="Times New Roman" w:cs="Times New Roman"/>
          <w:sz w:val="24"/>
          <w:szCs w:val="24"/>
        </w:rPr>
        <w:t xml:space="preserve"> NS = New shell, OS = old shell.</w:t>
      </w:r>
    </w:p>
    <w:p w14:paraId="2FBC3430" w14:textId="5650559B" w:rsidR="00ED59A3" w:rsidRDefault="00ED59A3" w:rsidP="00171163">
      <w:pPr>
        <w:spacing w:after="0" w:line="480" w:lineRule="auto"/>
        <w:rPr>
          <w:ins w:id="1063" w:author="Jon.Richar" w:date="2024-03-02T11:54:00Z"/>
          <w:rFonts w:ascii="Times New Roman" w:hAnsi="Times New Roman" w:cs="Times New Roman"/>
          <w:sz w:val="24"/>
          <w:szCs w:val="24"/>
        </w:rPr>
      </w:pPr>
    </w:p>
    <w:p w14:paraId="196EFC0F" w14:textId="77777777" w:rsidR="003A3A07" w:rsidRDefault="003A3A07" w:rsidP="00171163">
      <w:pPr>
        <w:spacing w:after="0" w:line="480" w:lineRule="auto"/>
        <w:rPr>
          <w:ins w:id="1064" w:author="Jon.Richar" w:date="2024-03-02T11:54:00Z"/>
          <w:rFonts w:ascii="Times New Roman" w:hAnsi="Times New Roman" w:cs="Times New Roman"/>
          <w:sz w:val="24"/>
          <w:szCs w:val="24"/>
        </w:rPr>
      </w:pPr>
      <w:ins w:id="1065" w:author="Jon.Richar" w:date="2024-03-02T11:54:00Z">
        <w:r>
          <w:rPr>
            <w:rFonts w:ascii="Times New Roman" w:hAnsi="Times New Roman" w:cs="Times New Roman"/>
            <w:sz w:val="24"/>
            <w:szCs w:val="24"/>
          </w:rPr>
          <w:br w:type="column"/>
        </w:r>
      </w:ins>
    </w:p>
    <w:tbl>
      <w:tblPr>
        <w:tblW w:w="8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3"/>
        <w:gridCol w:w="1572"/>
        <w:gridCol w:w="910"/>
        <w:gridCol w:w="763"/>
        <w:gridCol w:w="1837"/>
        <w:gridCol w:w="2150"/>
      </w:tblGrid>
      <w:tr w:rsidR="003A3A07" w:rsidRPr="0052220C" w14:paraId="70A888D1" w14:textId="77777777" w:rsidTr="00EE5292">
        <w:trPr>
          <w:trHeight w:val="250"/>
        </w:trPr>
        <w:tc>
          <w:tcPr>
            <w:tcW w:w="1033" w:type="dxa"/>
            <w:shd w:val="clear" w:color="auto" w:fill="auto"/>
            <w:noWrap/>
            <w:vAlign w:val="center"/>
            <w:hideMark/>
          </w:tcPr>
          <w:p w14:paraId="51C88478"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Stock</w:t>
            </w:r>
          </w:p>
        </w:tc>
        <w:tc>
          <w:tcPr>
            <w:tcW w:w="1572" w:type="dxa"/>
            <w:shd w:val="clear" w:color="auto" w:fill="auto"/>
            <w:noWrap/>
            <w:vAlign w:val="center"/>
            <w:hideMark/>
          </w:tcPr>
          <w:p w14:paraId="148ED234"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Comparison</w:t>
            </w:r>
          </w:p>
        </w:tc>
        <w:tc>
          <w:tcPr>
            <w:tcW w:w="910" w:type="dxa"/>
            <w:shd w:val="clear" w:color="auto" w:fill="auto"/>
            <w:noWrap/>
            <w:vAlign w:val="center"/>
            <w:hideMark/>
          </w:tcPr>
          <w:p w14:paraId="4622C9DD"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Sex</w:t>
            </w:r>
          </w:p>
        </w:tc>
        <w:tc>
          <w:tcPr>
            <w:tcW w:w="763" w:type="dxa"/>
            <w:shd w:val="clear" w:color="auto" w:fill="auto"/>
            <w:noWrap/>
            <w:vAlign w:val="center"/>
            <w:hideMark/>
          </w:tcPr>
          <w:p w14:paraId="3FA70D3C"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CS</w:t>
            </w:r>
          </w:p>
        </w:tc>
        <w:tc>
          <w:tcPr>
            <w:tcW w:w="1837" w:type="dxa"/>
            <w:shd w:val="clear" w:color="auto" w:fill="auto"/>
            <w:noWrap/>
            <w:vAlign w:val="center"/>
            <w:hideMark/>
          </w:tcPr>
          <w:p w14:paraId="06B38A7F"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Difference of slope</w:t>
            </w:r>
          </w:p>
        </w:tc>
        <w:tc>
          <w:tcPr>
            <w:tcW w:w="2150" w:type="dxa"/>
            <w:shd w:val="clear" w:color="auto" w:fill="auto"/>
            <w:noWrap/>
            <w:vAlign w:val="center"/>
            <w:hideMark/>
          </w:tcPr>
          <w:p w14:paraId="30D4D97E" w14:textId="77777777" w:rsidR="003A3A07" w:rsidRPr="00ED59A3" w:rsidRDefault="003A3A07" w:rsidP="00EE5292">
            <w:pPr>
              <w:spacing w:after="0" w:line="240" w:lineRule="auto"/>
              <w:jc w:val="center"/>
              <w:rPr>
                <w:rFonts w:ascii="Times New Roman" w:eastAsia="Times New Roman" w:hAnsi="Times New Roman" w:cs="Times New Roman"/>
                <w:b/>
                <w:bCs/>
                <w:color w:val="000000"/>
                <w:sz w:val="20"/>
                <w:szCs w:val="20"/>
              </w:rPr>
            </w:pPr>
            <w:r w:rsidRPr="00ED59A3">
              <w:rPr>
                <w:rFonts w:ascii="Times New Roman" w:eastAsia="Times New Roman" w:hAnsi="Times New Roman" w:cs="Times New Roman"/>
                <w:b/>
                <w:bCs/>
                <w:color w:val="000000"/>
                <w:sz w:val="20"/>
                <w:szCs w:val="20"/>
              </w:rPr>
              <w:t>Difference of intercept</w:t>
            </w:r>
          </w:p>
        </w:tc>
      </w:tr>
      <w:tr w:rsidR="003A3A07" w:rsidRPr="0052220C" w14:paraId="10992CFD" w14:textId="77777777" w:rsidTr="00EE5292">
        <w:trPr>
          <w:trHeight w:val="270"/>
        </w:trPr>
        <w:tc>
          <w:tcPr>
            <w:tcW w:w="1033" w:type="dxa"/>
            <w:shd w:val="clear" w:color="auto" w:fill="auto"/>
            <w:noWrap/>
            <w:vAlign w:val="bottom"/>
            <w:hideMark/>
          </w:tcPr>
          <w:p w14:paraId="0C95B629"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6679FCAA"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vs OS</w:t>
            </w:r>
          </w:p>
        </w:tc>
        <w:tc>
          <w:tcPr>
            <w:tcW w:w="910" w:type="dxa"/>
            <w:shd w:val="clear" w:color="auto" w:fill="auto"/>
            <w:noWrap/>
            <w:vAlign w:val="bottom"/>
            <w:hideMark/>
          </w:tcPr>
          <w:p w14:paraId="70DEE151"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3176DF48"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37" w:type="dxa"/>
            <w:shd w:val="clear" w:color="auto" w:fill="auto"/>
            <w:noWrap/>
            <w:vAlign w:val="center"/>
            <w:hideMark/>
          </w:tcPr>
          <w:p w14:paraId="38609490"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0.028</w:t>
            </w:r>
          </w:p>
        </w:tc>
        <w:tc>
          <w:tcPr>
            <w:tcW w:w="2150" w:type="dxa"/>
            <w:shd w:val="clear" w:color="auto" w:fill="auto"/>
            <w:noWrap/>
            <w:vAlign w:val="center"/>
            <w:hideMark/>
          </w:tcPr>
          <w:p w14:paraId="6C30361F"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r>
      <w:tr w:rsidR="003A3A07" w:rsidRPr="0052220C" w14:paraId="54D6DA98" w14:textId="77777777" w:rsidTr="00EE5292">
        <w:trPr>
          <w:trHeight w:val="270"/>
        </w:trPr>
        <w:tc>
          <w:tcPr>
            <w:tcW w:w="1033" w:type="dxa"/>
            <w:shd w:val="clear" w:color="auto" w:fill="auto"/>
            <w:noWrap/>
            <w:vAlign w:val="bottom"/>
            <w:hideMark/>
          </w:tcPr>
          <w:p w14:paraId="5F5FA4C6"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734128FA"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vs OS</w:t>
            </w:r>
          </w:p>
        </w:tc>
        <w:tc>
          <w:tcPr>
            <w:tcW w:w="910" w:type="dxa"/>
            <w:shd w:val="clear" w:color="auto" w:fill="auto"/>
            <w:noWrap/>
            <w:vAlign w:val="bottom"/>
            <w:hideMark/>
          </w:tcPr>
          <w:p w14:paraId="25CDF1FD"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68C9316D"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All</w:t>
            </w:r>
          </w:p>
        </w:tc>
        <w:tc>
          <w:tcPr>
            <w:tcW w:w="1837" w:type="dxa"/>
            <w:shd w:val="clear" w:color="auto" w:fill="auto"/>
            <w:noWrap/>
            <w:vAlign w:val="center"/>
            <w:hideMark/>
          </w:tcPr>
          <w:p w14:paraId="097A1D7C"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0.031</w:t>
            </w:r>
          </w:p>
        </w:tc>
        <w:tc>
          <w:tcPr>
            <w:tcW w:w="2150" w:type="dxa"/>
            <w:shd w:val="clear" w:color="auto" w:fill="auto"/>
            <w:noWrap/>
            <w:vAlign w:val="center"/>
            <w:hideMark/>
          </w:tcPr>
          <w:p w14:paraId="2CC9CD54"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r>
      <w:tr w:rsidR="003A3A07" w:rsidRPr="0052220C" w14:paraId="7B9128CC" w14:textId="77777777" w:rsidTr="00EE5292">
        <w:trPr>
          <w:trHeight w:val="270"/>
        </w:trPr>
        <w:tc>
          <w:tcPr>
            <w:tcW w:w="1033" w:type="dxa"/>
            <w:shd w:val="clear" w:color="auto" w:fill="auto"/>
            <w:noWrap/>
            <w:vAlign w:val="bottom"/>
            <w:hideMark/>
          </w:tcPr>
          <w:p w14:paraId="518CD335"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228F77DD"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Clutch sizes</w:t>
            </w:r>
          </w:p>
        </w:tc>
        <w:tc>
          <w:tcPr>
            <w:tcW w:w="910" w:type="dxa"/>
            <w:shd w:val="clear" w:color="auto" w:fill="auto"/>
            <w:noWrap/>
            <w:vAlign w:val="bottom"/>
            <w:hideMark/>
          </w:tcPr>
          <w:p w14:paraId="74F62A6E"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22C6B34D"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4, 5, 6</w:t>
            </w:r>
          </w:p>
        </w:tc>
        <w:tc>
          <w:tcPr>
            <w:tcW w:w="1837" w:type="dxa"/>
            <w:shd w:val="clear" w:color="auto" w:fill="auto"/>
            <w:noWrap/>
            <w:vAlign w:val="center"/>
            <w:hideMark/>
          </w:tcPr>
          <w:p w14:paraId="3BD955D5"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0.067</w:t>
            </w:r>
          </w:p>
        </w:tc>
        <w:tc>
          <w:tcPr>
            <w:tcW w:w="2150" w:type="dxa"/>
            <w:shd w:val="clear" w:color="auto" w:fill="auto"/>
            <w:noWrap/>
            <w:vAlign w:val="center"/>
            <w:hideMark/>
          </w:tcPr>
          <w:p w14:paraId="1BBEA373"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0.001</w:t>
            </w:r>
          </w:p>
        </w:tc>
      </w:tr>
      <w:tr w:rsidR="003A3A07" w:rsidRPr="0052220C" w14:paraId="4FD3F79A" w14:textId="77777777" w:rsidTr="00EE5292">
        <w:trPr>
          <w:trHeight w:val="270"/>
        </w:trPr>
        <w:tc>
          <w:tcPr>
            <w:tcW w:w="1033" w:type="dxa"/>
            <w:shd w:val="clear" w:color="auto" w:fill="auto"/>
            <w:noWrap/>
            <w:vAlign w:val="bottom"/>
            <w:hideMark/>
          </w:tcPr>
          <w:p w14:paraId="0AD718E4"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78E2A330"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OS, Clutch sizes</w:t>
            </w:r>
          </w:p>
        </w:tc>
        <w:tc>
          <w:tcPr>
            <w:tcW w:w="910" w:type="dxa"/>
            <w:shd w:val="clear" w:color="auto" w:fill="auto"/>
            <w:noWrap/>
            <w:vAlign w:val="bottom"/>
            <w:hideMark/>
          </w:tcPr>
          <w:p w14:paraId="299B69C4"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4A354B76"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4, 5, 6</w:t>
            </w:r>
          </w:p>
        </w:tc>
        <w:tc>
          <w:tcPr>
            <w:tcW w:w="1837" w:type="dxa"/>
            <w:shd w:val="clear" w:color="auto" w:fill="auto"/>
            <w:noWrap/>
            <w:vAlign w:val="center"/>
            <w:hideMark/>
          </w:tcPr>
          <w:p w14:paraId="799CBDBD"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0.146</w:t>
            </w:r>
          </w:p>
        </w:tc>
        <w:tc>
          <w:tcPr>
            <w:tcW w:w="2150" w:type="dxa"/>
            <w:shd w:val="clear" w:color="auto" w:fill="auto"/>
            <w:noWrap/>
            <w:vAlign w:val="center"/>
            <w:hideMark/>
          </w:tcPr>
          <w:p w14:paraId="0D27EDA1"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0.004</w:t>
            </w:r>
          </w:p>
        </w:tc>
      </w:tr>
      <w:tr w:rsidR="003A3A07" w:rsidRPr="0052220C" w14:paraId="79A4D022" w14:textId="77777777" w:rsidTr="00EE5292">
        <w:trPr>
          <w:trHeight w:val="270"/>
        </w:trPr>
        <w:tc>
          <w:tcPr>
            <w:tcW w:w="1033" w:type="dxa"/>
            <w:shd w:val="clear" w:color="auto" w:fill="auto"/>
            <w:noWrap/>
            <w:vAlign w:val="bottom"/>
            <w:hideMark/>
          </w:tcPr>
          <w:p w14:paraId="11CEBF0B"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4383B248"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 Clutch sizes</w:t>
            </w:r>
          </w:p>
        </w:tc>
        <w:tc>
          <w:tcPr>
            <w:tcW w:w="910" w:type="dxa"/>
            <w:shd w:val="clear" w:color="auto" w:fill="auto"/>
            <w:noWrap/>
            <w:vAlign w:val="bottom"/>
            <w:hideMark/>
          </w:tcPr>
          <w:p w14:paraId="2E5B5138"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00479BC0"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4, 5, 6</w:t>
            </w:r>
          </w:p>
        </w:tc>
        <w:tc>
          <w:tcPr>
            <w:tcW w:w="1837" w:type="dxa"/>
            <w:shd w:val="clear" w:color="auto" w:fill="auto"/>
            <w:noWrap/>
            <w:vAlign w:val="center"/>
            <w:hideMark/>
          </w:tcPr>
          <w:p w14:paraId="562ED663"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0.002</w:t>
            </w:r>
          </w:p>
        </w:tc>
        <w:tc>
          <w:tcPr>
            <w:tcW w:w="2150" w:type="dxa"/>
            <w:shd w:val="clear" w:color="auto" w:fill="auto"/>
            <w:noWrap/>
            <w:vAlign w:val="center"/>
            <w:hideMark/>
          </w:tcPr>
          <w:p w14:paraId="5DE3724D"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0.0005</w:t>
            </w:r>
          </w:p>
        </w:tc>
      </w:tr>
      <w:tr w:rsidR="003A3A07" w:rsidRPr="0052220C" w14:paraId="47447311" w14:textId="77777777" w:rsidTr="00EE5292">
        <w:trPr>
          <w:trHeight w:val="270"/>
        </w:trPr>
        <w:tc>
          <w:tcPr>
            <w:tcW w:w="1033" w:type="dxa"/>
            <w:shd w:val="clear" w:color="auto" w:fill="auto"/>
            <w:noWrap/>
            <w:vAlign w:val="bottom"/>
            <w:hideMark/>
          </w:tcPr>
          <w:p w14:paraId="42D1923A"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7CE387DE"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OS, Clutch sizes</w:t>
            </w:r>
          </w:p>
        </w:tc>
        <w:tc>
          <w:tcPr>
            <w:tcW w:w="910" w:type="dxa"/>
            <w:shd w:val="clear" w:color="auto" w:fill="auto"/>
            <w:noWrap/>
            <w:vAlign w:val="bottom"/>
            <w:hideMark/>
          </w:tcPr>
          <w:p w14:paraId="3FE056D2"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1C6F83D8"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4, 5, 6</w:t>
            </w:r>
          </w:p>
        </w:tc>
        <w:tc>
          <w:tcPr>
            <w:tcW w:w="1837" w:type="dxa"/>
            <w:shd w:val="clear" w:color="auto" w:fill="auto"/>
            <w:noWrap/>
            <w:vAlign w:val="center"/>
            <w:hideMark/>
          </w:tcPr>
          <w:p w14:paraId="7D21A8DE"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0.992</w:t>
            </w:r>
          </w:p>
        </w:tc>
        <w:tc>
          <w:tcPr>
            <w:tcW w:w="2150" w:type="dxa"/>
            <w:shd w:val="clear" w:color="auto" w:fill="auto"/>
            <w:noWrap/>
            <w:vAlign w:val="center"/>
            <w:hideMark/>
          </w:tcPr>
          <w:p w14:paraId="0F583DB8"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0.007</w:t>
            </w:r>
          </w:p>
        </w:tc>
      </w:tr>
      <w:tr w:rsidR="003A3A07" w:rsidRPr="0052220C" w14:paraId="03685FBA" w14:textId="77777777" w:rsidTr="00EE5292">
        <w:trPr>
          <w:trHeight w:val="270"/>
        </w:trPr>
        <w:tc>
          <w:tcPr>
            <w:tcW w:w="1033" w:type="dxa"/>
            <w:shd w:val="clear" w:color="auto" w:fill="auto"/>
            <w:noWrap/>
            <w:vAlign w:val="bottom"/>
            <w:hideMark/>
          </w:tcPr>
          <w:p w14:paraId="27FF27FF"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02AE2CCB"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6EF92256"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66A73F18"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w:t>
            </w:r>
          </w:p>
        </w:tc>
        <w:tc>
          <w:tcPr>
            <w:tcW w:w="1837" w:type="dxa"/>
            <w:shd w:val="clear" w:color="auto" w:fill="auto"/>
            <w:noWrap/>
            <w:vAlign w:val="center"/>
            <w:hideMark/>
          </w:tcPr>
          <w:p w14:paraId="392C643F"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0.007</w:t>
            </w:r>
          </w:p>
        </w:tc>
        <w:tc>
          <w:tcPr>
            <w:tcW w:w="2150" w:type="dxa"/>
            <w:shd w:val="clear" w:color="auto" w:fill="auto"/>
            <w:noWrap/>
            <w:vAlign w:val="center"/>
            <w:hideMark/>
          </w:tcPr>
          <w:p w14:paraId="770E8745"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0.0005</w:t>
            </w:r>
          </w:p>
        </w:tc>
      </w:tr>
      <w:tr w:rsidR="003A3A07" w:rsidRPr="0052220C" w14:paraId="0A5630B6" w14:textId="77777777" w:rsidTr="00EE5292">
        <w:trPr>
          <w:trHeight w:val="270"/>
        </w:trPr>
        <w:tc>
          <w:tcPr>
            <w:tcW w:w="1033" w:type="dxa"/>
            <w:shd w:val="clear" w:color="auto" w:fill="auto"/>
            <w:noWrap/>
            <w:vAlign w:val="bottom"/>
            <w:hideMark/>
          </w:tcPr>
          <w:p w14:paraId="562D0736"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187A75A4"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2CFFD1F2"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6D2601AF"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5</w:t>
            </w:r>
          </w:p>
        </w:tc>
        <w:tc>
          <w:tcPr>
            <w:tcW w:w="1837" w:type="dxa"/>
            <w:shd w:val="clear" w:color="auto" w:fill="auto"/>
            <w:noWrap/>
            <w:vAlign w:val="center"/>
            <w:hideMark/>
          </w:tcPr>
          <w:p w14:paraId="661B8F6E"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0.001</w:t>
            </w:r>
          </w:p>
        </w:tc>
        <w:tc>
          <w:tcPr>
            <w:tcW w:w="2150" w:type="dxa"/>
            <w:shd w:val="clear" w:color="auto" w:fill="auto"/>
            <w:noWrap/>
            <w:vAlign w:val="center"/>
            <w:hideMark/>
          </w:tcPr>
          <w:p w14:paraId="4A5A6EB7"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r>
      <w:tr w:rsidR="003A3A07" w:rsidRPr="0052220C" w14:paraId="19B57526" w14:textId="77777777" w:rsidTr="00EE5292">
        <w:trPr>
          <w:trHeight w:val="270"/>
        </w:trPr>
        <w:tc>
          <w:tcPr>
            <w:tcW w:w="1033" w:type="dxa"/>
            <w:shd w:val="clear" w:color="auto" w:fill="auto"/>
            <w:noWrap/>
            <w:vAlign w:val="bottom"/>
            <w:hideMark/>
          </w:tcPr>
          <w:p w14:paraId="27975B82"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SNC</w:t>
            </w:r>
          </w:p>
        </w:tc>
        <w:tc>
          <w:tcPr>
            <w:tcW w:w="1572" w:type="dxa"/>
            <w:shd w:val="clear" w:color="auto" w:fill="auto"/>
            <w:noWrap/>
            <w:vAlign w:val="bottom"/>
            <w:hideMark/>
          </w:tcPr>
          <w:p w14:paraId="749E5633"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795DE9C5"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22DE2587"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6</w:t>
            </w:r>
          </w:p>
        </w:tc>
        <w:tc>
          <w:tcPr>
            <w:tcW w:w="1837" w:type="dxa"/>
            <w:shd w:val="clear" w:color="auto" w:fill="auto"/>
            <w:noWrap/>
            <w:vAlign w:val="center"/>
            <w:hideMark/>
          </w:tcPr>
          <w:p w14:paraId="3F52625E"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0.488</w:t>
            </w:r>
          </w:p>
        </w:tc>
        <w:tc>
          <w:tcPr>
            <w:tcW w:w="2150" w:type="dxa"/>
            <w:shd w:val="clear" w:color="auto" w:fill="auto"/>
            <w:noWrap/>
            <w:vAlign w:val="center"/>
            <w:hideMark/>
          </w:tcPr>
          <w:p w14:paraId="56947E13"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0.0005</w:t>
            </w:r>
          </w:p>
        </w:tc>
      </w:tr>
      <w:tr w:rsidR="003A3A07" w:rsidRPr="0052220C" w14:paraId="1E6BB493" w14:textId="77777777" w:rsidTr="00EE5292">
        <w:trPr>
          <w:trHeight w:val="270"/>
        </w:trPr>
        <w:tc>
          <w:tcPr>
            <w:tcW w:w="1033" w:type="dxa"/>
            <w:shd w:val="clear" w:color="auto" w:fill="auto"/>
            <w:noWrap/>
            <w:vAlign w:val="bottom"/>
            <w:hideMark/>
          </w:tcPr>
          <w:p w14:paraId="615BE8E7"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1E02C54E"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6B57FD93"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29A7F21B"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4</w:t>
            </w:r>
          </w:p>
        </w:tc>
        <w:tc>
          <w:tcPr>
            <w:tcW w:w="1837" w:type="dxa"/>
            <w:shd w:val="clear" w:color="auto" w:fill="auto"/>
            <w:noWrap/>
            <w:vAlign w:val="center"/>
            <w:hideMark/>
          </w:tcPr>
          <w:p w14:paraId="2AFFB978"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c>
          <w:tcPr>
            <w:tcW w:w="2150" w:type="dxa"/>
            <w:shd w:val="clear" w:color="auto" w:fill="auto"/>
            <w:noWrap/>
            <w:vAlign w:val="center"/>
            <w:hideMark/>
          </w:tcPr>
          <w:p w14:paraId="2F7B0B42"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r>
      <w:tr w:rsidR="003A3A07" w:rsidRPr="0052220C" w14:paraId="38CEDC16" w14:textId="77777777" w:rsidTr="00EE5292">
        <w:trPr>
          <w:trHeight w:val="270"/>
        </w:trPr>
        <w:tc>
          <w:tcPr>
            <w:tcW w:w="1033" w:type="dxa"/>
            <w:shd w:val="clear" w:color="auto" w:fill="auto"/>
            <w:noWrap/>
            <w:vAlign w:val="bottom"/>
            <w:hideMark/>
          </w:tcPr>
          <w:p w14:paraId="24FB3DD3"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557F99FF"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1B43BD61"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10C501BE"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5</w:t>
            </w:r>
          </w:p>
        </w:tc>
        <w:tc>
          <w:tcPr>
            <w:tcW w:w="1837" w:type="dxa"/>
            <w:shd w:val="clear" w:color="auto" w:fill="auto"/>
            <w:noWrap/>
            <w:vAlign w:val="center"/>
            <w:hideMark/>
          </w:tcPr>
          <w:p w14:paraId="70E07EC8"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0.035</w:t>
            </w:r>
          </w:p>
        </w:tc>
        <w:tc>
          <w:tcPr>
            <w:tcW w:w="2150" w:type="dxa"/>
            <w:shd w:val="clear" w:color="auto" w:fill="auto"/>
            <w:noWrap/>
            <w:vAlign w:val="center"/>
            <w:hideMark/>
          </w:tcPr>
          <w:p w14:paraId="6F6CB7AA"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&lt;0.0005</w:t>
            </w:r>
          </w:p>
        </w:tc>
      </w:tr>
      <w:tr w:rsidR="003A3A07" w:rsidRPr="0052220C" w14:paraId="71845C01" w14:textId="77777777" w:rsidTr="00EE5292">
        <w:trPr>
          <w:trHeight w:val="270"/>
        </w:trPr>
        <w:tc>
          <w:tcPr>
            <w:tcW w:w="1033" w:type="dxa"/>
            <w:shd w:val="clear" w:color="auto" w:fill="auto"/>
            <w:noWrap/>
            <w:vAlign w:val="bottom"/>
            <w:hideMark/>
          </w:tcPr>
          <w:p w14:paraId="72DDFE0C"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EBS TC</w:t>
            </w:r>
          </w:p>
        </w:tc>
        <w:tc>
          <w:tcPr>
            <w:tcW w:w="1572" w:type="dxa"/>
            <w:shd w:val="clear" w:color="auto" w:fill="auto"/>
            <w:noWrap/>
            <w:vAlign w:val="bottom"/>
            <w:hideMark/>
          </w:tcPr>
          <w:p w14:paraId="49680C31"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NS/OS</w:t>
            </w:r>
          </w:p>
        </w:tc>
        <w:tc>
          <w:tcPr>
            <w:tcW w:w="910" w:type="dxa"/>
            <w:shd w:val="clear" w:color="auto" w:fill="auto"/>
            <w:noWrap/>
            <w:vAlign w:val="bottom"/>
            <w:hideMark/>
          </w:tcPr>
          <w:p w14:paraId="37A89B21" w14:textId="77777777" w:rsidR="003A3A07" w:rsidRPr="00ED59A3" w:rsidRDefault="003A3A07" w:rsidP="00EE5292">
            <w:pPr>
              <w:spacing w:after="0" w:line="240" w:lineRule="auto"/>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Female</w:t>
            </w:r>
          </w:p>
        </w:tc>
        <w:tc>
          <w:tcPr>
            <w:tcW w:w="763" w:type="dxa"/>
            <w:shd w:val="clear" w:color="auto" w:fill="auto"/>
            <w:noWrap/>
            <w:vAlign w:val="bottom"/>
            <w:hideMark/>
          </w:tcPr>
          <w:p w14:paraId="5A5406F8" w14:textId="77777777" w:rsidR="003A3A07" w:rsidRPr="00ED59A3" w:rsidRDefault="003A3A07" w:rsidP="00EE5292">
            <w:pPr>
              <w:spacing w:after="0" w:line="240" w:lineRule="auto"/>
              <w:jc w:val="right"/>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6</w:t>
            </w:r>
          </w:p>
        </w:tc>
        <w:tc>
          <w:tcPr>
            <w:tcW w:w="1837" w:type="dxa"/>
            <w:shd w:val="clear" w:color="auto" w:fill="auto"/>
            <w:noWrap/>
            <w:vAlign w:val="center"/>
            <w:hideMark/>
          </w:tcPr>
          <w:p w14:paraId="649C4AF5"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0.855</w:t>
            </w:r>
          </w:p>
        </w:tc>
        <w:tc>
          <w:tcPr>
            <w:tcW w:w="2150" w:type="dxa"/>
            <w:shd w:val="clear" w:color="auto" w:fill="auto"/>
            <w:noWrap/>
            <w:vAlign w:val="center"/>
            <w:hideMark/>
          </w:tcPr>
          <w:p w14:paraId="5AF4844D" w14:textId="77777777" w:rsidR="003A3A07" w:rsidRPr="00ED59A3" w:rsidRDefault="003A3A07" w:rsidP="00EE5292">
            <w:pPr>
              <w:spacing w:after="0" w:line="240" w:lineRule="auto"/>
              <w:jc w:val="center"/>
              <w:rPr>
                <w:rFonts w:ascii="Times New Roman" w:eastAsia="Times New Roman" w:hAnsi="Times New Roman" w:cs="Times New Roman"/>
                <w:color w:val="000000"/>
                <w:sz w:val="20"/>
                <w:szCs w:val="20"/>
              </w:rPr>
            </w:pPr>
            <w:r w:rsidRPr="00ED59A3">
              <w:rPr>
                <w:rFonts w:ascii="Times New Roman" w:eastAsia="Times New Roman" w:hAnsi="Times New Roman" w:cs="Times New Roman"/>
                <w:color w:val="000000"/>
                <w:sz w:val="20"/>
                <w:szCs w:val="20"/>
              </w:rPr>
              <w:t>p = 0.0005</w:t>
            </w:r>
          </w:p>
        </w:tc>
      </w:tr>
    </w:tbl>
    <w:p w14:paraId="7DCA90FD" w14:textId="77777777" w:rsidR="003A3A07" w:rsidRDefault="003A3A07" w:rsidP="003A3A07">
      <w:pPr>
        <w:spacing w:after="0" w:line="480" w:lineRule="auto"/>
        <w:rPr>
          <w:rFonts w:ascii="Times New Roman" w:hAnsi="Times New Roman" w:cs="Times New Roman"/>
          <w:sz w:val="24"/>
          <w:szCs w:val="24"/>
        </w:rPr>
      </w:pPr>
    </w:p>
    <w:p w14:paraId="5F293936" w14:textId="5A9DE5D9" w:rsidR="003A3A07" w:rsidRDefault="003A3A07" w:rsidP="003A3A0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7. </w:t>
      </w:r>
      <w:r w:rsidR="00CD359D">
        <w:rPr>
          <w:rFonts w:ascii="Times New Roman" w:hAnsi="Times New Roman" w:cs="Times New Roman"/>
          <w:sz w:val="24"/>
          <w:szCs w:val="24"/>
        </w:rPr>
        <w:t xml:space="preserve">Female </w:t>
      </w:r>
      <w:r>
        <w:rPr>
          <w:rFonts w:ascii="Times New Roman" w:hAnsi="Times New Roman" w:cs="Times New Roman"/>
          <w:sz w:val="24"/>
          <w:szCs w:val="24"/>
        </w:rPr>
        <w:t>ANCOVA analysis results by stock and comparison groups.</w:t>
      </w:r>
      <w:r w:rsidRPr="002A14E5">
        <w:rPr>
          <w:rFonts w:ascii="Times New Roman" w:hAnsi="Times New Roman" w:cs="Times New Roman"/>
          <w:sz w:val="24"/>
          <w:szCs w:val="24"/>
        </w:rPr>
        <w:t xml:space="preserve"> </w:t>
      </w:r>
      <w:r>
        <w:rPr>
          <w:rFonts w:ascii="Times New Roman" w:hAnsi="Times New Roman" w:cs="Times New Roman"/>
          <w:sz w:val="24"/>
          <w:szCs w:val="24"/>
        </w:rPr>
        <w:t>NS = New shell, OS = old shell, CS = clutch size. For CS, 4 = ½ full, 5 = ¾ full and 6 = full.</w:t>
      </w:r>
    </w:p>
    <w:p w14:paraId="465720FC" w14:textId="5B6EE784" w:rsidR="00D065C0" w:rsidRDefault="00D065C0" w:rsidP="00D065C0">
      <w:pPr>
        <w:tabs>
          <w:tab w:val="left" w:pos="1172"/>
        </w:tabs>
        <w:rPr>
          <w:rFonts w:ascii="Times New Roman" w:hAnsi="Times New Roman" w:cs="Times New Roman"/>
          <w:sz w:val="24"/>
          <w:szCs w:val="24"/>
        </w:rPr>
      </w:pPr>
    </w:p>
    <w:p w14:paraId="1A16892E" w14:textId="18D2BF6A" w:rsidR="003A3A07" w:rsidRPr="00D065C0" w:rsidRDefault="00D065C0" w:rsidP="00D065C0">
      <w:pPr>
        <w:tabs>
          <w:tab w:val="left" w:pos="3449"/>
        </w:tabs>
        <w:rPr>
          <w:rFonts w:ascii="Times New Roman" w:hAnsi="Times New Roman" w:cs="Times New Roman"/>
          <w:sz w:val="24"/>
          <w:szCs w:val="24"/>
        </w:rPr>
        <w:sectPr w:rsidR="003A3A07" w:rsidRPr="00D065C0" w:rsidSect="00D065C0">
          <w:footerReference w:type="default" r:id="rId10"/>
          <w:pgSz w:w="12240" w:h="15840"/>
          <w:pgMar w:top="1440" w:right="1440" w:bottom="1440" w:left="1440" w:header="720" w:footer="720" w:gutter="0"/>
          <w:lnNumType w:countBy="1" w:restart="continuous"/>
          <w:cols w:space="720"/>
          <w:docGrid w:linePitch="360"/>
        </w:sectPr>
      </w:pPr>
      <w:r>
        <w:rPr>
          <w:rFonts w:ascii="Times New Roman" w:hAnsi="Times New Roman" w:cs="Times New Roman"/>
          <w:sz w:val="24"/>
          <w:szCs w:val="24"/>
        </w:rPr>
        <w:tab/>
      </w:r>
    </w:p>
    <w:tbl>
      <w:tblPr>
        <w:tblW w:w="13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066" w:author="Jon.Richar" w:date="2024-03-02T11:51:00Z">
          <w:tblPr>
            <w:tblW w:w="13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12"/>
        <w:gridCol w:w="1203"/>
        <w:gridCol w:w="954"/>
        <w:gridCol w:w="1403"/>
        <w:gridCol w:w="954"/>
        <w:gridCol w:w="954"/>
        <w:gridCol w:w="921"/>
        <w:gridCol w:w="954"/>
        <w:gridCol w:w="962"/>
        <w:gridCol w:w="954"/>
        <w:gridCol w:w="954"/>
        <w:gridCol w:w="888"/>
        <w:gridCol w:w="897"/>
        <w:tblGridChange w:id="1067">
          <w:tblGrid>
            <w:gridCol w:w="1885"/>
            <w:gridCol w:w="1186"/>
            <w:gridCol w:w="941"/>
            <w:gridCol w:w="1293"/>
            <w:gridCol w:w="941"/>
            <w:gridCol w:w="941"/>
            <w:gridCol w:w="1053"/>
            <w:gridCol w:w="941"/>
            <w:gridCol w:w="941"/>
            <w:gridCol w:w="941"/>
            <w:gridCol w:w="941"/>
            <w:gridCol w:w="941"/>
            <w:gridCol w:w="1000"/>
          </w:tblGrid>
        </w:tblGridChange>
      </w:tblGrid>
      <w:tr w:rsidR="002E2B46" w:rsidRPr="002E2B46" w14:paraId="435E1287" w14:textId="77777777" w:rsidTr="00D065C0">
        <w:trPr>
          <w:trHeight w:val="264"/>
          <w:trPrChange w:id="1068" w:author="Jon.Richar" w:date="2024-03-02T11:51:00Z">
            <w:trPr>
              <w:trHeight w:val="288"/>
            </w:trPr>
          </w:trPrChange>
        </w:trPr>
        <w:tc>
          <w:tcPr>
            <w:tcW w:w="1912" w:type="dxa"/>
            <w:shd w:val="clear" w:color="auto" w:fill="auto"/>
            <w:noWrap/>
            <w:vAlign w:val="bottom"/>
            <w:hideMark/>
            <w:tcPrChange w:id="1069" w:author="Jon.Richar" w:date="2024-03-02T11:51:00Z">
              <w:tcPr>
                <w:tcW w:w="1885" w:type="dxa"/>
                <w:shd w:val="clear" w:color="auto" w:fill="auto"/>
                <w:noWrap/>
                <w:vAlign w:val="bottom"/>
                <w:hideMark/>
              </w:tcPr>
            </w:tcPrChange>
          </w:tcPr>
          <w:p w14:paraId="2D63F798"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lastRenderedPageBreak/>
              <w:t>Hypothesis</w:t>
            </w:r>
          </w:p>
        </w:tc>
        <w:tc>
          <w:tcPr>
            <w:tcW w:w="1203" w:type="dxa"/>
            <w:shd w:val="clear" w:color="auto" w:fill="auto"/>
            <w:noWrap/>
            <w:vAlign w:val="bottom"/>
            <w:hideMark/>
            <w:tcPrChange w:id="1070" w:author="Jon.Richar" w:date="2024-03-02T11:51:00Z">
              <w:tcPr>
                <w:tcW w:w="1186" w:type="dxa"/>
                <w:shd w:val="clear" w:color="auto" w:fill="auto"/>
                <w:noWrap/>
                <w:vAlign w:val="bottom"/>
                <w:hideMark/>
              </w:tcPr>
            </w:tcPrChange>
          </w:tcPr>
          <w:p w14:paraId="6F1E3AF0"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p>
        </w:tc>
        <w:tc>
          <w:tcPr>
            <w:tcW w:w="954" w:type="dxa"/>
            <w:shd w:val="clear" w:color="auto" w:fill="auto"/>
            <w:noWrap/>
            <w:vAlign w:val="bottom"/>
            <w:hideMark/>
            <w:tcPrChange w:id="1071" w:author="Jon.Richar" w:date="2024-03-02T11:51:00Z">
              <w:tcPr>
                <w:tcW w:w="941" w:type="dxa"/>
                <w:shd w:val="clear" w:color="auto" w:fill="auto"/>
                <w:noWrap/>
                <w:vAlign w:val="bottom"/>
                <w:hideMark/>
              </w:tcPr>
            </w:tcPrChange>
          </w:tcPr>
          <w:p w14:paraId="75C7F64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072" w:author="Jon.Richar" w:date="2024-03-02T11:51:00Z">
              <w:tcPr>
                <w:tcW w:w="1293" w:type="dxa"/>
                <w:shd w:val="clear" w:color="auto" w:fill="auto"/>
                <w:noWrap/>
                <w:vAlign w:val="bottom"/>
                <w:hideMark/>
              </w:tcPr>
            </w:tcPrChange>
          </w:tcPr>
          <w:p w14:paraId="134013F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Male RKC</w:t>
            </w:r>
          </w:p>
        </w:tc>
        <w:tc>
          <w:tcPr>
            <w:tcW w:w="954" w:type="dxa"/>
            <w:shd w:val="clear" w:color="auto" w:fill="auto"/>
            <w:noWrap/>
            <w:vAlign w:val="bottom"/>
            <w:hideMark/>
            <w:tcPrChange w:id="1073" w:author="Jon.Richar" w:date="2024-03-02T11:51:00Z">
              <w:tcPr>
                <w:tcW w:w="941" w:type="dxa"/>
                <w:shd w:val="clear" w:color="auto" w:fill="auto"/>
                <w:noWrap/>
                <w:vAlign w:val="bottom"/>
                <w:hideMark/>
              </w:tcPr>
            </w:tcPrChange>
          </w:tcPr>
          <w:p w14:paraId="1C4B4659"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074" w:author="Jon.Richar" w:date="2024-03-02T11:51:00Z">
              <w:tcPr>
                <w:tcW w:w="941" w:type="dxa"/>
                <w:shd w:val="clear" w:color="auto" w:fill="auto"/>
                <w:noWrap/>
                <w:vAlign w:val="bottom"/>
                <w:hideMark/>
              </w:tcPr>
            </w:tcPrChange>
          </w:tcPr>
          <w:p w14:paraId="0ED686B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075" w:author="Jon.Richar" w:date="2024-03-02T11:51:00Z">
              <w:tcPr>
                <w:tcW w:w="1053" w:type="dxa"/>
                <w:shd w:val="clear" w:color="auto" w:fill="auto"/>
                <w:noWrap/>
                <w:vAlign w:val="bottom"/>
                <w:hideMark/>
              </w:tcPr>
            </w:tcPrChange>
          </w:tcPr>
          <w:p w14:paraId="56FB182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076" w:author="Jon.Richar" w:date="2024-03-02T11:51:00Z">
              <w:tcPr>
                <w:tcW w:w="941" w:type="dxa"/>
                <w:shd w:val="clear" w:color="auto" w:fill="auto"/>
                <w:noWrap/>
                <w:vAlign w:val="bottom"/>
                <w:hideMark/>
              </w:tcPr>
            </w:tcPrChange>
          </w:tcPr>
          <w:p w14:paraId="79D9C1A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077" w:author="Jon.Richar" w:date="2024-03-02T11:51:00Z">
              <w:tcPr>
                <w:tcW w:w="941" w:type="dxa"/>
                <w:shd w:val="clear" w:color="auto" w:fill="auto"/>
                <w:noWrap/>
                <w:vAlign w:val="bottom"/>
                <w:hideMark/>
              </w:tcPr>
            </w:tcPrChange>
          </w:tcPr>
          <w:p w14:paraId="31E6A2FF"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078" w:author="Jon.Richar" w:date="2024-03-02T11:51:00Z">
              <w:tcPr>
                <w:tcW w:w="941" w:type="dxa"/>
                <w:shd w:val="clear" w:color="auto" w:fill="auto"/>
                <w:noWrap/>
                <w:vAlign w:val="bottom"/>
                <w:hideMark/>
              </w:tcPr>
            </w:tcPrChange>
          </w:tcPr>
          <w:p w14:paraId="7807D23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079" w:author="Jon.Richar" w:date="2024-03-02T11:51:00Z">
              <w:tcPr>
                <w:tcW w:w="941" w:type="dxa"/>
                <w:shd w:val="clear" w:color="auto" w:fill="auto"/>
                <w:noWrap/>
                <w:vAlign w:val="bottom"/>
                <w:hideMark/>
              </w:tcPr>
            </w:tcPrChange>
          </w:tcPr>
          <w:p w14:paraId="5F17C5E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080" w:author="Jon.Richar" w:date="2024-03-02T11:51:00Z">
              <w:tcPr>
                <w:tcW w:w="941" w:type="dxa"/>
                <w:shd w:val="clear" w:color="auto" w:fill="auto"/>
                <w:noWrap/>
                <w:vAlign w:val="bottom"/>
                <w:hideMark/>
              </w:tcPr>
            </w:tcPrChange>
          </w:tcPr>
          <w:p w14:paraId="2E0FB43D"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081" w:author="Jon.Richar" w:date="2024-03-02T11:51:00Z">
              <w:tcPr>
                <w:tcW w:w="1000" w:type="dxa"/>
                <w:shd w:val="clear" w:color="auto" w:fill="auto"/>
                <w:noWrap/>
                <w:vAlign w:val="bottom"/>
                <w:hideMark/>
              </w:tcPr>
            </w:tcPrChange>
          </w:tcPr>
          <w:p w14:paraId="2B825E08" w14:textId="77777777" w:rsidR="002E2B46" w:rsidRPr="002E2B46" w:rsidRDefault="002E2B46" w:rsidP="003A3A07">
            <w:pPr>
              <w:spacing w:after="0" w:line="240" w:lineRule="auto"/>
              <w:ind w:left="-102"/>
              <w:rPr>
                <w:rFonts w:ascii="Times New Roman" w:eastAsia="Times New Roman" w:hAnsi="Times New Roman" w:cs="Times New Roman"/>
                <w:sz w:val="18"/>
                <w:szCs w:val="18"/>
              </w:rPr>
            </w:pPr>
          </w:p>
        </w:tc>
      </w:tr>
      <w:tr w:rsidR="002E2B46" w:rsidRPr="002E2B46" w14:paraId="012F1755" w14:textId="77777777" w:rsidTr="00D065C0">
        <w:trPr>
          <w:trHeight w:val="264"/>
          <w:trPrChange w:id="1082" w:author="Jon.Richar" w:date="2024-03-02T11:51:00Z">
            <w:trPr>
              <w:trHeight w:val="288"/>
            </w:trPr>
          </w:trPrChange>
        </w:trPr>
        <w:tc>
          <w:tcPr>
            <w:tcW w:w="1912" w:type="dxa"/>
            <w:shd w:val="clear" w:color="auto" w:fill="auto"/>
            <w:noWrap/>
            <w:vAlign w:val="bottom"/>
            <w:hideMark/>
            <w:tcPrChange w:id="1083" w:author="Jon.Richar" w:date="2024-03-02T11:51:00Z">
              <w:tcPr>
                <w:tcW w:w="1885" w:type="dxa"/>
                <w:shd w:val="clear" w:color="auto" w:fill="auto"/>
                <w:noWrap/>
                <w:vAlign w:val="bottom"/>
                <w:hideMark/>
              </w:tcPr>
            </w:tcPrChange>
          </w:tcPr>
          <w:p w14:paraId="0AF992AC"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a(SC#T))b</w:t>
            </w:r>
          </w:p>
        </w:tc>
        <w:tc>
          <w:tcPr>
            <w:tcW w:w="1203" w:type="dxa"/>
            <w:shd w:val="clear" w:color="auto" w:fill="auto"/>
            <w:noWrap/>
            <w:vAlign w:val="bottom"/>
            <w:hideMark/>
            <w:tcPrChange w:id="1084" w:author="Jon.Richar" w:date="2024-03-02T11:51:00Z">
              <w:tcPr>
                <w:tcW w:w="1186" w:type="dxa"/>
                <w:shd w:val="clear" w:color="auto" w:fill="auto"/>
                <w:noWrap/>
                <w:vAlign w:val="bottom"/>
                <w:hideMark/>
              </w:tcPr>
            </w:tcPrChange>
          </w:tcPr>
          <w:p w14:paraId="237C8ADB" w14:textId="75CF65C0"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085" w:author="Jon.Richar" w:date="2024-03-02T11:51:00Z">
              <w:tcPr>
                <w:tcW w:w="941" w:type="dxa"/>
                <w:shd w:val="clear" w:color="auto" w:fill="auto"/>
                <w:noWrap/>
                <w:vAlign w:val="bottom"/>
                <w:hideMark/>
              </w:tcPr>
            </w:tcPrChange>
          </w:tcPr>
          <w:p w14:paraId="7BE7BA2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086" w:author="Jon.Richar" w:date="2024-03-02T11:51:00Z">
              <w:tcPr>
                <w:tcW w:w="1293" w:type="dxa"/>
                <w:shd w:val="clear" w:color="auto" w:fill="auto"/>
                <w:noWrap/>
                <w:vAlign w:val="bottom"/>
                <w:hideMark/>
              </w:tcPr>
            </w:tcPrChange>
          </w:tcPr>
          <w:p w14:paraId="03DCD4F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087" w:author="Jon.Richar" w:date="2024-03-02T11:51:00Z">
              <w:tcPr>
                <w:tcW w:w="941" w:type="dxa"/>
                <w:shd w:val="clear" w:color="auto" w:fill="auto"/>
                <w:noWrap/>
                <w:vAlign w:val="bottom"/>
                <w:hideMark/>
              </w:tcPr>
            </w:tcPrChange>
          </w:tcPr>
          <w:p w14:paraId="49E2D22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aT*OS</w:t>
            </w:r>
          </w:p>
        </w:tc>
        <w:tc>
          <w:tcPr>
            <w:tcW w:w="954" w:type="dxa"/>
            <w:shd w:val="clear" w:color="auto" w:fill="auto"/>
            <w:noWrap/>
            <w:vAlign w:val="bottom"/>
            <w:hideMark/>
            <w:tcPrChange w:id="1088" w:author="Jon.Richar" w:date="2024-03-02T11:51:00Z">
              <w:tcPr>
                <w:tcW w:w="941" w:type="dxa"/>
                <w:shd w:val="clear" w:color="auto" w:fill="auto"/>
                <w:noWrap/>
                <w:vAlign w:val="bottom"/>
                <w:hideMark/>
              </w:tcPr>
            </w:tcPrChange>
          </w:tcPr>
          <w:p w14:paraId="1DA44A5B"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21" w:type="dxa"/>
            <w:shd w:val="clear" w:color="auto" w:fill="auto"/>
            <w:noWrap/>
            <w:vAlign w:val="bottom"/>
            <w:hideMark/>
            <w:tcPrChange w:id="1089" w:author="Jon.Richar" w:date="2024-03-02T11:51:00Z">
              <w:tcPr>
                <w:tcW w:w="1053" w:type="dxa"/>
                <w:shd w:val="clear" w:color="auto" w:fill="auto"/>
                <w:noWrap/>
                <w:vAlign w:val="bottom"/>
                <w:hideMark/>
              </w:tcPr>
            </w:tcPrChange>
          </w:tcPr>
          <w:p w14:paraId="42C53D0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54" w:type="dxa"/>
            <w:shd w:val="clear" w:color="auto" w:fill="auto"/>
            <w:noWrap/>
            <w:vAlign w:val="bottom"/>
            <w:hideMark/>
            <w:tcPrChange w:id="1090" w:author="Jon.Richar" w:date="2024-03-02T11:51:00Z">
              <w:tcPr>
                <w:tcW w:w="941" w:type="dxa"/>
                <w:shd w:val="clear" w:color="auto" w:fill="auto"/>
                <w:noWrap/>
                <w:vAlign w:val="bottom"/>
                <w:hideMark/>
              </w:tcPr>
            </w:tcPrChange>
          </w:tcPr>
          <w:p w14:paraId="23C329A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962" w:type="dxa"/>
            <w:shd w:val="clear" w:color="auto" w:fill="auto"/>
            <w:noWrap/>
            <w:vAlign w:val="bottom"/>
            <w:hideMark/>
            <w:tcPrChange w:id="1091" w:author="Jon.Richar" w:date="2024-03-02T11:51:00Z">
              <w:tcPr>
                <w:tcW w:w="941" w:type="dxa"/>
                <w:shd w:val="clear" w:color="auto" w:fill="auto"/>
                <w:noWrap/>
                <w:vAlign w:val="bottom"/>
                <w:hideMark/>
              </w:tcPr>
            </w:tcPrChange>
          </w:tcPr>
          <w:p w14:paraId="1122E6E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954" w:type="dxa"/>
            <w:shd w:val="clear" w:color="auto" w:fill="auto"/>
            <w:noWrap/>
            <w:vAlign w:val="bottom"/>
            <w:hideMark/>
            <w:tcPrChange w:id="1092" w:author="Jon.Richar" w:date="2024-03-02T11:51:00Z">
              <w:tcPr>
                <w:tcW w:w="941" w:type="dxa"/>
                <w:shd w:val="clear" w:color="auto" w:fill="auto"/>
                <w:noWrap/>
                <w:vAlign w:val="bottom"/>
                <w:hideMark/>
              </w:tcPr>
            </w:tcPrChange>
          </w:tcPr>
          <w:p w14:paraId="03002A7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c>
          <w:tcPr>
            <w:tcW w:w="954" w:type="dxa"/>
            <w:shd w:val="clear" w:color="auto" w:fill="auto"/>
            <w:noWrap/>
            <w:vAlign w:val="bottom"/>
            <w:hideMark/>
            <w:tcPrChange w:id="1093" w:author="Jon.Richar" w:date="2024-03-02T11:51:00Z">
              <w:tcPr>
                <w:tcW w:w="941" w:type="dxa"/>
                <w:shd w:val="clear" w:color="auto" w:fill="auto"/>
                <w:noWrap/>
                <w:vAlign w:val="bottom"/>
                <w:hideMark/>
              </w:tcPr>
            </w:tcPrChange>
          </w:tcPr>
          <w:p w14:paraId="38690FB0"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888" w:type="dxa"/>
            <w:shd w:val="clear" w:color="auto" w:fill="auto"/>
            <w:noWrap/>
            <w:vAlign w:val="bottom"/>
            <w:hideMark/>
            <w:tcPrChange w:id="1094" w:author="Jon.Richar" w:date="2024-03-02T11:51:00Z">
              <w:tcPr>
                <w:tcW w:w="941" w:type="dxa"/>
                <w:shd w:val="clear" w:color="auto" w:fill="auto"/>
                <w:noWrap/>
                <w:vAlign w:val="bottom"/>
                <w:hideMark/>
              </w:tcPr>
            </w:tcPrChange>
          </w:tcPr>
          <w:p w14:paraId="318B963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095" w:author="Jon.Richar" w:date="2024-03-02T11:51:00Z">
              <w:tcPr>
                <w:tcW w:w="1000" w:type="dxa"/>
                <w:shd w:val="clear" w:color="auto" w:fill="auto"/>
                <w:noWrap/>
                <w:vAlign w:val="bottom"/>
                <w:hideMark/>
              </w:tcPr>
            </w:tcPrChange>
          </w:tcPr>
          <w:p w14:paraId="530EFDE5"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2F090B06" w14:textId="77777777" w:rsidTr="00D065C0">
        <w:trPr>
          <w:trHeight w:val="264"/>
          <w:trPrChange w:id="1096" w:author="Jon.Richar" w:date="2024-03-02T11:51:00Z">
            <w:trPr>
              <w:trHeight w:val="288"/>
            </w:trPr>
          </w:trPrChange>
        </w:trPr>
        <w:tc>
          <w:tcPr>
            <w:tcW w:w="1912" w:type="dxa"/>
            <w:shd w:val="clear" w:color="auto" w:fill="auto"/>
            <w:noWrap/>
            <w:vAlign w:val="bottom"/>
            <w:hideMark/>
            <w:tcPrChange w:id="1097" w:author="Jon.Richar" w:date="2024-03-02T11:51:00Z">
              <w:tcPr>
                <w:tcW w:w="1885" w:type="dxa"/>
                <w:shd w:val="clear" w:color="auto" w:fill="auto"/>
                <w:noWrap/>
                <w:vAlign w:val="bottom"/>
                <w:hideMark/>
              </w:tcPr>
            </w:tcPrChange>
          </w:tcPr>
          <w:p w14:paraId="069EC2E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098" w:author="Jon.Richar" w:date="2024-03-02T11:51:00Z">
              <w:tcPr>
                <w:tcW w:w="1186" w:type="dxa"/>
                <w:shd w:val="clear" w:color="auto" w:fill="auto"/>
                <w:noWrap/>
                <w:vAlign w:val="bottom"/>
                <w:hideMark/>
              </w:tcPr>
            </w:tcPrChange>
          </w:tcPr>
          <w:p w14:paraId="13A76259"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099" w:author="Jon.Richar" w:date="2024-03-02T11:51:00Z">
              <w:tcPr>
                <w:tcW w:w="941" w:type="dxa"/>
                <w:shd w:val="clear" w:color="auto" w:fill="auto"/>
                <w:noWrap/>
                <w:vAlign w:val="bottom"/>
                <w:hideMark/>
              </w:tcPr>
            </w:tcPrChange>
          </w:tcPr>
          <w:p w14:paraId="1774B42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-3.38775</w:t>
            </w:r>
          </w:p>
        </w:tc>
        <w:tc>
          <w:tcPr>
            <w:tcW w:w="1403" w:type="dxa"/>
            <w:shd w:val="clear" w:color="auto" w:fill="auto"/>
            <w:noWrap/>
            <w:vAlign w:val="bottom"/>
            <w:hideMark/>
            <w:tcPrChange w:id="1100" w:author="Jon.Richar" w:date="2024-03-02T11:51:00Z">
              <w:tcPr>
                <w:tcW w:w="1293" w:type="dxa"/>
                <w:shd w:val="clear" w:color="auto" w:fill="auto"/>
                <w:noWrap/>
                <w:vAlign w:val="bottom"/>
                <w:hideMark/>
              </w:tcPr>
            </w:tcPrChange>
          </w:tcPr>
          <w:p w14:paraId="7330F3A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0.00216</w:t>
            </w:r>
          </w:p>
        </w:tc>
        <w:tc>
          <w:tcPr>
            <w:tcW w:w="954" w:type="dxa"/>
            <w:shd w:val="clear" w:color="auto" w:fill="auto"/>
            <w:noWrap/>
            <w:vAlign w:val="bottom"/>
            <w:hideMark/>
            <w:tcPrChange w:id="1101" w:author="Jon.Richar" w:date="2024-03-02T11:51:00Z">
              <w:tcPr>
                <w:tcW w:w="941" w:type="dxa"/>
                <w:shd w:val="clear" w:color="auto" w:fill="auto"/>
                <w:noWrap/>
                <w:vAlign w:val="bottom"/>
                <w:hideMark/>
              </w:tcPr>
            </w:tcPrChange>
          </w:tcPr>
          <w:p w14:paraId="37FF25E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0.00466</w:t>
            </w:r>
          </w:p>
        </w:tc>
        <w:tc>
          <w:tcPr>
            <w:tcW w:w="954" w:type="dxa"/>
            <w:shd w:val="clear" w:color="auto" w:fill="auto"/>
            <w:noWrap/>
            <w:vAlign w:val="bottom"/>
            <w:hideMark/>
            <w:tcPrChange w:id="1102" w:author="Jon.Richar" w:date="2024-03-02T11:51:00Z">
              <w:tcPr>
                <w:tcW w:w="941" w:type="dxa"/>
                <w:shd w:val="clear" w:color="auto" w:fill="auto"/>
                <w:noWrap/>
                <w:vAlign w:val="bottom"/>
                <w:hideMark/>
              </w:tcPr>
            </w:tcPrChange>
          </w:tcPr>
          <w:p w14:paraId="525D3C9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0.02593</w:t>
            </w:r>
          </w:p>
        </w:tc>
        <w:tc>
          <w:tcPr>
            <w:tcW w:w="921" w:type="dxa"/>
            <w:shd w:val="clear" w:color="auto" w:fill="auto"/>
            <w:noWrap/>
            <w:vAlign w:val="bottom"/>
            <w:hideMark/>
            <w:tcPrChange w:id="1103" w:author="Jon.Richar" w:date="2024-03-02T11:51:00Z">
              <w:tcPr>
                <w:tcW w:w="1053" w:type="dxa"/>
                <w:shd w:val="clear" w:color="auto" w:fill="auto"/>
                <w:noWrap/>
                <w:vAlign w:val="bottom"/>
                <w:hideMark/>
              </w:tcPr>
            </w:tcPrChange>
          </w:tcPr>
          <w:p w14:paraId="5DE9955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3.12765</w:t>
            </w:r>
          </w:p>
        </w:tc>
        <w:tc>
          <w:tcPr>
            <w:tcW w:w="954" w:type="dxa"/>
            <w:shd w:val="clear" w:color="auto" w:fill="auto"/>
            <w:noWrap/>
            <w:vAlign w:val="bottom"/>
            <w:hideMark/>
            <w:tcPrChange w:id="1104" w:author="Jon.Richar" w:date="2024-03-02T11:51:00Z">
              <w:tcPr>
                <w:tcW w:w="941" w:type="dxa"/>
                <w:shd w:val="clear" w:color="auto" w:fill="auto"/>
                <w:noWrap/>
                <w:vAlign w:val="bottom"/>
                <w:hideMark/>
              </w:tcPr>
            </w:tcPrChange>
          </w:tcPr>
          <w:p w14:paraId="6512FE7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0.03585</w:t>
            </w:r>
          </w:p>
        </w:tc>
        <w:tc>
          <w:tcPr>
            <w:tcW w:w="962" w:type="dxa"/>
            <w:shd w:val="clear" w:color="auto" w:fill="auto"/>
            <w:noWrap/>
            <w:vAlign w:val="bottom"/>
            <w:hideMark/>
            <w:tcPrChange w:id="1105" w:author="Jon.Richar" w:date="2024-03-02T11:51:00Z">
              <w:tcPr>
                <w:tcW w:w="941" w:type="dxa"/>
                <w:shd w:val="clear" w:color="auto" w:fill="auto"/>
                <w:noWrap/>
                <w:vAlign w:val="bottom"/>
                <w:hideMark/>
              </w:tcPr>
            </w:tcPrChange>
          </w:tcPr>
          <w:p w14:paraId="24B8656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-9404.7</w:t>
            </w:r>
          </w:p>
        </w:tc>
        <w:tc>
          <w:tcPr>
            <w:tcW w:w="954" w:type="dxa"/>
            <w:shd w:val="clear" w:color="auto" w:fill="auto"/>
            <w:noWrap/>
            <w:vAlign w:val="bottom"/>
            <w:hideMark/>
            <w:tcPrChange w:id="1106" w:author="Jon.Richar" w:date="2024-03-02T11:51:00Z">
              <w:tcPr>
                <w:tcW w:w="941" w:type="dxa"/>
                <w:shd w:val="clear" w:color="auto" w:fill="auto"/>
                <w:noWrap/>
                <w:vAlign w:val="bottom"/>
                <w:hideMark/>
              </w:tcPr>
            </w:tcPrChange>
          </w:tcPr>
          <w:p w14:paraId="51181D2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-9392.7</w:t>
            </w:r>
          </w:p>
        </w:tc>
        <w:tc>
          <w:tcPr>
            <w:tcW w:w="954" w:type="dxa"/>
            <w:shd w:val="clear" w:color="auto" w:fill="auto"/>
            <w:noWrap/>
            <w:vAlign w:val="bottom"/>
            <w:hideMark/>
            <w:tcPrChange w:id="1107" w:author="Jon.Richar" w:date="2024-03-02T11:51:00Z">
              <w:tcPr>
                <w:tcW w:w="941" w:type="dxa"/>
                <w:shd w:val="clear" w:color="auto" w:fill="auto"/>
                <w:noWrap/>
                <w:vAlign w:val="bottom"/>
                <w:hideMark/>
              </w:tcPr>
            </w:tcPrChange>
          </w:tcPr>
          <w:p w14:paraId="2522519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88" w:type="dxa"/>
            <w:shd w:val="clear" w:color="auto" w:fill="auto"/>
            <w:noWrap/>
            <w:vAlign w:val="bottom"/>
            <w:hideMark/>
            <w:tcPrChange w:id="1108" w:author="Jon.Richar" w:date="2024-03-02T11:51:00Z">
              <w:tcPr>
                <w:tcW w:w="941" w:type="dxa"/>
                <w:shd w:val="clear" w:color="auto" w:fill="auto"/>
                <w:noWrap/>
                <w:vAlign w:val="bottom"/>
                <w:hideMark/>
              </w:tcPr>
            </w:tcPrChange>
          </w:tcPr>
          <w:p w14:paraId="30A18040"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09" w:author="Jon.Richar" w:date="2024-03-02T11:51:00Z">
              <w:tcPr>
                <w:tcW w:w="1000" w:type="dxa"/>
                <w:shd w:val="clear" w:color="auto" w:fill="auto"/>
                <w:noWrap/>
                <w:vAlign w:val="bottom"/>
                <w:hideMark/>
              </w:tcPr>
            </w:tcPrChange>
          </w:tcPr>
          <w:p w14:paraId="3EC1E207"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62BA53B9" w14:textId="77777777" w:rsidTr="00D065C0">
        <w:trPr>
          <w:trHeight w:val="264"/>
          <w:trPrChange w:id="1110" w:author="Jon.Richar" w:date="2024-03-02T11:51:00Z">
            <w:trPr>
              <w:trHeight w:val="288"/>
            </w:trPr>
          </w:trPrChange>
        </w:trPr>
        <w:tc>
          <w:tcPr>
            <w:tcW w:w="1912" w:type="dxa"/>
            <w:shd w:val="clear" w:color="auto" w:fill="auto"/>
            <w:noWrap/>
            <w:vAlign w:val="bottom"/>
            <w:hideMark/>
            <w:tcPrChange w:id="1111" w:author="Jon.Richar" w:date="2024-03-02T11:51:00Z">
              <w:tcPr>
                <w:tcW w:w="1885" w:type="dxa"/>
                <w:shd w:val="clear" w:color="auto" w:fill="auto"/>
                <w:noWrap/>
                <w:vAlign w:val="bottom"/>
                <w:hideMark/>
              </w:tcPr>
            </w:tcPrChange>
          </w:tcPr>
          <w:p w14:paraId="08F8AEE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112" w:author="Jon.Richar" w:date="2024-03-02T11:51:00Z">
              <w:tcPr>
                <w:tcW w:w="1186" w:type="dxa"/>
                <w:shd w:val="clear" w:color="auto" w:fill="auto"/>
                <w:noWrap/>
                <w:vAlign w:val="bottom"/>
                <w:hideMark/>
              </w:tcPr>
            </w:tcPrChange>
          </w:tcPr>
          <w:p w14:paraId="475AF04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113" w:author="Jon.Richar" w:date="2024-03-02T11:51:00Z">
              <w:tcPr>
                <w:tcW w:w="941" w:type="dxa"/>
                <w:shd w:val="clear" w:color="auto" w:fill="auto"/>
                <w:noWrap/>
                <w:vAlign w:val="bottom"/>
                <w:hideMark/>
              </w:tcPr>
            </w:tcPrChange>
          </w:tcPr>
          <w:p w14:paraId="06C14A5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0.01524</w:t>
            </w:r>
          </w:p>
        </w:tc>
        <w:tc>
          <w:tcPr>
            <w:tcW w:w="1403" w:type="dxa"/>
            <w:shd w:val="clear" w:color="auto" w:fill="auto"/>
            <w:noWrap/>
            <w:vAlign w:val="bottom"/>
            <w:hideMark/>
            <w:tcPrChange w:id="1114" w:author="Jon.Richar" w:date="2024-03-02T11:51:00Z">
              <w:tcPr>
                <w:tcW w:w="1293" w:type="dxa"/>
                <w:shd w:val="clear" w:color="auto" w:fill="auto"/>
                <w:noWrap/>
                <w:vAlign w:val="bottom"/>
                <w:hideMark/>
              </w:tcPr>
            </w:tcPrChange>
          </w:tcPr>
          <w:p w14:paraId="404C831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0.00143</w:t>
            </w:r>
          </w:p>
        </w:tc>
        <w:tc>
          <w:tcPr>
            <w:tcW w:w="954" w:type="dxa"/>
            <w:shd w:val="clear" w:color="auto" w:fill="auto"/>
            <w:noWrap/>
            <w:vAlign w:val="bottom"/>
            <w:hideMark/>
            <w:tcPrChange w:id="1115" w:author="Jon.Richar" w:date="2024-03-02T11:51:00Z">
              <w:tcPr>
                <w:tcW w:w="941" w:type="dxa"/>
                <w:shd w:val="clear" w:color="auto" w:fill="auto"/>
                <w:noWrap/>
                <w:vAlign w:val="bottom"/>
                <w:hideMark/>
              </w:tcPr>
            </w:tcPrChange>
          </w:tcPr>
          <w:p w14:paraId="524E647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0.00160</w:t>
            </w:r>
          </w:p>
        </w:tc>
        <w:tc>
          <w:tcPr>
            <w:tcW w:w="954" w:type="dxa"/>
            <w:shd w:val="clear" w:color="auto" w:fill="auto"/>
            <w:noWrap/>
            <w:vAlign w:val="bottom"/>
            <w:hideMark/>
            <w:tcPrChange w:id="1116" w:author="Jon.Richar" w:date="2024-03-02T11:51:00Z">
              <w:tcPr>
                <w:tcW w:w="941" w:type="dxa"/>
                <w:shd w:val="clear" w:color="auto" w:fill="auto"/>
                <w:noWrap/>
                <w:vAlign w:val="bottom"/>
                <w:hideMark/>
              </w:tcPr>
            </w:tcPrChange>
          </w:tcPr>
          <w:p w14:paraId="247047C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0.00420</w:t>
            </w:r>
          </w:p>
        </w:tc>
        <w:tc>
          <w:tcPr>
            <w:tcW w:w="921" w:type="dxa"/>
            <w:shd w:val="clear" w:color="auto" w:fill="auto"/>
            <w:noWrap/>
            <w:vAlign w:val="bottom"/>
            <w:hideMark/>
            <w:tcPrChange w:id="1117" w:author="Jon.Richar" w:date="2024-03-02T11:51:00Z">
              <w:tcPr>
                <w:tcW w:w="1053" w:type="dxa"/>
                <w:shd w:val="clear" w:color="auto" w:fill="auto"/>
                <w:noWrap/>
                <w:vAlign w:val="bottom"/>
                <w:hideMark/>
              </w:tcPr>
            </w:tcPrChange>
          </w:tcPr>
          <w:p w14:paraId="027D5E8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0.00739</w:t>
            </w:r>
          </w:p>
        </w:tc>
        <w:tc>
          <w:tcPr>
            <w:tcW w:w="954" w:type="dxa"/>
            <w:shd w:val="clear" w:color="auto" w:fill="auto"/>
            <w:noWrap/>
            <w:vAlign w:val="bottom"/>
            <w:hideMark/>
            <w:tcPrChange w:id="1118" w:author="Jon.Richar" w:date="2024-03-02T11:51:00Z">
              <w:tcPr>
                <w:tcW w:w="941" w:type="dxa"/>
                <w:shd w:val="clear" w:color="auto" w:fill="auto"/>
                <w:noWrap/>
                <w:vAlign w:val="bottom"/>
                <w:hideMark/>
              </w:tcPr>
            </w:tcPrChange>
          </w:tcPr>
          <w:p w14:paraId="1EA0295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0.00051</w:t>
            </w:r>
          </w:p>
        </w:tc>
        <w:tc>
          <w:tcPr>
            <w:tcW w:w="962" w:type="dxa"/>
            <w:shd w:val="clear" w:color="auto" w:fill="auto"/>
            <w:noWrap/>
            <w:vAlign w:val="bottom"/>
            <w:hideMark/>
            <w:tcPrChange w:id="1119" w:author="Jon.Richar" w:date="2024-03-02T11:51:00Z">
              <w:tcPr>
                <w:tcW w:w="941" w:type="dxa"/>
                <w:shd w:val="clear" w:color="auto" w:fill="auto"/>
                <w:noWrap/>
                <w:vAlign w:val="bottom"/>
                <w:hideMark/>
              </w:tcPr>
            </w:tcPrChange>
          </w:tcPr>
          <w:p w14:paraId="015F200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120" w:author="Jon.Richar" w:date="2024-03-02T11:51:00Z">
              <w:tcPr>
                <w:tcW w:w="941" w:type="dxa"/>
                <w:shd w:val="clear" w:color="auto" w:fill="auto"/>
                <w:noWrap/>
                <w:vAlign w:val="bottom"/>
                <w:hideMark/>
              </w:tcPr>
            </w:tcPrChange>
          </w:tcPr>
          <w:p w14:paraId="395CEEE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21" w:author="Jon.Richar" w:date="2024-03-02T11:51:00Z">
              <w:tcPr>
                <w:tcW w:w="941" w:type="dxa"/>
                <w:shd w:val="clear" w:color="auto" w:fill="auto"/>
                <w:noWrap/>
                <w:vAlign w:val="bottom"/>
                <w:hideMark/>
              </w:tcPr>
            </w:tcPrChange>
          </w:tcPr>
          <w:p w14:paraId="3D461AD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22" w:author="Jon.Richar" w:date="2024-03-02T11:51:00Z">
              <w:tcPr>
                <w:tcW w:w="941" w:type="dxa"/>
                <w:shd w:val="clear" w:color="auto" w:fill="auto"/>
                <w:noWrap/>
                <w:vAlign w:val="bottom"/>
                <w:hideMark/>
              </w:tcPr>
            </w:tcPrChange>
          </w:tcPr>
          <w:p w14:paraId="45817AC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23" w:author="Jon.Richar" w:date="2024-03-02T11:51:00Z">
              <w:tcPr>
                <w:tcW w:w="1000" w:type="dxa"/>
                <w:shd w:val="clear" w:color="auto" w:fill="auto"/>
                <w:noWrap/>
                <w:vAlign w:val="bottom"/>
                <w:hideMark/>
              </w:tcPr>
            </w:tcPrChange>
          </w:tcPr>
          <w:p w14:paraId="134F4297"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7A65015B" w14:textId="77777777" w:rsidTr="00D065C0">
        <w:trPr>
          <w:trHeight w:val="264"/>
          <w:trPrChange w:id="1124" w:author="Jon.Richar" w:date="2024-03-02T11:51:00Z">
            <w:trPr>
              <w:trHeight w:val="288"/>
            </w:trPr>
          </w:trPrChange>
        </w:trPr>
        <w:tc>
          <w:tcPr>
            <w:tcW w:w="1912" w:type="dxa"/>
            <w:shd w:val="clear" w:color="auto" w:fill="auto"/>
            <w:noWrap/>
            <w:vAlign w:val="bottom"/>
            <w:hideMark/>
            <w:tcPrChange w:id="1125" w:author="Jon.Richar" w:date="2024-03-02T11:51:00Z">
              <w:tcPr>
                <w:tcW w:w="1885" w:type="dxa"/>
                <w:shd w:val="clear" w:color="auto" w:fill="auto"/>
                <w:noWrap/>
                <w:vAlign w:val="bottom"/>
                <w:hideMark/>
              </w:tcPr>
            </w:tcPrChange>
          </w:tcPr>
          <w:p w14:paraId="212ADB3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126" w:author="Jon.Richar" w:date="2024-03-02T11:51:00Z">
              <w:tcPr>
                <w:tcW w:w="1186" w:type="dxa"/>
                <w:shd w:val="clear" w:color="auto" w:fill="auto"/>
                <w:noWrap/>
                <w:vAlign w:val="bottom"/>
                <w:hideMark/>
              </w:tcPr>
            </w:tcPrChange>
          </w:tcPr>
          <w:p w14:paraId="042996B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27" w:author="Jon.Richar" w:date="2024-03-02T11:51:00Z">
              <w:tcPr>
                <w:tcW w:w="941" w:type="dxa"/>
                <w:shd w:val="clear" w:color="auto" w:fill="auto"/>
                <w:noWrap/>
                <w:vAlign w:val="bottom"/>
                <w:hideMark/>
              </w:tcPr>
            </w:tcPrChange>
          </w:tcPr>
          <w:p w14:paraId="4A88B9D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128" w:author="Jon.Richar" w:date="2024-03-02T11:51:00Z">
              <w:tcPr>
                <w:tcW w:w="1293" w:type="dxa"/>
                <w:shd w:val="clear" w:color="auto" w:fill="auto"/>
                <w:noWrap/>
                <w:vAlign w:val="bottom"/>
                <w:hideMark/>
              </w:tcPr>
            </w:tcPrChange>
          </w:tcPr>
          <w:p w14:paraId="7A4F07A8"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Female RKC</w:t>
            </w:r>
          </w:p>
        </w:tc>
        <w:tc>
          <w:tcPr>
            <w:tcW w:w="954" w:type="dxa"/>
            <w:shd w:val="clear" w:color="auto" w:fill="auto"/>
            <w:noWrap/>
            <w:vAlign w:val="bottom"/>
            <w:hideMark/>
            <w:tcPrChange w:id="1129" w:author="Jon.Richar" w:date="2024-03-02T11:51:00Z">
              <w:tcPr>
                <w:tcW w:w="941" w:type="dxa"/>
                <w:shd w:val="clear" w:color="auto" w:fill="auto"/>
                <w:noWrap/>
                <w:vAlign w:val="bottom"/>
                <w:hideMark/>
              </w:tcPr>
            </w:tcPrChange>
          </w:tcPr>
          <w:p w14:paraId="44E5B6F6"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130" w:author="Jon.Richar" w:date="2024-03-02T11:51:00Z">
              <w:tcPr>
                <w:tcW w:w="941" w:type="dxa"/>
                <w:shd w:val="clear" w:color="auto" w:fill="auto"/>
                <w:noWrap/>
                <w:vAlign w:val="bottom"/>
                <w:hideMark/>
              </w:tcPr>
            </w:tcPrChange>
          </w:tcPr>
          <w:p w14:paraId="3BA8C9D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131" w:author="Jon.Richar" w:date="2024-03-02T11:51:00Z">
              <w:tcPr>
                <w:tcW w:w="1053" w:type="dxa"/>
                <w:shd w:val="clear" w:color="auto" w:fill="auto"/>
                <w:noWrap/>
                <w:vAlign w:val="bottom"/>
                <w:hideMark/>
              </w:tcPr>
            </w:tcPrChange>
          </w:tcPr>
          <w:p w14:paraId="5553379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32" w:author="Jon.Richar" w:date="2024-03-02T11:51:00Z">
              <w:tcPr>
                <w:tcW w:w="941" w:type="dxa"/>
                <w:shd w:val="clear" w:color="auto" w:fill="auto"/>
                <w:noWrap/>
                <w:vAlign w:val="bottom"/>
                <w:hideMark/>
              </w:tcPr>
            </w:tcPrChange>
          </w:tcPr>
          <w:p w14:paraId="7488351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133" w:author="Jon.Richar" w:date="2024-03-02T11:51:00Z">
              <w:tcPr>
                <w:tcW w:w="941" w:type="dxa"/>
                <w:shd w:val="clear" w:color="auto" w:fill="auto"/>
                <w:noWrap/>
                <w:vAlign w:val="bottom"/>
                <w:hideMark/>
              </w:tcPr>
            </w:tcPrChange>
          </w:tcPr>
          <w:p w14:paraId="286A2ED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34" w:author="Jon.Richar" w:date="2024-03-02T11:51:00Z">
              <w:tcPr>
                <w:tcW w:w="941" w:type="dxa"/>
                <w:shd w:val="clear" w:color="auto" w:fill="auto"/>
                <w:noWrap/>
                <w:vAlign w:val="bottom"/>
                <w:hideMark/>
              </w:tcPr>
            </w:tcPrChange>
          </w:tcPr>
          <w:p w14:paraId="0C92D1E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35" w:author="Jon.Richar" w:date="2024-03-02T11:51:00Z">
              <w:tcPr>
                <w:tcW w:w="941" w:type="dxa"/>
                <w:shd w:val="clear" w:color="auto" w:fill="auto"/>
                <w:noWrap/>
                <w:vAlign w:val="bottom"/>
                <w:hideMark/>
              </w:tcPr>
            </w:tcPrChange>
          </w:tcPr>
          <w:p w14:paraId="778A894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36" w:author="Jon.Richar" w:date="2024-03-02T11:51:00Z">
              <w:tcPr>
                <w:tcW w:w="941" w:type="dxa"/>
                <w:shd w:val="clear" w:color="auto" w:fill="auto"/>
                <w:noWrap/>
                <w:vAlign w:val="bottom"/>
                <w:hideMark/>
              </w:tcPr>
            </w:tcPrChange>
          </w:tcPr>
          <w:p w14:paraId="18C1D2F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37" w:author="Jon.Richar" w:date="2024-03-02T11:51:00Z">
              <w:tcPr>
                <w:tcW w:w="1000" w:type="dxa"/>
                <w:shd w:val="clear" w:color="auto" w:fill="auto"/>
                <w:noWrap/>
                <w:vAlign w:val="bottom"/>
                <w:hideMark/>
              </w:tcPr>
            </w:tcPrChange>
          </w:tcPr>
          <w:p w14:paraId="5EC65984"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1F2D8ECC" w14:textId="77777777" w:rsidTr="00D065C0">
        <w:trPr>
          <w:trHeight w:val="264"/>
          <w:trPrChange w:id="1138" w:author="Jon.Richar" w:date="2024-03-02T11:51:00Z">
            <w:trPr>
              <w:trHeight w:val="288"/>
            </w:trPr>
          </w:trPrChange>
        </w:trPr>
        <w:tc>
          <w:tcPr>
            <w:tcW w:w="1912" w:type="dxa"/>
            <w:shd w:val="clear" w:color="auto" w:fill="auto"/>
            <w:noWrap/>
            <w:vAlign w:val="bottom"/>
            <w:hideMark/>
            <w:tcPrChange w:id="1139" w:author="Jon.Richar" w:date="2024-03-02T11:51:00Z">
              <w:tcPr>
                <w:tcW w:w="1885" w:type="dxa"/>
                <w:shd w:val="clear" w:color="auto" w:fill="auto"/>
                <w:noWrap/>
                <w:vAlign w:val="bottom"/>
                <w:hideMark/>
              </w:tcPr>
            </w:tcPrChange>
          </w:tcPr>
          <w:p w14:paraId="0FF1E930"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a(T)</w:t>
            </w:r>
          </w:p>
        </w:tc>
        <w:tc>
          <w:tcPr>
            <w:tcW w:w="1203" w:type="dxa"/>
            <w:shd w:val="clear" w:color="auto" w:fill="auto"/>
            <w:noWrap/>
            <w:vAlign w:val="center"/>
            <w:hideMark/>
            <w:tcPrChange w:id="1140" w:author="Jon.Richar" w:date="2024-03-02T11:51:00Z">
              <w:tcPr>
                <w:tcW w:w="1186" w:type="dxa"/>
                <w:shd w:val="clear" w:color="auto" w:fill="auto"/>
                <w:noWrap/>
                <w:vAlign w:val="center"/>
                <w:hideMark/>
              </w:tcPr>
            </w:tcPrChange>
          </w:tcPr>
          <w:p w14:paraId="4E8B83EB" w14:textId="5FE576C5"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141" w:author="Jon.Richar" w:date="2024-03-02T11:51:00Z">
              <w:tcPr>
                <w:tcW w:w="941" w:type="dxa"/>
                <w:shd w:val="clear" w:color="auto" w:fill="auto"/>
                <w:noWrap/>
                <w:vAlign w:val="bottom"/>
                <w:hideMark/>
              </w:tcPr>
            </w:tcPrChange>
          </w:tcPr>
          <w:p w14:paraId="5950B20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142" w:author="Jon.Richar" w:date="2024-03-02T11:51:00Z">
              <w:tcPr>
                <w:tcW w:w="1293" w:type="dxa"/>
                <w:shd w:val="clear" w:color="auto" w:fill="auto"/>
                <w:noWrap/>
                <w:vAlign w:val="bottom"/>
                <w:hideMark/>
              </w:tcPr>
            </w:tcPrChange>
          </w:tcPr>
          <w:p w14:paraId="07CA805A"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143" w:author="Jon.Richar" w:date="2024-03-02T11:51:00Z">
              <w:tcPr>
                <w:tcW w:w="941" w:type="dxa"/>
                <w:shd w:val="clear" w:color="auto" w:fill="auto"/>
                <w:noWrap/>
                <w:vAlign w:val="bottom"/>
                <w:hideMark/>
              </w:tcPr>
            </w:tcPrChange>
          </w:tcPr>
          <w:p w14:paraId="7EAAACF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54" w:type="dxa"/>
            <w:shd w:val="clear" w:color="auto" w:fill="auto"/>
            <w:noWrap/>
            <w:vAlign w:val="bottom"/>
            <w:hideMark/>
            <w:tcPrChange w:id="1144" w:author="Jon.Richar" w:date="2024-03-02T11:51:00Z">
              <w:tcPr>
                <w:tcW w:w="941" w:type="dxa"/>
                <w:shd w:val="clear" w:color="auto" w:fill="auto"/>
                <w:noWrap/>
                <w:vAlign w:val="bottom"/>
                <w:hideMark/>
              </w:tcPr>
            </w:tcPrChange>
          </w:tcPr>
          <w:p w14:paraId="74B9BF3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921" w:type="dxa"/>
            <w:shd w:val="clear" w:color="auto" w:fill="auto"/>
            <w:noWrap/>
            <w:vAlign w:val="bottom"/>
            <w:hideMark/>
            <w:tcPrChange w:id="1145" w:author="Jon.Richar" w:date="2024-03-02T11:51:00Z">
              <w:tcPr>
                <w:tcW w:w="1053" w:type="dxa"/>
                <w:shd w:val="clear" w:color="auto" w:fill="auto"/>
                <w:noWrap/>
                <w:vAlign w:val="bottom"/>
                <w:hideMark/>
              </w:tcPr>
            </w:tcPrChange>
          </w:tcPr>
          <w:p w14:paraId="14E9923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954" w:type="dxa"/>
            <w:shd w:val="clear" w:color="auto" w:fill="auto"/>
            <w:noWrap/>
            <w:vAlign w:val="bottom"/>
            <w:hideMark/>
            <w:tcPrChange w:id="1146" w:author="Jon.Richar" w:date="2024-03-02T11:51:00Z">
              <w:tcPr>
                <w:tcW w:w="941" w:type="dxa"/>
                <w:shd w:val="clear" w:color="auto" w:fill="auto"/>
                <w:noWrap/>
                <w:vAlign w:val="bottom"/>
                <w:hideMark/>
              </w:tcPr>
            </w:tcPrChange>
          </w:tcPr>
          <w:p w14:paraId="5F9A73A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c>
          <w:tcPr>
            <w:tcW w:w="962" w:type="dxa"/>
            <w:shd w:val="clear" w:color="auto" w:fill="auto"/>
            <w:noWrap/>
            <w:vAlign w:val="bottom"/>
            <w:hideMark/>
            <w:tcPrChange w:id="1147" w:author="Jon.Richar" w:date="2024-03-02T11:51:00Z">
              <w:tcPr>
                <w:tcW w:w="941" w:type="dxa"/>
                <w:shd w:val="clear" w:color="auto" w:fill="auto"/>
                <w:noWrap/>
                <w:vAlign w:val="bottom"/>
                <w:hideMark/>
              </w:tcPr>
            </w:tcPrChange>
          </w:tcPr>
          <w:p w14:paraId="4354F384"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148" w:author="Jon.Richar" w:date="2024-03-02T11:51:00Z">
              <w:tcPr>
                <w:tcW w:w="941" w:type="dxa"/>
                <w:shd w:val="clear" w:color="auto" w:fill="auto"/>
                <w:noWrap/>
                <w:vAlign w:val="bottom"/>
                <w:hideMark/>
              </w:tcPr>
            </w:tcPrChange>
          </w:tcPr>
          <w:p w14:paraId="2D0EDAD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49" w:author="Jon.Richar" w:date="2024-03-02T11:51:00Z">
              <w:tcPr>
                <w:tcW w:w="941" w:type="dxa"/>
                <w:shd w:val="clear" w:color="auto" w:fill="auto"/>
                <w:noWrap/>
                <w:vAlign w:val="bottom"/>
                <w:hideMark/>
              </w:tcPr>
            </w:tcPrChange>
          </w:tcPr>
          <w:p w14:paraId="2DEEDD7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50" w:author="Jon.Richar" w:date="2024-03-02T11:51:00Z">
              <w:tcPr>
                <w:tcW w:w="941" w:type="dxa"/>
                <w:shd w:val="clear" w:color="auto" w:fill="auto"/>
                <w:noWrap/>
                <w:vAlign w:val="bottom"/>
                <w:hideMark/>
              </w:tcPr>
            </w:tcPrChange>
          </w:tcPr>
          <w:p w14:paraId="3FB3439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51" w:author="Jon.Richar" w:date="2024-03-02T11:51:00Z">
              <w:tcPr>
                <w:tcW w:w="1000" w:type="dxa"/>
                <w:shd w:val="clear" w:color="auto" w:fill="auto"/>
                <w:noWrap/>
                <w:vAlign w:val="bottom"/>
                <w:hideMark/>
              </w:tcPr>
            </w:tcPrChange>
          </w:tcPr>
          <w:p w14:paraId="5B3519D9"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30FB88DF" w14:textId="77777777" w:rsidTr="00D065C0">
        <w:trPr>
          <w:trHeight w:val="264"/>
          <w:trPrChange w:id="1152" w:author="Jon.Richar" w:date="2024-03-02T11:51:00Z">
            <w:trPr>
              <w:trHeight w:val="288"/>
            </w:trPr>
          </w:trPrChange>
        </w:trPr>
        <w:tc>
          <w:tcPr>
            <w:tcW w:w="1912" w:type="dxa"/>
            <w:shd w:val="clear" w:color="auto" w:fill="auto"/>
            <w:noWrap/>
            <w:vAlign w:val="bottom"/>
            <w:hideMark/>
            <w:tcPrChange w:id="1153" w:author="Jon.Richar" w:date="2024-03-02T11:51:00Z">
              <w:tcPr>
                <w:tcW w:w="1885" w:type="dxa"/>
                <w:shd w:val="clear" w:color="auto" w:fill="auto"/>
                <w:noWrap/>
                <w:vAlign w:val="bottom"/>
                <w:hideMark/>
              </w:tcPr>
            </w:tcPrChange>
          </w:tcPr>
          <w:p w14:paraId="31CBF05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154" w:author="Jon.Richar" w:date="2024-03-02T11:51:00Z">
              <w:tcPr>
                <w:tcW w:w="1186" w:type="dxa"/>
                <w:shd w:val="clear" w:color="auto" w:fill="auto"/>
                <w:noWrap/>
                <w:vAlign w:val="bottom"/>
                <w:hideMark/>
              </w:tcPr>
            </w:tcPrChange>
          </w:tcPr>
          <w:p w14:paraId="77D01756"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155" w:author="Jon.Richar" w:date="2024-03-02T11:51:00Z">
              <w:tcPr>
                <w:tcW w:w="941" w:type="dxa"/>
                <w:shd w:val="clear" w:color="auto" w:fill="auto"/>
                <w:noWrap/>
                <w:vAlign w:val="bottom"/>
                <w:hideMark/>
              </w:tcPr>
            </w:tcPrChange>
          </w:tcPr>
          <w:p w14:paraId="051C475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-2.31951</w:t>
            </w:r>
          </w:p>
        </w:tc>
        <w:tc>
          <w:tcPr>
            <w:tcW w:w="1403" w:type="dxa"/>
            <w:shd w:val="clear" w:color="auto" w:fill="auto"/>
            <w:noWrap/>
            <w:vAlign w:val="bottom"/>
            <w:hideMark/>
            <w:tcPrChange w:id="1156" w:author="Jon.Richar" w:date="2024-03-02T11:51:00Z">
              <w:tcPr>
                <w:tcW w:w="1293" w:type="dxa"/>
                <w:shd w:val="clear" w:color="auto" w:fill="auto"/>
                <w:noWrap/>
                <w:vAlign w:val="bottom"/>
                <w:hideMark/>
              </w:tcPr>
            </w:tcPrChange>
          </w:tcPr>
          <w:p w14:paraId="28EA7DD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0.00230</w:t>
            </w:r>
          </w:p>
        </w:tc>
        <w:tc>
          <w:tcPr>
            <w:tcW w:w="954" w:type="dxa"/>
            <w:shd w:val="clear" w:color="auto" w:fill="auto"/>
            <w:noWrap/>
            <w:vAlign w:val="bottom"/>
            <w:hideMark/>
            <w:tcPrChange w:id="1157" w:author="Jon.Richar" w:date="2024-03-02T11:51:00Z">
              <w:tcPr>
                <w:tcW w:w="941" w:type="dxa"/>
                <w:shd w:val="clear" w:color="auto" w:fill="auto"/>
                <w:noWrap/>
                <w:vAlign w:val="bottom"/>
                <w:hideMark/>
              </w:tcPr>
            </w:tcPrChange>
          </w:tcPr>
          <w:p w14:paraId="46EAB71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2.59441</w:t>
            </w:r>
          </w:p>
        </w:tc>
        <w:tc>
          <w:tcPr>
            <w:tcW w:w="954" w:type="dxa"/>
            <w:shd w:val="clear" w:color="auto" w:fill="auto"/>
            <w:noWrap/>
            <w:vAlign w:val="bottom"/>
            <w:hideMark/>
            <w:tcPrChange w:id="1158" w:author="Jon.Richar" w:date="2024-03-02T11:51:00Z">
              <w:tcPr>
                <w:tcW w:w="941" w:type="dxa"/>
                <w:shd w:val="clear" w:color="auto" w:fill="auto"/>
                <w:noWrap/>
                <w:vAlign w:val="bottom"/>
                <w:hideMark/>
              </w:tcPr>
            </w:tcPrChange>
          </w:tcPr>
          <w:p w14:paraId="357F9FB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0.02979</w:t>
            </w:r>
          </w:p>
        </w:tc>
        <w:tc>
          <w:tcPr>
            <w:tcW w:w="921" w:type="dxa"/>
            <w:shd w:val="clear" w:color="auto" w:fill="auto"/>
            <w:noWrap/>
            <w:vAlign w:val="bottom"/>
            <w:hideMark/>
            <w:tcPrChange w:id="1159" w:author="Jon.Richar" w:date="2024-03-02T11:51:00Z">
              <w:tcPr>
                <w:tcW w:w="1053" w:type="dxa"/>
                <w:shd w:val="clear" w:color="auto" w:fill="auto"/>
                <w:noWrap/>
                <w:vAlign w:val="bottom"/>
                <w:hideMark/>
              </w:tcPr>
            </w:tcPrChange>
          </w:tcPr>
          <w:p w14:paraId="7C1FE515" w14:textId="77777777" w:rsidR="002E2B46" w:rsidRPr="002E2B46" w:rsidRDefault="002E2B46" w:rsidP="002E2B46">
            <w:pPr>
              <w:spacing w:after="0" w:line="240" w:lineRule="auto"/>
              <w:ind w:left="-102"/>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-4245.118</w:t>
            </w:r>
          </w:p>
        </w:tc>
        <w:tc>
          <w:tcPr>
            <w:tcW w:w="954" w:type="dxa"/>
            <w:shd w:val="clear" w:color="auto" w:fill="auto"/>
            <w:noWrap/>
            <w:vAlign w:val="bottom"/>
            <w:hideMark/>
            <w:tcPrChange w:id="1160" w:author="Jon.Richar" w:date="2024-03-02T11:51:00Z">
              <w:tcPr>
                <w:tcW w:w="941" w:type="dxa"/>
                <w:shd w:val="clear" w:color="auto" w:fill="auto"/>
                <w:noWrap/>
                <w:vAlign w:val="bottom"/>
                <w:hideMark/>
              </w:tcPr>
            </w:tcPrChange>
          </w:tcPr>
          <w:p w14:paraId="6EA4452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-4237.1</w:t>
            </w:r>
          </w:p>
        </w:tc>
        <w:tc>
          <w:tcPr>
            <w:tcW w:w="962" w:type="dxa"/>
            <w:shd w:val="clear" w:color="auto" w:fill="auto"/>
            <w:noWrap/>
            <w:vAlign w:val="bottom"/>
            <w:hideMark/>
            <w:tcPrChange w:id="1161" w:author="Jon.Richar" w:date="2024-03-02T11:51:00Z">
              <w:tcPr>
                <w:tcW w:w="941" w:type="dxa"/>
                <w:shd w:val="clear" w:color="auto" w:fill="auto"/>
                <w:noWrap/>
                <w:vAlign w:val="bottom"/>
                <w:hideMark/>
              </w:tcPr>
            </w:tcPrChange>
          </w:tcPr>
          <w:p w14:paraId="2EFD99A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162" w:author="Jon.Richar" w:date="2024-03-02T11:51:00Z">
              <w:tcPr>
                <w:tcW w:w="941" w:type="dxa"/>
                <w:shd w:val="clear" w:color="auto" w:fill="auto"/>
                <w:noWrap/>
                <w:vAlign w:val="bottom"/>
                <w:hideMark/>
              </w:tcPr>
            </w:tcPrChange>
          </w:tcPr>
          <w:p w14:paraId="51FC3CD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63" w:author="Jon.Richar" w:date="2024-03-02T11:51:00Z">
              <w:tcPr>
                <w:tcW w:w="941" w:type="dxa"/>
                <w:shd w:val="clear" w:color="auto" w:fill="auto"/>
                <w:noWrap/>
                <w:vAlign w:val="bottom"/>
                <w:hideMark/>
              </w:tcPr>
            </w:tcPrChange>
          </w:tcPr>
          <w:p w14:paraId="54B7AFA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64" w:author="Jon.Richar" w:date="2024-03-02T11:51:00Z">
              <w:tcPr>
                <w:tcW w:w="941" w:type="dxa"/>
                <w:shd w:val="clear" w:color="auto" w:fill="auto"/>
                <w:noWrap/>
                <w:vAlign w:val="bottom"/>
                <w:hideMark/>
              </w:tcPr>
            </w:tcPrChange>
          </w:tcPr>
          <w:p w14:paraId="25DB149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65" w:author="Jon.Richar" w:date="2024-03-02T11:51:00Z">
              <w:tcPr>
                <w:tcW w:w="1000" w:type="dxa"/>
                <w:shd w:val="clear" w:color="auto" w:fill="auto"/>
                <w:noWrap/>
                <w:vAlign w:val="bottom"/>
                <w:hideMark/>
              </w:tcPr>
            </w:tcPrChange>
          </w:tcPr>
          <w:p w14:paraId="60B23DD9"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564A38CA" w14:textId="77777777" w:rsidTr="00D065C0">
        <w:trPr>
          <w:trHeight w:val="264"/>
          <w:trPrChange w:id="1166" w:author="Jon.Richar" w:date="2024-03-02T11:51:00Z">
            <w:trPr>
              <w:trHeight w:val="288"/>
            </w:trPr>
          </w:trPrChange>
        </w:trPr>
        <w:tc>
          <w:tcPr>
            <w:tcW w:w="1912" w:type="dxa"/>
            <w:shd w:val="clear" w:color="auto" w:fill="auto"/>
            <w:noWrap/>
            <w:vAlign w:val="bottom"/>
            <w:hideMark/>
            <w:tcPrChange w:id="1167" w:author="Jon.Richar" w:date="2024-03-02T11:51:00Z">
              <w:tcPr>
                <w:tcW w:w="1885" w:type="dxa"/>
                <w:shd w:val="clear" w:color="auto" w:fill="auto"/>
                <w:noWrap/>
                <w:vAlign w:val="bottom"/>
                <w:hideMark/>
              </w:tcPr>
            </w:tcPrChange>
          </w:tcPr>
          <w:p w14:paraId="3CBEA116"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168" w:author="Jon.Richar" w:date="2024-03-02T11:51:00Z">
              <w:tcPr>
                <w:tcW w:w="1186" w:type="dxa"/>
                <w:shd w:val="clear" w:color="auto" w:fill="auto"/>
                <w:noWrap/>
                <w:vAlign w:val="bottom"/>
                <w:hideMark/>
              </w:tcPr>
            </w:tcPrChange>
          </w:tcPr>
          <w:p w14:paraId="7836AD2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169" w:author="Jon.Richar" w:date="2024-03-02T11:51:00Z">
              <w:tcPr>
                <w:tcW w:w="941" w:type="dxa"/>
                <w:shd w:val="clear" w:color="auto" w:fill="auto"/>
                <w:noWrap/>
                <w:vAlign w:val="bottom"/>
                <w:hideMark/>
              </w:tcPr>
            </w:tcPrChange>
          </w:tcPr>
          <w:p w14:paraId="649E453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0.03363</w:t>
            </w:r>
          </w:p>
        </w:tc>
        <w:tc>
          <w:tcPr>
            <w:tcW w:w="1403" w:type="dxa"/>
            <w:shd w:val="clear" w:color="auto" w:fill="auto"/>
            <w:noWrap/>
            <w:vAlign w:val="bottom"/>
            <w:hideMark/>
            <w:tcPrChange w:id="1170" w:author="Jon.Richar" w:date="2024-03-02T11:51:00Z">
              <w:tcPr>
                <w:tcW w:w="1293" w:type="dxa"/>
                <w:shd w:val="clear" w:color="auto" w:fill="auto"/>
                <w:noWrap/>
                <w:vAlign w:val="bottom"/>
                <w:hideMark/>
              </w:tcPr>
            </w:tcPrChange>
          </w:tcPr>
          <w:p w14:paraId="26D1BC0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0.00080</w:t>
            </w:r>
          </w:p>
        </w:tc>
        <w:tc>
          <w:tcPr>
            <w:tcW w:w="954" w:type="dxa"/>
            <w:shd w:val="clear" w:color="auto" w:fill="auto"/>
            <w:noWrap/>
            <w:vAlign w:val="bottom"/>
            <w:hideMark/>
            <w:tcPrChange w:id="1171" w:author="Jon.Richar" w:date="2024-03-02T11:51:00Z">
              <w:tcPr>
                <w:tcW w:w="941" w:type="dxa"/>
                <w:shd w:val="clear" w:color="auto" w:fill="auto"/>
                <w:noWrap/>
                <w:vAlign w:val="bottom"/>
                <w:hideMark/>
              </w:tcPr>
            </w:tcPrChange>
          </w:tcPr>
          <w:p w14:paraId="57270DBE"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0.01661</w:t>
            </w:r>
          </w:p>
        </w:tc>
        <w:tc>
          <w:tcPr>
            <w:tcW w:w="954" w:type="dxa"/>
            <w:shd w:val="clear" w:color="auto" w:fill="auto"/>
            <w:noWrap/>
            <w:vAlign w:val="bottom"/>
            <w:hideMark/>
            <w:tcPrChange w:id="1172" w:author="Jon.Richar" w:date="2024-03-02T11:51:00Z">
              <w:tcPr>
                <w:tcW w:w="941" w:type="dxa"/>
                <w:shd w:val="clear" w:color="auto" w:fill="auto"/>
                <w:noWrap/>
                <w:vAlign w:val="bottom"/>
                <w:hideMark/>
              </w:tcPr>
            </w:tcPrChange>
          </w:tcPr>
          <w:p w14:paraId="10470A8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0.00066</w:t>
            </w:r>
          </w:p>
        </w:tc>
        <w:tc>
          <w:tcPr>
            <w:tcW w:w="921" w:type="dxa"/>
            <w:shd w:val="clear" w:color="auto" w:fill="auto"/>
            <w:noWrap/>
            <w:vAlign w:val="bottom"/>
            <w:hideMark/>
            <w:tcPrChange w:id="1173" w:author="Jon.Richar" w:date="2024-03-02T11:51:00Z">
              <w:tcPr>
                <w:tcW w:w="1053" w:type="dxa"/>
                <w:shd w:val="clear" w:color="auto" w:fill="auto"/>
                <w:noWrap/>
                <w:vAlign w:val="bottom"/>
                <w:hideMark/>
              </w:tcPr>
            </w:tcPrChange>
          </w:tcPr>
          <w:p w14:paraId="106B314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174" w:author="Jon.Richar" w:date="2024-03-02T11:51:00Z">
              <w:tcPr>
                <w:tcW w:w="941" w:type="dxa"/>
                <w:shd w:val="clear" w:color="auto" w:fill="auto"/>
                <w:noWrap/>
                <w:vAlign w:val="bottom"/>
                <w:hideMark/>
              </w:tcPr>
            </w:tcPrChange>
          </w:tcPr>
          <w:p w14:paraId="7B4E945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175" w:author="Jon.Richar" w:date="2024-03-02T11:51:00Z">
              <w:tcPr>
                <w:tcW w:w="941" w:type="dxa"/>
                <w:shd w:val="clear" w:color="auto" w:fill="auto"/>
                <w:noWrap/>
                <w:vAlign w:val="bottom"/>
                <w:hideMark/>
              </w:tcPr>
            </w:tcPrChange>
          </w:tcPr>
          <w:p w14:paraId="109E7B4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76" w:author="Jon.Richar" w:date="2024-03-02T11:51:00Z">
              <w:tcPr>
                <w:tcW w:w="941" w:type="dxa"/>
                <w:shd w:val="clear" w:color="auto" w:fill="auto"/>
                <w:noWrap/>
                <w:vAlign w:val="bottom"/>
                <w:hideMark/>
              </w:tcPr>
            </w:tcPrChange>
          </w:tcPr>
          <w:p w14:paraId="2AEBC4A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77" w:author="Jon.Richar" w:date="2024-03-02T11:51:00Z">
              <w:tcPr>
                <w:tcW w:w="941" w:type="dxa"/>
                <w:shd w:val="clear" w:color="auto" w:fill="auto"/>
                <w:noWrap/>
                <w:vAlign w:val="bottom"/>
                <w:hideMark/>
              </w:tcPr>
            </w:tcPrChange>
          </w:tcPr>
          <w:p w14:paraId="31E3480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78" w:author="Jon.Richar" w:date="2024-03-02T11:51:00Z">
              <w:tcPr>
                <w:tcW w:w="941" w:type="dxa"/>
                <w:shd w:val="clear" w:color="auto" w:fill="auto"/>
                <w:noWrap/>
                <w:vAlign w:val="bottom"/>
                <w:hideMark/>
              </w:tcPr>
            </w:tcPrChange>
          </w:tcPr>
          <w:p w14:paraId="774F11D3"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79" w:author="Jon.Richar" w:date="2024-03-02T11:51:00Z">
              <w:tcPr>
                <w:tcW w:w="1000" w:type="dxa"/>
                <w:shd w:val="clear" w:color="auto" w:fill="auto"/>
                <w:noWrap/>
                <w:vAlign w:val="bottom"/>
                <w:hideMark/>
              </w:tcPr>
            </w:tcPrChange>
          </w:tcPr>
          <w:p w14:paraId="2F6BD153"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6B808D98" w14:textId="77777777" w:rsidTr="00D065C0">
        <w:trPr>
          <w:trHeight w:val="264"/>
          <w:trPrChange w:id="1180" w:author="Jon.Richar" w:date="2024-03-02T11:51:00Z">
            <w:trPr>
              <w:trHeight w:val="288"/>
            </w:trPr>
          </w:trPrChange>
        </w:trPr>
        <w:tc>
          <w:tcPr>
            <w:tcW w:w="1912" w:type="dxa"/>
            <w:shd w:val="clear" w:color="auto" w:fill="auto"/>
            <w:noWrap/>
            <w:vAlign w:val="bottom"/>
            <w:hideMark/>
            <w:tcPrChange w:id="1181" w:author="Jon.Richar" w:date="2024-03-02T11:51:00Z">
              <w:tcPr>
                <w:tcW w:w="1885" w:type="dxa"/>
                <w:shd w:val="clear" w:color="auto" w:fill="auto"/>
                <w:noWrap/>
                <w:vAlign w:val="bottom"/>
                <w:hideMark/>
              </w:tcPr>
            </w:tcPrChange>
          </w:tcPr>
          <w:p w14:paraId="78717CD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182" w:author="Jon.Richar" w:date="2024-03-02T11:51:00Z">
              <w:tcPr>
                <w:tcW w:w="1186" w:type="dxa"/>
                <w:shd w:val="clear" w:color="auto" w:fill="auto"/>
                <w:noWrap/>
                <w:vAlign w:val="bottom"/>
                <w:hideMark/>
              </w:tcPr>
            </w:tcPrChange>
          </w:tcPr>
          <w:p w14:paraId="34CF2DA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83" w:author="Jon.Richar" w:date="2024-03-02T11:51:00Z">
              <w:tcPr>
                <w:tcW w:w="941" w:type="dxa"/>
                <w:shd w:val="clear" w:color="auto" w:fill="auto"/>
                <w:noWrap/>
                <w:vAlign w:val="bottom"/>
                <w:hideMark/>
              </w:tcPr>
            </w:tcPrChange>
          </w:tcPr>
          <w:p w14:paraId="0B18438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184" w:author="Jon.Richar" w:date="2024-03-02T11:51:00Z">
              <w:tcPr>
                <w:tcW w:w="1293" w:type="dxa"/>
                <w:shd w:val="clear" w:color="auto" w:fill="auto"/>
                <w:noWrap/>
                <w:vAlign w:val="bottom"/>
                <w:hideMark/>
              </w:tcPr>
            </w:tcPrChange>
          </w:tcPr>
          <w:p w14:paraId="3CE276C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Male SMBKC</w:t>
            </w:r>
          </w:p>
        </w:tc>
        <w:tc>
          <w:tcPr>
            <w:tcW w:w="954" w:type="dxa"/>
            <w:shd w:val="clear" w:color="auto" w:fill="auto"/>
            <w:noWrap/>
            <w:vAlign w:val="bottom"/>
            <w:hideMark/>
            <w:tcPrChange w:id="1185" w:author="Jon.Richar" w:date="2024-03-02T11:51:00Z">
              <w:tcPr>
                <w:tcW w:w="941" w:type="dxa"/>
                <w:shd w:val="clear" w:color="auto" w:fill="auto"/>
                <w:noWrap/>
                <w:vAlign w:val="bottom"/>
                <w:hideMark/>
              </w:tcPr>
            </w:tcPrChange>
          </w:tcPr>
          <w:p w14:paraId="56F415CC"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186" w:author="Jon.Richar" w:date="2024-03-02T11:51:00Z">
              <w:tcPr>
                <w:tcW w:w="941" w:type="dxa"/>
                <w:shd w:val="clear" w:color="auto" w:fill="auto"/>
                <w:noWrap/>
                <w:vAlign w:val="bottom"/>
                <w:hideMark/>
              </w:tcPr>
            </w:tcPrChange>
          </w:tcPr>
          <w:p w14:paraId="6CF51AF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187" w:author="Jon.Richar" w:date="2024-03-02T11:51:00Z">
              <w:tcPr>
                <w:tcW w:w="1053" w:type="dxa"/>
                <w:shd w:val="clear" w:color="auto" w:fill="auto"/>
                <w:noWrap/>
                <w:vAlign w:val="bottom"/>
                <w:hideMark/>
              </w:tcPr>
            </w:tcPrChange>
          </w:tcPr>
          <w:p w14:paraId="12181FC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88" w:author="Jon.Richar" w:date="2024-03-02T11:51:00Z">
              <w:tcPr>
                <w:tcW w:w="941" w:type="dxa"/>
                <w:shd w:val="clear" w:color="auto" w:fill="auto"/>
                <w:noWrap/>
                <w:vAlign w:val="bottom"/>
                <w:hideMark/>
              </w:tcPr>
            </w:tcPrChange>
          </w:tcPr>
          <w:p w14:paraId="4287784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189" w:author="Jon.Richar" w:date="2024-03-02T11:51:00Z">
              <w:tcPr>
                <w:tcW w:w="941" w:type="dxa"/>
                <w:shd w:val="clear" w:color="auto" w:fill="auto"/>
                <w:noWrap/>
                <w:vAlign w:val="bottom"/>
                <w:hideMark/>
              </w:tcPr>
            </w:tcPrChange>
          </w:tcPr>
          <w:p w14:paraId="621ECA22"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90" w:author="Jon.Richar" w:date="2024-03-02T11:51:00Z">
              <w:tcPr>
                <w:tcW w:w="941" w:type="dxa"/>
                <w:shd w:val="clear" w:color="auto" w:fill="auto"/>
                <w:noWrap/>
                <w:vAlign w:val="bottom"/>
                <w:hideMark/>
              </w:tcPr>
            </w:tcPrChange>
          </w:tcPr>
          <w:p w14:paraId="523D61F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191" w:author="Jon.Richar" w:date="2024-03-02T11:51:00Z">
              <w:tcPr>
                <w:tcW w:w="941" w:type="dxa"/>
                <w:shd w:val="clear" w:color="auto" w:fill="auto"/>
                <w:noWrap/>
                <w:vAlign w:val="bottom"/>
                <w:hideMark/>
              </w:tcPr>
            </w:tcPrChange>
          </w:tcPr>
          <w:p w14:paraId="17E495A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192" w:author="Jon.Richar" w:date="2024-03-02T11:51:00Z">
              <w:tcPr>
                <w:tcW w:w="941" w:type="dxa"/>
                <w:shd w:val="clear" w:color="auto" w:fill="auto"/>
                <w:noWrap/>
                <w:vAlign w:val="bottom"/>
                <w:hideMark/>
              </w:tcPr>
            </w:tcPrChange>
          </w:tcPr>
          <w:p w14:paraId="374EF03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193" w:author="Jon.Richar" w:date="2024-03-02T11:51:00Z">
              <w:tcPr>
                <w:tcW w:w="1000" w:type="dxa"/>
                <w:shd w:val="clear" w:color="auto" w:fill="auto"/>
                <w:noWrap/>
                <w:vAlign w:val="bottom"/>
                <w:hideMark/>
              </w:tcPr>
            </w:tcPrChange>
          </w:tcPr>
          <w:p w14:paraId="6A62CDDD"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498F4DB0" w14:textId="77777777" w:rsidTr="00D065C0">
        <w:trPr>
          <w:trHeight w:val="264"/>
          <w:trPrChange w:id="1194" w:author="Jon.Richar" w:date="2024-03-02T11:51:00Z">
            <w:trPr>
              <w:trHeight w:val="288"/>
            </w:trPr>
          </w:trPrChange>
        </w:trPr>
        <w:tc>
          <w:tcPr>
            <w:tcW w:w="1912" w:type="dxa"/>
            <w:shd w:val="clear" w:color="auto" w:fill="auto"/>
            <w:noWrap/>
            <w:vAlign w:val="bottom"/>
            <w:hideMark/>
            <w:tcPrChange w:id="1195" w:author="Jon.Richar" w:date="2024-03-02T11:51:00Z">
              <w:tcPr>
                <w:tcW w:w="1885" w:type="dxa"/>
                <w:shd w:val="clear" w:color="auto" w:fill="auto"/>
                <w:noWrap/>
                <w:vAlign w:val="bottom"/>
                <w:hideMark/>
              </w:tcPr>
            </w:tcPrChange>
          </w:tcPr>
          <w:p w14:paraId="3DC4F927"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a(T#SC), b(T#SC)</w:t>
            </w:r>
          </w:p>
        </w:tc>
        <w:tc>
          <w:tcPr>
            <w:tcW w:w="1203" w:type="dxa"/>
            <w:shd w:val="clear" w:color="auto" w:fill="auto"/>
            <w:noWrap/>
            <w:vAlign w:val="bottom"/>
            <w:hideMark/>
            <w:tcPrChange w:id="1196" w:author="Jon.Richar" w:date="2024-03-02T11:51:00Z">
              <w:tcPr>
                <w:tcW w:w="1186" w:type="dxa"/>
                <w:shd w:val="clear" w:color="auto" w:fill="auto"/>
                <w:noWrap/>
                <w:vAlign w:val="bottom"/>
                <w:hideMark/>
              </w:tcPr>
            </w:tcPrChange>
          </w:tcPr>
          <w:p w14:paraId="48972D9A" w14:textId="2B373C34"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197" w:author="Jon.Richar" w:date="2024-03-02T11:51:00Z">
              <w:tcPr>
                <w:tcW w:w="941" w:type="dxa"/>
                <w:shd w:val="clear" w:color="auto" w:fill="auto"/>
                <w:noWrap/>
                <w:vAlign w:val="bottom"/>
                <w:hideMark/>
              </w:tcPr>
            </w:tcPrChange>
          </w:tcPr>
          <w:p w14:paraId="6ABD3E04"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198" w:author="Jon.Richar" w:date="2024-03-02T11:51:00Z">
              <w:tcPr>
                <w:tcW w:w="1293" w:type="dxa"/>
                <w:shd w:val="clear" w:color="auto" w:fill="auto"/>
                <w:noWrap/>
                <w:vAlign w:val="bottom"/>
                <w:hideMark/>
              </w:tcPr>
            </w:tcPrChange>
          </w:tcPr>
          <w:p w14:paraId="79010DD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199" w:author="Jon.Richar" w:date="2024-03-02T11:51:00Z">
              <w:tcPr>
                <w:tcW w:w="941" w:type="dxa"/>
                <w:shd w:val="clear" w:color="auto" w:fill="auto"/>
                <w:noWrap/>
                <w:vAlign w:val="bottom"/>
                <w:hideMark/>
              </w:tcPr>
            </w:tcPrChange>
          </w:tcPr>
          <w:p w14:paraId="387C207C"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aT*OS</w:t>
            </w:r>
          </w:p>
        </w:tc>
        <w:tc>
          <w:tcPr>
            <w:tcW w:w="954" w:type="dxa"/>
            <w:shd w:val="clear" w:color="auto" w:fill="auto"/>
            <w:noWrap/>
            <w:vAlign w:val="bottom"/>
            <w:hideMark/>
            <w:tcPrChange w:id="1200" w:author="Jon.Richar" w:date="2024-03-02T11:51:00Z">
              <w:tcPr>
                <w:tcW w:w="941" w:type="dxa"/>
                <w:shd w:val="clear" w:color="auto" w:fill="auto"/>
                <w:noWrap/>
                <w:vAlign w:val="bottom"/>
                <w:hideMark/>
              </w:tcPr>
            </w:tcPrChange>
          </w:tcPr>
          <w:p w14:paraId="0CF6FDCE"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21" w:type="dxa"/>
            <w:shd w:val="clear" w:color="auto" w:fill="auto"/>
            <w:noWrap/>
            <w:vAlign w:val="bottom"/>
            <w:hideMark/>
            <w:tcPrChange w:id="1201" w:author="Jon.Richar" w:date="2024-03-02T11:51:00Z">
              <w:tcPr>
                <w:tcW w:w="1053" w:type="dxa"/>
                <w:shd w:val="clear" w:color="auto" w:fill="auto"/>
                <w:noWrap/>
                <w:vAlign w:val="bottom"/>
                <w:hideMark/>
              </w:tcPr>
            </w:tcPrChange>
          </w:tcPr>
          <w:p w14:paraId="7A73899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54" w:type="dxa"/>
            <w:shd w:val="clear" w:color="auto" w:fill="auto"/>
            <w:noWrap/>
            <w:vAlign w:val="bottom"/>
            <w:hideMark/>
            <w:tcPrChange w:id="1202" w:author="Jon.Richar" w:date="2024-03-02T11:51:00Z">
              <w:tcPr>
                <w:tcW w:w="941" w:type="dxa"/>
                <w:shd w:val="clear" w:color="auto" w:fill="auto"/>
                <w:noWrap/>
                <w:vAlign w:val="bottom"/>
                <w:hideMark/>
              </w:tcPr>
            </w:tcPrChange>
          </w:tcPr>
          <w:p w14:paraId="3D738509"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w:t>
            </w:r>
          </w:p>
        </w:tc>
        <w:tc>
          <w:tcPr>
            <w:tcW w:w="962" w:type="dxa"/>
            <w:shd w:val="clear" w:color="auto" w:fill="auto"/>
            <w:noWrap/>
            <w:vAlign w:val="bottom"/>
            <w:hideMark/>
            <w:tcPrChange w:id="1203" w:author="Jon.Richar" w:date="2024-03-02T11:51:00Z">
              <w:tcPr>
                <w:tcW w:w="941" w:type="dxa"/>
                <w:shd w:val="clear" w:color="auto" w:fill="auto"/>
                <w:noWrap/>
                <w:vAlign w:val="bottom"/>
                <w:hideMark/>
              </w:tcPr>
            </w:tcPrChange>
          </w:tcPr>
          <w:p w14:paraId="13C36FE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bT*OS</w:t>
            </w:r>
          </w:p>
        </w:tc>
        <w:tc>
          <w:tcPr>
            <w:tcW w:w="954" w:type="dxa"/>
            <w:shd w:val="clear" w:color="auto" w:fill="auto"/>
            <w:noWrap/>
            <w:vAlign w:val="bottom"/>
            <w:hideMark/>
            <w:tcPrChange w:id="1204" w:author="Jon.Richar" w:date="2024-03-02T11:51:00Z">
              <w:tcPr>
                <w:tcW w:w="941" w:type="dxa"/>
                <w:shd w:val="clear" w:color="auto" w:fill="auto"/>
                <w:noWrap/>
                <w:vAlign w:val="bottom"/>
                <w:hideMark/>
              </w:tcPr>
            </w:tcPrChange>
          </w:tcPr>
          <w:p w14:paraId="4BA7DAC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54" w:type="dxa"/>
            <w:shd w:val="clear" w:color="auto" w:fill="auto"/>
            <w:noWrap/>
            <w:vAlign w:val="bottom"/>
            <w:hideMark/>
            <w:tcPrChange w:id="1205" w:author="Jon.Richar" w:date="2024-03-02T11:51:00Z">
              <w:tcPr>
                <w:tcW w:w="941" w:type="dxa"/>
                <w:shd w:val="clear" w:color="auto" w:fill="auto"/>
                <w:noWrap/>
                <w:vAlign w:val="bottom"/>
                <w:hideMark/>
              </w:tcPr>
            </w:tcPrChange>
          </w:tcPr>
          <w:p w14:paraId="01804462"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888" w:type="dxa"/>
            <w:shd w:val="clear" w:color="auto" w:fill="auto"/>
            <w:noWrap/>
            <w:vAlign w:val="bottom"/>
            <w:hideMark/>
            <w:tcPrChange w:id="1206" w:author="Jon.Richar" w:date="2024-03-02T11:51:00Z">
              <w:tcPr>
                <w:tcW w:w="941" w:type="dxa"/>
                <w:shd w:val="clear" w:color="auto" w:fill="auto"/>
                <w:noWrap/>
                <w:vAlign w:val="bottom"/>
                <w:hideMark/>
              </w:tcPr>
            </w:tcPrChange>
          </w:tcPr>
          <w:p w14:paraId="30CC196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897" w:type="dxa"/>
            <w:shd w:val="clear" w:color="auto" w:fill="auto"/>
            <w:noWrap/>
            <w:vAlign w:val="bottom"/>
            <w:hideMark/>
            <w:tcPrChange w:id="1207" w:author="Jon.Richar" w:date="2024-03-02T11:51:00Z">
              <w:tcPr>
                <w:tcW w:w="1000" w:type="dxa"/>
                <w:shd w:val="clear" w:color="auto" w:fill="auto"/>
                <w:noWrap/>
                <w:vAlign w:val="bottom"/>
                <w:hideMark/>
              </w:tcPr>
            </w:tcPrChange>
          </w:tcPr>
          <w:p w14:paraId="20F747E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r>
      <w:tr w:rsidR="002E2B46" w:rsidRPr="002E2B46" w14:paraId="7018385F" w14:textId="77777777" w:rsidTr="00D065C0">
        <w:trPr>
          <w:trHeight w:val="264"/>
          <w:trPrChange w:id="1208" w:author="Jon.Richar" w:date="2024-03-02T11:51:00Z">
            <w:trPr>
              <w:trHeight w:val="288"/>
            </w:trPr>
          </w:trPrChange>
        </w:trPr>
        <w:tc>
          <w:tcPr>
            <w:tcW w:w="1912" w:type="dxa"/>
            <w:shd w:val="clear" w:color="auto" w:fill="auto"/>
            <w:noWrap/>
            <w:vAlign w:val="bottom"/>
            <w:hideMark/>
            <w:tcPrChange w:id="1209" w:author="Jon.Richar" w:date="2024-03-02T11:51:00Z">
              <w:tcPr>
                <w:tcW w:w="1885" w:type="dxa"/>
                <w:shd w:val="clear" w:color="auto" w:fill="auto"/>
                <w:noWrap/>
                <w:vAlign w:val="bottom"/>
                <w:hideMark/>
              </w:tcPr>
            </w:tcPrChange>
          </w:tcPr>
          <w:p w14:paraId="19A4416D"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210" w:author="Jon.Richar" w:date="2024-03-02T11:51:00Z">
              <w:tcPr>
                <w:tcW w:w="1186" w:type="dxa"/>
                <w:shd w:val="clear" w:color="auto" w:fill="auto"/>
                <w:noWrap/>
                <w:vAlign w:val="bottom"/>
                <w:hideMark/>
              </w:tcPr>
            </w:tcPrChange>
          </w:tcPr>
          <w:p w14:paraId="4D6EC4B8"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211" w:author="Jon.Richar" w:date="2024-03-02T11:51:00Z">
              <w:tcPr>
                <w:tcW w:w="941" w:type="dxa"/>
                <w:shd w:val="clear" w:color="auto" w:fill="auto"/>
                <w:noWrap/>
                <w:vAlign w:val="bottom"/>
                <w:hideMark/>
              </w:tcPr>
            </w:tcPrChange>
          </w:tcPr>
          <w:p w14:paraId="2D7DA3AE"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-3.56680</w:t>
            </w:r>
          </w:p>
        </w:tc>
        <w:tc>
          <w:tcPr>
            <w:tcW w:w="1403" w:type="dxa"/>
            <w:shd w:val="clear" w:color="auto" w:fill="auto"/>
            <w:noWrap/>
            <w:vAlign w:val="bottom"/>
            <w:hideMark/>
            <w:tcPrChange w:id="1212" w:author="Jon.Richar" w:date="2024-03-02T11:51:00Z">
              <w:tcPr>
                <w:tcW w:w="1293" w:type="dxa"/>
                <w:shd w:val="clear" w:color="auto" w:fill="auto"/>
                <w:noWrap/>
                <w:vAlign w:val="bottom"/>
                <w:hideMark/>
              </w:tcPr>
            </w:tcPrChange>
          </w:tcPr>
          <w:p w14:paraId="47FD261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0.03289</w:t>
            </w:r>
          </w:p>
        </w:tc>
        <w:tc>
          <w:tcPr>
            <w:tcW w:w="954" w:type="dxa"/>
            <w:shd w:val="clear" w:color="auto" w:fill="auto"/>
            <w:noWrap/>
            <w:vAlign w:val="bottom"/>
            <w:hideMark/>
            <w:tcPrChange w:id="1213" w:author="Jon.Richar" w:date="2024-03-02T11:51:00Z">
              <w:tcPr>
                <w:tcW w:w="941" w:type="dxa"/>
                <w:shd w:val="clear" w:color="auto" w:fill="auto"/>
                <w:noWrap/>
                <w:vAlign w:val="bottom"/>
                <w:hideMark/>
              </w:tcPr>
            </w:tcPrChange>
          </w:tcPr>
          <w:p w14:paraId="55AA74E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0.03371</w:t>
            </w:r>
          </w:p>
        </w:tc>
        <w:tc>
          <w:tcPr>
            <w:tcW w:w="954" w:type="dxa"/>
            <w:shd w:val="clear" w:color="auto" w:fill="auto"/>
            <w:noWrap/>
            <w:vAlign w:val="bottom"/>
            <w:hideMark/>
            <w:tcPrChange w:id="1214" w:author="Jon.Richar" w:date="2024-03-02T11:51:00Z">
              <w:tcPr>
                <w:tcW w:w="941" w:type="dxa"/>
                <w:shd w:val="clear" w:color="auto" w:fill="auto"/>
                <w:noWrap/>
                <w:vAlign w:val="bottom"/>
                <w:hideMark/>
              </w:tcPr>
            </w:tcPrChange>
          </w:tcPr>
          <w:p w14:paraId="07539F2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0.28374</w:t>
            </w:r>
          </w:p>
        </w:tc>
        <w:tc>
          <w:tcPr>
            <w:tcW w:w="921" w:type="dxa"/>
            <w:shd w:val="clear" w:color="auto" w:fill="auto"/>
            <w:noWrap/>
            <w:vAlign w:val="bottom"/>
            <w:hideMark/>
            <w:tcPrChange w:id="1215" w:author="Jon.Richar" w:date="2024-03-02T11:51:00Z">
              <w:tcPr>
                <w:tcW w:w="1053" w:type="dxa"/>
                <w:shd w:val="clear" w:color="auto" w:fill="auto"/>
                <w:noWrap/>
                <w:vAlign w:val="bottom"/>
                <w:hideMark/>
              </w:tcPr>
            </w:tcPrChange>
          </w:tcPr>
          <w:p w14:paraId="2E0C8D5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3.22885</w:t>
            </w:r>
          </w:p>
        </w:tc>
        <w:tc>
          <w:tcPr>
            <w:tcW w:w="954" w:type="dxa"/>
            <w:shd w:val="clear" w:color="auto" w:fill="auto"/>
            <w:noWrap/>
            <w:vAlign w:val="bottom"/>
            <w:hideMark/>
            <w:tcPrChange w:id="1216" w:author="Jon.Richar" w:date="2024-03-02T11:51:00Z">
              <w:tcPr>
                <w:tcW w:w="941" w:type="dxa"/>
                <w:shd w:val="clear" w:color="auto" w:fill="auto"/>
                <w:noWrap/>
                <w:vAlign w:val="bottom"/>
                <w:hideMark/>
              </w:tcPr>
            </w:tcPrChange>
          </w:tcPr>
          <w:p w14:paraId="3296AF4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-0.01459</w:t>
            </w:r>
          </w:p>
        </w:tc>
        <w:tc>
          <w:tcPr>
            <w:tcW w:w="962" w:type="dxa"/>
            <w:shd w:val="clear" w:color="auto" w:fill="auto"/>
            <w:noWrap/>
            <w:vAlign w:val="bottom"/>
            <w:hideMark/>
            <w:tcPrChange w:id="1217" w:author="Jon.Richar" w:date="2024-03-02T11:51:00Z">
              <w:tcPr>
                <w:tcW w:w="941" w:type="dxa"/>
                <w:shd w:val="clear" w:color="auto" w:fill="auto"/>
                <w:noWrap/>
                <w:vAlign w:val="bottom"/>
                <w:hideMark/>
              </w:tcPr>
            </w:tcPrChange>
          </w:tcPr>
          <w:p w14:paraId="59CEEF8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-0.01890</w:t>
            </w:r>
          </w:p>
        </w:tc>
        <w:tc>
          <w:tcPr>
            <w:tcW w:w="954" w:type="dxa"/>
            <w:shd w:val="clear" w:color="auto" w:fill="auto"/>
            <w:noWrap/>
            <w:vAlign w:val="bottom"/>
            <w:hideMark/>
            <w:tcPrChange w:id="1218" w:author="Jon.Richar" w:date="2024-03-02T11:51:00Z">
              <w:tcPr>
                <w:tcW w:w="941" w:type="dxa"/>
                <w:shd w:val="clear" w:color="auto" w:fill="auto"/>
                <w:noWrap/>
                <w:vAlign w:val="bottom"/>
                <w:hideMark/>
              </w:tcPr>
            </w:tcPrChange>
          </w:tcPr>
          <w:p w14:paraId="72C761A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-0.12459</w:t>
            </w:r>
          </w:p>
        </w:tc>
        <w:tc>
          <w:tcPr>
            <w:tcW w:w="954" w:type="dxa"/>
            <w:shd w:val="clear" w:color="auto" w:fill="auto"/>
            <w:noWrap/>
            <w:vAlign w:val="bottom"/>
            <w:hideMark/>
            <w:tcPrChange w:id="1219" w:author="Jon.Richar" w:date="2024-03-02T11:51:00Z">
              <w:tcPr>
                <w:tcW w:w="941" w:type="dxa"/>
                <w:shd w:val="clear" w:color="auto" w:fill="auto"/>
                <w:noWrap/>
                <w:vAlign w:val="bottom"/>
                <w:hideMark/>
              </w:tcPr>
            </w:tcPrChange>
          </w:tcPr>
          <w:p w14:paraId="65FB626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0.03790</w:t>
            </w:r>
          </w:p>
        </w:tc>
        <w:tc>
          <w:tcPr>
            <w:tcW w:w="888" w:type="dxa"/>
            <w:shd w:val="clear" w:color="auto" w:fill="auto"/>
            <w:noWrap/>
            <w:vAlign w:val="bottom"/>
            <w:hideMark/>
            <w:tcPrChange w:id="1220" w:author="Jon.Richar" w:date="2024-03-02T11:51:00Z">
              <w:tcPr>
                <w:tcW w:w="941" w:type="dxa"/>
                <w:shd w:val="clear" w:color="auto" w:fill="auto"/>
                <w:noWrap/>
                <w:vAlign w:val="bottom"/>
                <w:hideMark/>
              </w:tcPr>
            </w:tcPrChange>
          </w:tcPr>
          <w:p w14:paraId="77FAA537" w14:textId="77777777" w:rsidR="002E2B46" w:rsidRPr="002E2B46" w:rsidRDefault="002E2B46" w:rsidP="003A3A07">
            <w:pPr>
              <w:spacing w:after="0" w:line="240" w:lineRule="auto"/>
              <w:ind w:left="-128"/>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-5303.3</w:t>
            </w:r>
          </w:p>
        </w:tc>
        <w:tc>
          <w:tcPr>
            <w:tcW w:w="897" w:type="dxa"/>
            <w:shd w:val="clear" w:color="auto" w:fill="auto"/>
            <w:noWrap/>
            <w:vAlign w:val="bottom"/>
            <w:hideMark/>
            <w:tcPrChange w:id="1221" w:author="Jon.Richar" w:date="2024-03-02T11:51:00Z">
              <w:tcPr>
                <w:tcW w:w="1000" w:type="dxa"/>
                <w:shd w:val="clear" w:color="auto" w:fill="auto"/>
                <w:noWrap/>
                <w:vAlign w:val="bottom"/>
                <w:hideMark/>
              </w:tcPr>
            </w:tcPrChange>
          </w:tcPr>
          <w:p w14:paraId="65A117B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-5285.2</w:t>
            </w:r>
          </w:p>
        </w:tc>
      </w:tr>
      <w:tr w:rsidR="002E2B46" w:rsidRPr="002E2B46" w14:paraId="4FBAF46C" w14:textId="77777777" w:rsidTr="00D065C0">
        <w:trPr>
          <w:trHeight w:val="264"/>
          <w:trPrChange w:id="1222" w:author="Jon.Richar" w:date="2024-03-02T11:51:00Z">
            <w:trPr>
              <w:trHeight w:val="288"/>
            </w:trPr>
          </w:trPrChange>
        </w:trPr>
        <w:tc>
          <w:tcPr>
            <w:tcW w:w="1912" w:type="dxa"/>
            <w:shd w:val="clear" w:color="auto" w:fill="auto"/>
            <w:noWrap/>
            <w:vAlign w:val="bottom"/>
            <w:hideMark/>
            <w:tcPrChange w:id="1223" w:author="Jon.Richar" w:date="2024-03-02T11:51:00Z">
              <w:tcPr>
                <w:tcW w:w="1885" w:type="dxa"/>
                <w:shd w:val="clear" w:color="auto" w:fill="auto"/>
                <w:noWrap/>
                <w:vAlign w:val="bottom"/>
                <w:hideMark/>
              </w:tcPr>
            </w:tcPrChange>
          </w:tcPr>
          <w:p w14:paraId="6C3793B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224" w:author="Jon.Richar" w:date="2024-03-02T11:51:00Z">
              <w:tcPr>
                <w:tcW w:w="1186" w:type="dxa"/>
                <w:shd w:val="clear" w:color="auto" w:fill="auto"/>
                <w:noWrap/>
                <w:vAlign w:val="bottom"/>
                <w:hideMark/>
              </w:tcPr>
            </w:tcPrChange>
          </w:tcPr>
          <w:p w14:paraId="2B2BA3FC"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225" w:author="Jon.Richar" w:date="2024-03-02T11:51:00Z">
              <w:tcPr>
                <w:tcW w:w="941" w:type="dxa"/>
                <w:shd w:val="clear" w:color="auto" w:fill="auto"/>
                <w:noWrap/>
                <w:vAlign w:val="bottom"/>
                <w:hideMark/>
              </w:tcPr>
            </w:tcPrChange>
          </w:tcPr>
          <w:p w14:paraId="443ECAC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0.03888</w:t>
            </w:r>
          </w:p>
        </w:tc>
        <w:tc>
          <w:tcPr>
            <w:tcW w:w="1403" w:type="dxa"/>
            <w:shd w:val="clear" w:color="auto" w:fill="auto"/>
            <w:noWrap/>
            <w:vAlign w:val="bottom"/>
            <w:hideMark/>
            <w:tcPrChange w:id="1226" w:author="Jon.Richar" w:date="2024-03-02T11:51:00Z">
              <w:tcPr>
                <w:tcW w:w="1293" w:type="dxa"/>
                <w:shd w:val="clear" w:color="auto" w:fill="auto"/>
                <w:noWrap/>
                <w:vAlign w:val="bottom"/>
                <w:hideMark/>
              </w:tcPr>
            </w:tcPrChange>
          </w:tcPr>
          <w:p w14:paraId="37F6BC3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0.05090</w:t>
            </w:r>
          </w:p>
        </w:tc>
        <w:tc>
          <w:tcPr>
            <w:tcW w:w="954" w:type="dxa"/>
            <w:shd w:val="clear" w:color="auto" w:fill="auto"/>
            <w:noWrap/>
            <w:vAlign w:val="bottom"/>
            <w:hideMark/>
            <w:tcPrChange w:id="1227" w:author="Jon.Richar" w:date="2024-03-02T11:51:00Z">
              <w:tcPr>
                <w:tcW w:w="941" w:type="dxa"/>
                <w:shd w:val="clear" w:color="auto" w:fill="auto"/>
                <w:noWrap/>
                <w:vAlign w:val="bottom"/>
                <w:hideMark/>
              </w:tcPr>
            </w:tcPrChange>
          </w:tcPr>
          <w:p w14:paraId="0F9E739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0.05421</w:t>
            </w:r>
          </w:p>
        </w:tc>
        <w:tc>
          <w:tcPr>
            <w:tcW w:w="954" w:type="dxa"/>
            <w:shd w:val="clear" w:color="auto" w:fill="auto"/>
            <w:noWrap/>
            <w:vAlign w:val="bottom"/>
            <w:hideMark/>
            <w:tcPrChange w:id="1228" w:author="Jon.Richar" w:date="2024-03-02T11:51:00Z">
              <w:tcPr>
                <w:tcW w:w="941" w:type="dxa"/>
                <w:shd w:val="clear" w:color="auto" w:fill="auto"/>
                <w:noWrap/>
                <w:vAlign w:val="bottom"/>
                <w:hideMark/>
              </w:tcPr>
            </w:tcPrChange>
          </w:tcPr>
          <w:p w14:paraId="4CC59F9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0.08619</w:t>
            </w:r>
          </w:p>
        </w:tc>
        <w:tc>
          <w:tcPr>
            <w:tcW w:w="921" w:type="dxa"/>
            <w:shd w:val="clear" w:color="auto" w:fill="auto"/>
            <w:noWrap/>
            <w:vAlign w:val="bottom"/>
            <w:hideMark/>
            <w:tcPrChange w:id="1229" w:author="Jon.Richar" w:date="2024-03-02T11:51:00Z">
              <w:tcPr>
                <w:tcW w:w="1053" w:type="dxa"/>
                <w:shd w:val="clear" w:color="auto" w:fill="auto"/>
                <w:noWrap/>
                <w:vAlign w:val="bottom"/>
                <w:hideMark/>
              </w:tcPr>
            </w:tcPrChange>
          </w:tcPr>
          <w:p w14:paraId="5487D94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0.01930</w:t>
            </w:r>
          </w:p>
        </w:tc>
        <w:tc>
          <w:tcPr>
            <w:tcW w:w="954" w:type="dxa"/>
            <w:shd w:val="clear" w:color="auto" w:fill="auto"/>
            <w:noWrap/>
            <w:vAlign w:val="bottom"/>
            <w:hideMark/>
            <w:tcPrChange w:id="1230" w:author="Jon.Richar" w:date="2024-03-02T11:51:00Z">
              <w:tcPr>
                <w:tcW w:w="941" w:type="dxa"/>
                <w:shd w:val="clear" w:color="auto" w:fill="auto"/>
                <w:noWrap/>
                <w:vAlign w:val="bottom"/>
                <w:hideMark/>
              </w:tcPr>
            </w:tcPrChange>
          </w:tcPr>
          <w:p w14:paraId="7AA7D4A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0.02465</w:t>
            </w:r>
          </w:p>
        </w:tc>
        <w:tc>
          <w:tcPr>
            <w:tcW w:w="962" w:type="dxa"/>
            <w:shd w:val="clear" w:color="auto" w:fill="auto"/>
            <w:noWrap/>
            <w:vAlign w:val="bottom"/>
            <w:hideMark/>
            <w:tcPrChange w:id="1231" w:author="Jon.Richar" w:date="2024-03-02T11:51:00Z">
              <w:tcPr>
                <w:tcW w:w="941" w:type="dxa"/>
                <w:shd w:val="clear" w:color="auto" w:fill="auto"/>
                <w:noWrap/>
                <w:vAlign w:val="bottom"/>
                <w:hideMark/>
              </w:tcPr>
            </w:tcPrChange>
          </w:tcPr>
          <w:p w14:paraId="1395222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0.02635</w:t>
            </w:r>
          </w:p>
        </w:tc>
        <w:tc>
          <w:tcPr>
            <w:tcW w:w="954" w:type="dxa"/>
            <w:shd w:val="clear" w:color="auto" w:fill="auto"/>
            <w:noWrap/>
            <w:vAlign w:val="bottom"/>
            <w:hideMark/>
            <w:tcPrChange w:id="1232" w:author="Jon.Richar" w:date="2024-03-02T11:51:00Z">
              <w:tcPr>
                <w:tcW w:w="941" w:type="dxa"/>
                <w:shd w:val="clear" w:color="auto" w:fill="auto"/>
                <w:noWrap/>
                <w:vAlign w:val="bottom"/>
                <w:hideMark/>
              </w:tcPr>
            </w:tcPrChange>
          </w:tcPr>
          <w:p w14:paraId="5B4BB07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0.04210</w:t>
            </w:r>
          </w:p>
        </w:tc>
        <w:tc>
          <w:tcPr>
            <w:tcW w:w="954" w:type="dxa"/>
            <w:shd w:val="clear" w:color="auto" w:fill="auto"/>
            <w:noWrap/>
            <w:vAlign w:val="bottom"/>
            <w:hideMark/>
            <w:tcPrChange w:id="1233" w:author="Jon.Richar" w:date="2024-03-02T11:51:00Z">
              <w:tcPr>
                <w:tcW w:w="941" w:type="dxa"/>
                <w:shd w:val="clear" w:color="auto" w:fill="auto"/>
                <w:noWrap/>
                <w:vAlign w:val="bottom"/>
                <w:hideMark/>
              </w:tcPr>
            </w:tcPrChange>
          </w:tcPr>
          <w:p w14:paraId="01BCD87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0.00071</w:t>
            </w:r>
          </w:p>
        </w:tc>
        <w:tc>
          <w:tcPr>
            <w:tcW w:w="888" w:type="dxa"/>
            <w:shd w:val="clear" w:color="auto" w:fill="auto"/>
            <w:noWrap/>
            <w:vAlign w:val="bottom"/>
            <w:hideMark/>
            <w:tcPrChange w:id="1234" w:author="Jon.Richar" w:date="2024-03-02T11:51:00Z">
              <w:tcPr>
                <w:tcW w:w="941" w:type="dxa"/>
                <w:shd w:val="clear" w:color="auto" w:fill="auto"/>
                <w:noWrap/>
                <w:vAlign w:val="bottom"/>
                <w:hideMark/>
              </w:tcPr>
            </w:tcPrChange>
          </w:tcPr>
          <w:p w14:paraId="44C7FE0E"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235" w:author="Jon.Richar" w:date="2024-03-02T11:51:00Z">
              <w:tcPr>
                <w:tcW w:w="1000" w:type="dxa"/>
                <w:shd w:val="clear" w:color="auto" w:fill="auto"/>
                <w:noWrap/>
                <w:vAlign w:val="bottom"/>
                <w:hideMark/>
              </w:tcPr>
            </w:tcPrChange>
          </w:tcPr>
          <w:p w14:paraId="476A2FDC"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2322C51B" w14:textId="77777777" w:rsidTr="00D065C0">
        <w:trPr>
          <w:trHeight w:val="264"/>
          <w:trPrChange w:id="1236" w:author="Jon.Richar" w:date="2024-03-02T11:51:00Z">
            <w:trPr>
              <w:trHeight w:val="288"/>
            </w:trPr>
          </w:trPrChange>
        </w:trPr>
        <w:tc>
          <w:tcPr>
            <w:tcW w:w="1912" w:type="dxa"/>
            <w:shd w:val="clear" w:color="auto" w:fill="auto"/>
            <w:noWrap/>
            <w:vAlign w:val="bottom"/>
            <w:hideMark/>
            <w:tcPrChange w:id="1237" w:author="Jon.Richar" w:date="2024-03-02T11:51:00Z">
              <w:tcPr>
                <w:tcW w:w="1885" w:type="dxa"/>
                <w:shd w:val="clear" w:color="auto" w:fill="auto"/>
                <w:noWrap/>
                <w:vAlign w:val="bottom"/>
                <w:hideMark/>
              </w:tcPr>
            </w:tcPrChange>
          </w:tcPr>
          <w:p w14:paraId="523FA37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238" w:author="Jon.Richar" w:date="2024-03-02T11:51:00Z">
              <w:tcPr>
                <w:tcW w:w="1186" w:type="dxa"/>
                <w:shd w:val="clear" w:color="auto" w:fill="auto"/>
                <w:noWrap/>
                <w:vAlign w:val="bottom"/>
                <w:hideMark/>
              </w:tcPr>
            </w:tcPrChange>
          </w:tcPr>
          <w:p w14:paraId="6E6F9420"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239" w:author="Jon.Richar" w:date="2024-03-02T11:51:00Z">
              <w:tcPr>
                <w:tcW w:w="941" w:type="dxa"/>
                <w:shd w:val="clear" w:color="auto" w:fill="auto"/>
                <w:noWrap/>
                <w:vAlign w:val="bottom"/>
                <w:hideMark/>
              </w:tcPr>
            </w:tcPrChange>
          </w:tcPr>
          <w:p w14:paraId="499285C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240" w:author="Jon.Richar" w:date="2024-03-02T11:51:00Z">
              <w:tcPr>
                <w:tcW w:w="1293" w:type="dxa"/>
                <w:shd w:val="clear" w:color="auto" w:fill="auto"/>
                <w:noWrap/>
                <w:vAlign w:val="bottom"/>
                <w:hideMark/>
              </w:tcPr>
            </w:tcPrChange>
          </w:tcPr>
          <w:p w14:paraId="15235B18"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Male CB</w:t>
            </w:r>
          </w:p>
        </w:tc>
        <w:tc>
          <w:tcPr>
            <w:tcW w:w="954" w:type="dxa"/>
            <w:shd w:val="clear" w:color="auto" w:fill="auto"/>
            <w:noWrap/>
            <w:vAlign w:val="bottom"/>
            <w:hideMark/>
            <w:tcPrChange w:id="1241" w:author="Jon.Richar" w:date="2024-03-02T11:51:00Z">
              <w:tcPr>
                <w:tcW w:w="941" w:type="dxa"/>
                <w:shd w:val="clear" w:color="auto" w:fill="auto"/>
                <w:noWrap/>
                <w:vAlign w:val="bottom"/>
                <w:hideMark/>
              </w:tcPr>
            </w:tcPrChange>
          </w:tcPr>
          <w:p w14:paraId="086A70DA"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242" w:author="Jon.Richar" w:date="2024-03-02T11:51:00Z">
              <w:tcPr>
                <w:tcW w:w="941" w:type="dxa"/>
                <w:shd w:val="clear" w:color="auto" w:fill="auto"/>
                <w:noWrap/>
                <w:vAlign w:val="bottom"/>
                <w:hideMark/>
              </w:tcPr>
            </w:tcPrChange>
          </w:tcPr>
          <w:p w14:paraId="7678197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243" w:author="Jon.Richar" w:date="2024-03-02T11:51:00Z">
              <w:tcPr>
                <w:tcW w:w="1053" w:type="dxa"/>
                <w:shd w:val="clear" w:color="auto" w:fill="auto"/>
                <w:noWrap/>
                <w:vAlign w:val="bottom"/>
                <w:hideMark/>
              </w:tcPr>
            </w:tcPrChange>
          </w:tcPr>
          <w:p w14:paraId="78759B8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244" w:author="Jon.Richar" w:date="2024-03-02T11:51:00Z">
              <w:tcPr>
                <w:tcW w:w="941" w:type="dxa"/>
                <w:shd w:val="clear" w:color="auto" w:fill="auto"/>
                <w:noWrap/>
                <w:vAlign w:val="bottom"/>
                <w:hideMark/>
              </w:tcPr>
            </w:tcPrChange>
          </w:tcPr>
          <w:p w14:paraId="52DC9E53"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245" w:author="Jon.Richar" w:date="2024-03-02T11:51:00Z">
              <w:tcPr>
                <w:tcW w:w="941" w:type="dxa"/>
                <w:shd w:val="clear" w:color="auto" w:fill="auto"/>
                <w:noWrap/>
                <w:vAlign w:val="bottom"/>
                <w:hideMark/>
              </w:tcPr>
            </w:tcPrChange>
          </w:tcPr>
          <w:p w14:paraId="74B2C1F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246" w:author="Jon.Richar" w:date="2024-03-02T11:51:00Z">
              <w:tcPr>
                <w:tcW w:w="941" w:type="dxa"/>
                <w:shd w:val="clear" w:color="auto" w:fill="auto"/>
                <w:noWrap/>
                <w:vAlign w:val="bottom"/>
                <w:hideMark/>
              </w:tcPr>
            </w:tcPrChange>
          </w:tcPr>
          <w:p w14:paraId="08C855E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247" w:author="Jon.Richar" w:date="2024-03-02T11:51:00Z">
              <w:tcPr>
                <w:tcW w:w="941" w:type="dxa"/>
                <w:shd w:val="clear" w:color="auto" w:fill="auto"/>
                <w:noWrap/>
                <w:vAlign w:val="bottom"/>
                <w:hideMark/>
              </w:tcPr>
            </w:tcPrChange>
          </w:tcPr>
          <w:p w14:paraId="0894873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248" w:author="Jon.Richar" w:date="2024-03-02T11:51:00Z">
              <w:tcPr>
                <w:tcW w:w="941" w:type="dxa"/>
                <w:shd w:val="clear" w:color="auto" w:fill="auto"/>
                <w:noWrap/>
                <w:vAlign w:val="bottom"/>
                <w:hideMark/>
              </w:tcPr>
            </w:tcPrChange>
          </w:tcPr>
          <w:p w14:paraId="45140BF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249" w:author="Jon.Richar" w:date="2024-03-02T11:51:00Z">
              <w:tcPr>
                <w:tcW w:w="1000" w:type="dxa"/>
                <w:shd w:val="clear" w:color="auto" w:fill="auto"/>
                <w:noWrap/>
                <w:vAlign w:val="bottom"/>
                <w:hideMark/>
              </w:tcPr>
            </w:tcPrChange>
          </w:tcPr>
          <w:p w14:paraId="2D1BEB68"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619BD6AF" w14:textId="77777777" w:rsidTr="00D065C0">
        <w:trPr>
          <w:trHeight w:val="264"/>
          <w:trPrChange w:id="1250" w:author="Jon.Richar" w:date="2024-03-02T11:51:00Z">
            <w:trPr>
              <w:trHeight w:val="288"/>
            </w:trPr>
          </w:trPrChange>
        </w:trPr>
        <w:tc>
          <w:tcPr>
            <w:tcW w:w="1912" w:type="dxa"/>
            <w:shd w:val="clear" w:color="auto" w:fill="auto"/>
            <w:noWrap/>
            <w:vAlign w:val="bottom"/>
            <w:hideMark/>
            <w:tcPrChange w:id="1251" w:author="Jon.Richar" w:date="2024-03-02T11:51:00Z">
              <w:tcPr>
                <w:tcW w:w="1885" w:type="dxa"/>
                <w:shd w:val="clear" w:color="auto" w:fill="auto"/>
                <w:noWrap/>
                <w:vAlign w:val="bottom"/>
                <w:hideMark/>
              </w:tcPr>
            </w:tcPrChange>
          </w:tcPr>
          <w:p w14:paraId="07F06BDD"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a(SC#T), b(mat#SC)</w:t>
            </w:r>
          </w:p>
        </w:tc>
        <w:tc>
          <w:tcPr>
            <w:tcW w:w="1203" w:type="dxa"/>
            <w:shd w:val="clear" w:color="auto" w:fill="auto"/>
            <w:noWrap/>
            <w:vAlign w:val="bottom"/>
            <w:hideMark/>
            <w:tcPrChange w:id="1252" w:author="Jon.Richar" w:date="2024-03-02T11:51:00Z">
              <w:tcPr>
                <w:tcW w:w="1186" w:type="dxa"/>
                <w:shd w:val="clear" w:color="auto" w:fill="auto"/>
                <w:noWrap/>
                <w:vAlign w:val="bottom"/>
                <w:hideMark/>
              </w:tcPr>
            </w:tcPrChange>
          </w:tcPr>
          <w:p w14:paraId="2D66A29A" w14:textId="3626F0F2"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253" w:author="Jon.Richar" w:date="2024-03-02T11:51:00Z">
              <w:tcPr>
                <w:tcW w:w="941" w:type="dxa"/>
                <w:shd w:val="clear" w:color="auto" w:fill="auto"/>
                <w:noWrap/>
                <w:vAlign w:val="bottom"/>
                <w:hideMark/>
              </w:tcPr>
            </w:tcPrChange>
          </w:tcPr>
          <w:p w14:paraId="5578B2F4"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254" w:author="Jon.Richar" w:date="2024-03-02T11:51:00Z">
              <w:tcPr>
                <w:tcW w:w="1293" w:type="dxa"/>
                <w:shd w:val="clear" w:color="auto" w:fill="auto"/>
                <w:noWrap/>
                <w:vAlign w:val="bottom"/>
                <w:hideMark/>
              </w:tcPr>
            </w:tcPrChange>
          </w:tcPr>
          <w:p w14:paraId="12761FA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255" w:author="Jon.Richar" w:date="2024-03-02T11:51:00Z">
              <w:tcPr>
                <w:tcW w:w="941" w:type="dxa"/>
                <w:shd w:val="clear" w:color="auto" w:fill="auto"/>
                <w:noWrap/>
                <w:vAlign w:val="bottom"/>
                <w:hideMark/>
              </w:tcPr>
            </w:tcPrChange>
          </w:tcPr>
          <w:p w14:paraId="58A8D11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aT*OS</w:t>
            </w:r>
          </w:p>
        </w:tc>
        <w:tc>
          <w:tcPr>
            <w:tcW w:w="954" w:type="dxa"/>
            <w:shd w:val="clear" w:color="auto" w:fill="auto"/>
            <w:noWrap/>
            <w:vAlign w:val="bottom"/>
            <w:hideMark/>
            <w:tcPrChange w:id="1256" w:author="Jon.Richar" w:date="2024-03-02T11:51:00Z">
              <w:tcPr>
                <w:tcW w:w="941" w:type="dxa"/>
                <w:shd w:val="clear" w:color="auto" w:fill="auto"/>
                <w:noWrap/>
                <w:vAlign w:val="bottom"/>
                <w:hideMark/>
              </w:tcPr>
            </w:tcPrChange>
          </w:tcPr>
          <w:p w14:paraId="5F6A122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21" w:type="dxa"/>
            <w:shd w:val="clear" w:color="auto" w:fill="auto"/>
            <w:noWrap/>
            <w:vAlign w:val="bottom"/>
            <w:hideMark/>
            <w:tcPrChange w:id="1257" w:author="Jon.Richar" w:date="2024-03-02T11:51:00Z">
              <w:tcPr>
                <w:tcW w:w="1053" w:type="dxa"/>
                <w:shd w:val="clear" w:color="auto" w:fill="auto"/>
                <w:noWrap/>
                <w:vAlign w:val="bottom"/>
                <w:hideMark/>
              </w:tcPr>
            </w:tcPrChange>
          </w:tcPr>
          <w:p w14:paraId="0347683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54" w:type="dxa"/>
            <w:shd w:val="clear" w:color="auto" w:fill="auto"/>
            <w:noWrap/>
            <w:vAlign w:val="bottom"/>
            <w:hideMark/>
            <w:tcPrChange w:id="1258" w:author="Jon.Richar" w:date="2024-03-02T11:51:00Z">
              <w:tcPr>
                <w:tcW w:w="941" w:type="dxa"/>
                <w:shd w:val="clear" w:color="auto" w:fill="auto"/>
                <w:noWrap/>
                <w:vAlign w:val="bottom"/>
                <w:hideMark/>
              </w:tcPr>
            </w:tcPrChange>
          </w:tcPr>
          <w:p w14:paraId="6575DE1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bmat</w:t>
            </w:r>
          </w:p>
        </w:tc>
        <w:tc>
          <w:tcPr>
            <w:tcW w:w="962" w:type="dxa"/>
            <w:shd w:val="clear" w:color="auto" w:fill="auto"/>
            <w:noWrap/>
            <w:vAlign w:val="bottom"/>
            <w:hideMark/>
            <w:tcPrChange w:id="1259" w:author="Jon.Richar" w:date="2024-03-02T11:51:00Z">
              <w:tcPr>
                <w:tcW w:w="941" w:type="dxa"/>
                <w:shd w:val="clear" w:color="auto" w:fill="auto"/>
                <w:noWrap/>
                <w:vAlign w:val="bottom"/>
                <w:hideMark/>
              </w:tcPr>
            </w:tcPrChange>
          </w:tcPr>
          <w:p w14:paraId="75D62FE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54" w:type="dxa"/>
            <w:shd w:val="clear" w:color="auto" w:fill="auto"/>
            <w:noWrap/>
            <w:vAlign w:val="bottom"/>
            <w:hideMark/>
            <w:tcPrChange w:id="1260" w:author="Jon.Richar" w:date="2024-03-02T11:51:00Z">
              <w:tcPr>
                <w:tcW w:w="941" w:type="dxa"/>
                <w:shd w:val="clear" w:color="auto" w:fill="auto"/>
                <w:noWrap/>
                <w:vAlign w:val="bottom"/>
                <w:hideMark/>
              </w:tcPr>
            </w:tcPrChange>
          </w:tcPr>
          <w:p w14:paraId="34F9E646" w14:textId="6C3192A8" w:rsidR="002E2B46" w:rsidRPr="002E2B46" w:rsidRDefault="0004556E" w:rsidP="002E2B46">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bmat</w:t>
            </w:r>
            <w:r w:rsidR="002E2B46" w:rsidRPr="002E2B46">
              <w:rPr>
                <w:rFonts w:ascii="Times New Roman" w:eastAsia="Times New Roman" w:hAnsi="Times New Roman" w:cs="Times New Roman"/>
                <w:color w:val="000000"/>
                <w:sz w:val="18"/>
                <w:szCs w:val="18"/>
              </w:rPr>
              <w:t>*OS</w:t>
            </w:r>
          </w:p>
        </w:tc>
        <w:tc>
          <w:tcPr>
            <w:tcW w:w="954" w:type="dxa"/>
            <w:shd w:val="clear" w:color="auto" w:fill="auto"/>
            <w:noWrap/>
            <w:vAlign w:val="bottom"/>
            <w:hideMark/>
            <w:tcPrChange w:id="1261" w:author="Jon.Richar" w:date="2024-03-02T11:51:00Z">
              <w:tcPr>
                <w:tcW w:w="941" w:type="dxa"/>
                <w:shd w:val="clear" w:color="auto" w:fill="auto"/>
                <w:noWrap/>
                <w:vAlign w:val="bottom"/>
                <w:hideMark/>
              </w:tcPr>
            </w:tcPrChange>
          </w:tcPr>
          <w:p w14:paraId="7203EE6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888" w:type="dxa"/>
            <w:shd w:val="clear" w:color="auto" w:fill="auto"/>
            <w:noWrap/>
            <w:vAlign w:val="bottom"/>
            <w:hideMark/>
            <w:tcPrChange w:id="1262" w:author="Jon.Richar" w:date="2024-03-02T11:51:00Z">
              <w:tcPr>
                <w:tcW w:w="941" w:type="dxa"/>
                <w:shd w:val="clear" w:color="auto" w:fill="auto"/>
                <w:noWrap/>
                <w:vAlign w:val="bottom"/>
                <w:hideMark/>
              </w:tcPr>
            </w:tcPrChange>
          </w:tcPr>
          <w:p w14:paraId="1BDE09F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897" w:type="dxa"/>
            <w:shd w:val="clear" w:color="auto" w:fill="auto"/>
            <w:noWrap/>
            <w:vAlign w:val="bottom"/>
            <w:hideMark/>
            <w:tcPrChange w:id="1263" w:author="Jon.Richar" w:date="2024-03-02T11:51:00Z">
              <w:tcPr>
                <w:tcW w:w="1000" w:type="dxa"/>
                <w:shd w:val="clear" w:color="auto" w:fill="auto"/>
                <w:noWrap/>
                <w:vAlign w:val="bottom"/>
                <w:hideMark/>
              </w:tcPr>
            </w:tcPrChange>
          </w:tcPr>
          <w:p w14:paraId="3030F7B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r>
      <w:tr w:rsidR="002E2B46" w:rsidRPr="002E2B46" w14:paraId="1ACF5F4D" w14:textId="77777777" w:rsidTr="00D065C0">
        <w:trPr>
          <w:trHeight w:val="264"/>
          <w:trPrChange w:id="1264" w:author="Jon.Richar" w:date="2024-03-02T11:51:00Z">
            <w:trPr>
              <w:trHeight w:val="288"/>
            </w:trPr>
          </w:trPrChange>
        </w:trPr>
        <w:tc>
          <w:tcPr>
            <w:tcW w:w="1912" w:type="dxa"/>
            <w:shd w:val="clear" w:color="auto" w:fill="auto"/>
            <w:noWrap/>
            <w:vAlign w:val="bottom"/>
            <w:hideMark/>
            <w:tcPrChange w:id="1265" w:author="Jon.Richar" w:date="2024-03-02T11:51:00Z">
              <w:tcPr>
                <w:tcW w:w="1885" w:type="dxa"/>
                <w:shd w:val="clear" w:color="auto" w:fill="auto"/>
                <w:noWrap/>
                <w:vAlign w:val="bottom"/>
                <w:hideMark/>
              </w:tcPr>
            </w:tcPrChange>
          </w:tcPr>
          <w:p w14:paraId="3287E20C"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266" w:author="Jon.Richar" w:date="2024-03-02T11:51:00Z">
              <w:tcPr>
                <w:tcW w:w="1186" w:type="dxa"/>
                <w:shd w:val="clear" w:color="auto" w:fill="auto"/>
                <w:noWrap/>
                <w:vAlign w:val="bottom"/>
                <w:hideMark/>
              </w:tcPr>
            </w:tcPrChange>
          </w:tcPr>
          <w:p w14:paraId="21F7C479"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267" w:author="Jon.Richar" w:date="2024-03-02T11:51:00Z">
              <w:tcPr>
                <w:tcW w:w="941" w:type="dxa"/>
                <w:shd w:val="clear" w:color="auto" w:fill="auto"/>
                <w:noWrap/>
                <w:vAlign w:val="bottom"/>
                <w:hideMark/>
              </w:tcPr>
            </w:tcPrChange>
          </w:tcPr>
          <w:p w14:paraId="39390ED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-3.47065</w:t>
            </w:r>
          </w:p>
        </w:tc>
        <w:tc>
          <w:tcPr>
            <w:tcW w:w="1403" w:type="dxa"/>
            <w:shd w:val="clear" w:color="auto" w:fill="auto"/>
            <w:noWrap/>
            <w:vAlign w:val="bottom"/>
            <w:hideMark/>
            <w:tcPrChange w:id="1268" w:author="Jon.Richar" w:date="2024-03-02T11:51:00Z">
              <w:tcPr>
                <w:tcW w:w="1293" w:type="dxa"/>
                <w:shd w:val="clear" w:color="auto" w:fill="auto"/>
                <w:noWrap/>
                <w:vAlign w:val="bottom"/>
                <w:hideMark/>
              </w:tcPr>
            </w:tcPrChange>
          </w:tcPr>
          <w:p w14:paraId="5CFAAFA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0.00262</w:t>
            </w:r>
          </w:p>
        </w:tc>
        <w:tc>
          <w:tcPr>
            <w:tcW w:w="954" w:type="dxa"/>
            <w:shd w:val="clear" w:color="auto" w:fill="auto"/>
            <w:noWrap/>
            <w:vAlign w:val="bottom"/>
            <w:hideMark/>
            <w:tcPrChange w:id="1269" w:author="Jon.Richar" w:date="2024-03-02T11:51:00Z">
              <w:tcPr>
                <w:tcW w:w="941" w:type="dxa"/>
                <w:shd w:val="clear" w:color="auto" w:fill="auto"/>
                <w:noWrap/>
                <w:vAlign w:val="bottom"/>
                <w:hideMark/>
              </w:tcPr>
            </w:tcPrChange>
          </w:tcPr>
          <w:p w14:paraId="1832B02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0.00079</w:t>
            </w:r>
          </w:p>
        </w:tc>
        <w:tc>
          <w:tcPr>
            <w:tcW w:w="954" w:type="dxa"/>
            <w:shd w:val="clear" w:color="auto" w:fill="auto"/>
            <w:noWrap/>
            <w:vAlign w:val="bottom"/>
            <w:hideMark/>
            <w:tcPrChange w:id="1270" w:author="Jon.Richar" w:date="2024-03-02T11:51:00Z">
              <w:tcPr>
                <w:tcW w:w="941" w:type="dxa"/>
                <w:shd w:val="clear" w:color="auto" w:fill="auto"/>
                <w:noWrap/>
                <w:vAlign w:val="bottom"/>
                <w:hideMark/>
              </w:tcPr>
            </w:tcPrChange>
          </w:tcPr>
          <w:p w14:paraId="6B9CB15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-0.18816</w:t>
            </w:r>
          </w:p>
        </w:tc>
        <w:tc>
          <w:tcPr>
            <w:tcW w:w="921" w:type="dxa"/>
            <w:shd w:val="clear" w:color="auto" w:fill="auto"/>
            <w:noWrap/>
            <w:vAlign w:val="bottom"/>
            <w:hideMark/>
            <w:tcPrChange w:id="1271" w:author="Jon.Richar" w:date="2024-03-02T11:51:00Z">
              <w:tcPr>
                <w:tcW w:w="1053" w:type="dxa"/>
                <w:shd w:val="clear" w:color="auto" w:fill="auto"/>
                <w:noWrap/>
                <w:vAlign w:val="bottom"/>
                <w:hideMark/>
              </w:tcPr>
            </w:tcPrChange>
          </w:tcPr>
          <w:p w14:paraId="754D3DE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2.95405</w:t>
            </w:r>
          </w:p>
        </w:tc>
        <w:tc>
          <w:tcPr>
            <w:tcW w:w="954" w:type="dxa"/>
            <w:shd w:val="clear" w:color="auto" w:fill="auto"/>
            <w:noWrap/>
            <w:vAlign w:val="bottom"/>
            <w:hideMark/>
            <w:tcPrChange w:id="1272" w:author="Jon.Richar" w:date="2024-03-02T11:51:00Z">
              <w:tcPr>
                <w:tcW w:w="941" w:type="dxa"/>
                <w:shd w:val="clear" w:color="auto" w:fill="auto"/>
                <w:noWrap/>
                <w:vAlign w:val="bottom"/>
                <w:hideMark/>
              </w:tcPr>
            </w:tcPrChange>
          </w:tcPr>
          <w:p w14:paraId="2F4C061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0.02297</w:t>
            </w:r>
          </w:p>
        </w:tc>
        <w:tc>
          <w:tcPr>
            <w:tcW w:w="962" w:type="dxa"/>
            <w:shd w:val="clear" w:color="auto" w:fill="auto"/>
            <w:noWrap/>
            <w:vAlign w:val="bottom"/>
            <w:hideMark/>
            <w:tcPrChange w:id="1273" w:author="Jon.Richar" w:date="2024-03-02T11:51:00Z">
              <w:tcPr>
                <w:tcW w:w="941" w:type="dxa"/>
                <w:shd w:val="clear" w:color="auto" w:fill="auto"/>
                <w:noWrap/>
                <w:vAlign w:val="bottom"/>
                <w:hideMark/>
              </w:tcPr>
            </w:tcPrChange>
          </w:tcPr>
          <w:p w14:paraId="12930F2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0.11581</w:t>
            </w:r>
          </w:p>
        </w:tc>
        <w:tc>
          <w:tcPr>
            <w:tcW w:w="954" w:type="dxa"/>
            <w:shd w:val="clear" w:color="auto" w:fill="auto"/>
            <w:noWrap/>
            <w:vAlign w:val="bottom"/>
            <w:hideMark/>
            <w:tcPrChange w:id="1274" w:author="Jon.Richar" w:date="2024-03-02T11:51:00Z">
              <w:tcPr>
                <w:tcW w:w="941" w:type="dxa"/>
                <w:shd w:val="clear" w:color="auto" w:fill="auto"/>
                <w:noWrap/>
                <w:vAlign w:val="bottom"/>
                <w:hideMark/>
              </w:tcPr>
            </w:tcPrChange>
          </w:tcPr>
          <w:p w14:paraId="2EB920B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-0.01671</w:t>
            </w:r>
          </w:p>
        </w:tc>
        <w:tc>
          <w:tcPr>
            <w:tcW w:w="954" w:type="dxa"/>
            <w:shd w:val="clear" w:color="auto" w:fill="auto"/>
            <w:noWrap/>
            <w:vAlign w:val="bottom"/>
            <w:hideMark/>
            <w:tcPrChange w:id="1275" w:author="Jon.Richar" w:date="2024-03-02T11:51:00Z">
              <w:tcPr>
                <w:tcW w:w="941" w:type="dxa"/>
                <w:shd w:val="clear" w:color="auto" w:fill="auto"/>
                <w:noWrap/>
                <w:vAlign w:val="bottom"/>
                <w:hideMark/>
              </w:tcPr>
            </w:tcPrChange>
          </w:tcPr>
          <w:p w14:paraId="0F29B6C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0.03019</w:t>
            </w:r>
          </w:p>
        </w:tc>
        <w:tc>
          <w:tcPr>
            <w:tcW w:w="888" w:type="dxa"/>
            <w:shd w:val="clear" w:color="auto" w:fill="auto"/>
            <w:noWrap/>
            <w:vAlign w:val="bottom"/>
            <w:hideMark/>
            <w:tcPrChange w:id="1276" w:author="Jon.Richar" w:date="2024-03-02T11:51:00Z">
              <w:tcPr>
                <w:tcW w:w="941" w:type="dxa"/>
                <w:shd w:val="clear" w:color="auto" w:fill="auto"/>
                <w:noWrap/>
                <w:vAlign w:val="bottom"/>
                <w:hideMark/>
              </w:tcPr>
            </w:tcPrChange>
          </w:tcPr>
          <w:p w14:paraId="4E5581AD" w14:textId="77777777" w:rsidR="002E2B46" w:rsidRPr="002E2B46" w:rsidRDefault="002E2B46" w:rsidP="003A3A07">
            <w:pPr>
              <w:spacing w:after="0" w:line="240" w:lineRule="auto"/>
              <w:ind w:left="-128"/>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-19541.9</w:t>
            </w:r>
          </w:p>
        </w:tc>
        <w:tc>
          <w:tcPr>
            <w:tcW w:w="897" w:type="dxa"/>
            <w:shd w:val="clear" w:color="auto" w:fill="auto"/>
            <w:noWrap/>
            <w:vAlign w:val="bottom"/>
            <w:hideMark/>
            <w:tcPrChange w:id="1277" w:author="Jon.Richar" w:date="2024-03-02T11:51:00Z">
              <w:tcPr>
                <w:tcW w:w="1000" w:type="dxa"/>
                <w:shd w:val="clear" w:color="auto" w:fill="auto"/>
                <w:noWrap/>
                <w:vAlign w:val="bottom"/>
                <w:hideMark/>
              </w:tcPr>
            </w:tcPrChange>
          </w:tcPr>
          <w:p w14:paraId="415CA915" w14:textId="77777777" w:rsidR="002E2B46" w:rsidRPr="002E2B46" w:rsidRDefault="002E2B46" w:rsidP="003A3A07">
            <w:pPr>
              <w:spacing w:after="0" w:line="240" w:lineRule="auto"/>
              <w:ind w:left="-102"/>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-19523.9</w:t>
            </w:r>
          </w:p>
        </w:tc>
      </w:tr>
      <w:tr w:rsidR="002E2B46" w:rsidRPr="002E2B46" w14:paraId="03740729" w14:textId="77777777" w:rsidTr="00D065C0">
        <w:trPr>
          <w:trHeight w:val="264"/>
          <w:trPrChange w:id="1278" w:author="Jon.Richar" w:date="2024-03-02T11:51:00Z">
            <w:trPr>
              <w:trHeight w:val="288"/>
            </w:trPr>
          </w:trPrChange>
        </w:trPr>
        <w:tc>
          <w:tcPr>
            <w:tcW w:w="1912" w:type="dxa"/>
            <w:shd w:val="clear" w:color="auto" w:fill="auto"/>
            <w:noWrap/>
            <w:vAlign w:val="bottom"/>
            <w:hideMark/>
            <w:tcPrChange w:id="1279" w:author="Jon.Richar" w:date="2024-03-02T11:51:00Z">
              <w:tcPr>
                <w:tcW w:w="1885" w:type="dxa"/>
                <w:shd w:val="clear" w:color="auto" w:fill="auto"/>
                <w:noWrap/>
                <w:vAlign w:val="bottom"/>
                <w:hideMark/>
              </w:tcPr>
            </w:tcPrChange>
          </w:tcPr>
          <w:p w14:paraId="2087CA3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280" w:author="Jon.Richar" w:date="2024-03-02T11:51:00Z">
              <w:tcPr>
                <w:tcW w:w="1186" w:type="dxa"/>
                <w:shd w:val="clear" w:color="auto" w:fill="auto"/>
                <w:noWrap/>
                <w:vAlign w:val="bottom"/>
                <w:hideMark/>
              </w:tcPr>
            </w:tcPrChange>
          </w:tcPr>
          <w:p w14:paraId="14647CA4"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281" w:author="Jon.Richar" w:date="2024-03-02T11:51:00Z">
              <w:tcPr>
                <w:tcW w:w="941" w:type="dxa"/>
                <w:shd w:val="clear" w:color="auto" w:fill="auto"/>
                <w:noWrap/>
                <w:vAlign w:val="bottom"/>
                <w:hideMark/>
              </w:tcPr>
            </w:tcPrChange>
          </w:tcPr>
          <w:p w14:paraId="6E0E53F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0.00734</w:t>
            </w:r>
          </w:p>
        </w:tc>
        <w:tc>
          <w:tcPr>
            <w:tcW w:w="1403" w:type="dxa"/>
            <w:shd w:val="clear" w:color="auto" w:fill="auto"/>
            <w:noWrap/>
            <w:vAlign w:val="bottom"/>
            <w:hideMark/>
            <w:tcPrChange w:id="1282" w:author="Jon.Richar" w:date="2024-03-02T11:51:00Z">
              <w:tcPr>
                <w:tcW w:w="1293" w:type="dxa"/>
                <w:shd w:val="clear" w:color="auto" w:fill="auto"/>
                <w:noWrap/>
                <w:vAlign w:val="bottom"/>
                <w:hideMark/>
              </w:tcPr>
            </w:tcPrChange>
          </w:tcPr>
          <w:p w14:paraId="36B7903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0.00039</w:t>
            </w:r>
          </w:p>
        </w:tc>
        <w:tc>
          <w:tcPr>
            <w:tcW w:w="954" w:type="dxa"/>
            <w:shd w:val="clear" w:color="auto" w:fill="auto"/>
            <w:noWrap/>
            <w:vAlign w:val="bottom"/>
            <w:hideMark/>
            <w:tcPrChange w:id="1283" w:author="Jon.Richar" w:date="2024-03-02T11:51:00Z">
              <w:tcPr>
                <w:tcW w:w="941" w:type="dxa"/>
                <w:shd w:val="clear" w:color="auto" w:fill="auto"/>
                <w:noWrap/>
                <w:vAlign w:val="bottom"/>
                <w:hideMark/>
              </w:tcPr>
            </w:tcPrChange>
          </w:tcPr>
          <w:p w14:paraId="3B240FB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0.00063</w:t>
            </w:r>
          </w:p>
        </w:tc>
        <w:tc>
          <w:tcPr>
            <w:tcW w:w="954" w:type="dxa"/>
            <w:shd w:val="clear" w:color="auto" w:fill="auto"/>
            <w:noWrap/>
            <w:vAlign w:val="bottom"/>
            <w:hideMark/>
            <w:tcPrChange w:id="1284" w:author="Jon.Richar" w:date="2024-03-02T11:51:00Z">
              <w:tcPr>
                <w:tcW w:w="941" w:type="dxa"/>
                <w:shd w:val="clear" w:color="auto" w:fill="auto"/>
                <w:noWrap/>
                <w:vAlign w:val="bottom"/>
                <w:hideMark/>
              </w:tcPr>
            </w:tcPrChange>
          </w:tcPr>
          <w:p w14:paraId="717B4D0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0.02369</w:t>
            </w:r>
          </w:p>
        </w:tc>
        <w:tc>
          <w:tcPr>
            <w:tcW w:w="921" w:type="dxa"/>
            <w:shd w:val="clear" w:color="auto" w:fill="auto"/>
            <w:noWrap/>
            <w:vAlign w:val="bottom"/>
            <w:hideMark/>
            <w:tcPrChange w:id="1285" w:author="Jon.Richar" w:date="2024-03-02T11:51:00Z">
              <w:tcPr>
                <w:tcW w:w="1053" w:type="dxa"/>
                <w:shd w:val="clear" w:color="auto" w:fill="auto"/>
                <w:noWrap/>
                <w:vAlign w:val="bottom"/>
                <w:hideMark/>
              </w:tcPr>
            </w:tcPrChange>
          </w:tcPr>
          <w:p w14:paraId="2247AB5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0.00396</w:t>
            </w:r>
          </w:p>
        </w:tc>
        <w:tc>
          <w:tcPr>
            <w:tcW w:w="954" w:type="dxa"/>
            <w:shd w:val="clear" w:color="auto" w:fill="auto"/>
            <w:noWrap/>
            <w:vAlign w:val="bottom"/>
            <w:hideMark/>
            <w:tcPrChange w:id="1286" w:author="Jon.Richar" w:date="2024-03-02T11:51:00Z">
              <w:tcPr>
                <w:tcW w:w="941" w:type="dxa"/>
                <w:shd w:val="clear" w:color="auto" w:fill="auto"/>
                <w:noWrap/>
                <w:vAlign w:val="bottom"/>
                <w:hideMark/>
              </w:tcPr>
            </w:tcPrChange>
          </w:tcPr>
          <w:p w14:paraId="3284E45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0.00077</w:t>
            </w:r>
          </w:p>
        </w:tc>
        <w:tc>
          <w:tcPr>
            <w:tcW w:w="962" w:type="dxa"/>
            <w:shd w:val="clear" w:color="auto" w:fill="auto"/>
            <w:noWrap/>
            <w:vAlign w:val="bottom"/>
            <w:hideMark/>
            <w:tcPrChange w:id="1287" w:author="Jon.Richar" w:date="2024-03-02T11:51:00Z">
              <w:tcPr>
                <w:tcW w:w="941" w:type="dxa"/>
                <w:shd w:val="clear" w:color="auto" w:fill="auto"/>
                <w:noWrap/>
                <w:vAlign w:val="bottom"/>
                <w:hideMark/>
              </w:tcPr>
            </w:tcPrChange>
          </w:tcPr>
          <w:p w14:paraId="2F38151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0.01210</w:t>
            </w:r>
          </w:p>
        </w:tc>
        <w:tc>
          <w:tcPr>
            <w:tcW w:w="954" w:type="dxa"/>
            <w:shd w:val="clear" w:color="auto" w:fill="auto"/>
            <w:noWrap/>
            <w:vAlign w:val="bottom"/>
            <w:hideMark/>
            <w:tcPrChange w:id="1288" w:author="Jon.Richar" w:date="2024-03-02T11:51:00Z">
              <w:tcPr>
                <w:tcW w:w="941" w:type="dxa"/>
                <w:shd w:val="clear" w:color="auto" w:fill="auto"/>
                <w:noWrap/>
                <w:vAlign w:val="bottom"/>
                <w:hideMark/>
              </w:tcPr>
            </w:tcPrChange>
          </w:tcPr>
          <w:p w14:paraId="158D5A5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0.00194</w:t>
            </w:r>
          </w:p>
        </w:tc>
        <w:tc>
          <w:tcPr>
            <w:tcW w:w="954" w:type="dxa"/>
            <w:shd w:val="clear" w:color="auto" w:fill="auto"/>
            <w:noWrap/>
            <w:vAlign w:val="bottom"/>
            <w:hideMark/>
            <w:tcPrChange w:id="1289" w:author="Jon.Richar" w:date="2024-03-02T11:51:00Z">
              <w:tcPr>
                <w:tcW w:w="941" w:type="dxa"/>
                <w:shd w:val="clear" w:color="auto" w:fill="auto"/>
                <w:noWrap/>
                <w:vAlign w:val="bottom"/>
                <w:hideMark/>
              </w:tcPr>
            </w:tcPrChange>
          </w:tcPr>
          <w:p w14:paraId="6ACF665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0.00031</w:t>
            </w:r>
          </w:p>
        </w:tc>
        <w:tc>
          <w:tcPr>
            <w:tcW w:w="888" w:type="dxa"/>
            <w:shd w:val="clear" w:color="auto" w:fill="auto"/>
            <w:noWrap/>
            <w:vAlign w:val="bottom"/>
            <w:hideMark/>
            <w:tcPrChange w:id="1290" w:author="Jon.Richar" w:date="2024-03-02T11:51:00Z">
              <w:tcPr>
                <w:tcW w:w="941" w:type="dxa"/>
                <w:shd w:val="clear" w:color="auto" w:fill="auto"/>
                <w:noWrap/>
                <w:vAlign w:val="bottom"/>
                <w:hideMark/>
              </w:tcPr>
            </w:tcPrChange>
          </w:tcPr>
          <w:p w14:paraId="3194F96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291" w:author="Jon.Richar" w:date="2024-03-02T11:51:00Z">
              <w:tcPr>
                <w:tcW w:w="1000" w:type="dxa"/>
                <w:shd w:val="clear" w:color="auto" w:fill="auto"/>
                <w:noWrap/>
                <w:vAlign w:val="bottom"/>
                <w:hideMark/>
              </w:tcPr>
            </w:tcPrChange>
          </w:tcPr>
          <w:p w14:paraId="3B31E03B"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3DC6099D" w14:textId="77777777" w:rsidTr="00D065C0">
        <w:trPr>
          <w:trHeight w:val="264"/>
          <w:trPrChange w:id="1292" w:author="Jon.Richar" w:date="2024-03-02T11:51:00Z">
            <w:trPr>
              <w:trHeight w:val="288"/>
            </w:trPr>
          </w:trPrChange>
        </w:trPr>
        <w:tc>
          <w:tcPr>
            <w:tcW w:w="1912" w:type="dxa"/>
            <w:shd w:val="clear" w:color="auto" w:fill="auto"/>
            <w:noWrap/>
            <w:vAlign w:val="bottom"/>
            <w:hideMark/>
            <w:tcPrChange w:id="1293" w:author="Jon.Richar" w:date="2024-03-02T11:51:00Z">
              <w:tcPr>
                <w:tcW w:w="1885" w:type="dxa"/>
                <w:shd w:val="clear" w:color="auto" w:fill="auto"/>
                <w:noWrap/>
                <w:vAlign w:val="bottom"/>
                <w:hideMark/>
              </w:tcPr>
            </w:tcPrChange>
          </w:tcPr>
          <w:p w14:paraId="15436D90"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294" w:author="Jon.Richar" w:date="2024-03-02T11:51:00Z">
              <w:tcPr>
                <w:tcW w:w="1186" w:type="dxa"/>
                <w:shd w:val="clear" w:color="auto" w:fill="auto"/>
                <w:noWrap/>
                <w:vAlign w:val="bottom"/>
                <w:hideMark/>
              </w:tcPr>
            </w:tcPrChange>
          </w:tcPr>
          <w:p w14:paraId="56CEF39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295" w:author="Jon.Richar" w:date="2024-03-02T11:51:00Z">
              <w:tcPr>
                <w:tcW w:w="941" w:type="dxa"/>
                <w:shd w:val="clear" w:color="auto" w:fill="auto"/>
                <w:noWrap/>
                <w:vAlign w:val="bottom"/>
                <w:hideMark/>
              </w:tcPr>
            </w:tcPrChange>
          </w:tcPr>
          <w:p w14:paraId="5C63F69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296" w:author="Jon.Richar" w:date="2024-03-02T11:51:00Z">
              <w:tcPr>
                <w:tcW w:w="1293" w:type="dxa"/>
                <w:shd w:val="clear" w:color="auto" w:fill="auto"/>
                <w:noWrap/>
                <w:vAlign w:val="bottom"/>
                <w:hideMark/>
              </w:tcPr>
            </w:tcPrChange>
          </w:tcPr>
          <w:p w14:paraId="01F80009"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Female CB</w:t>
            </w:r>
          </w:p>
        </w:tc>
        <w:tc>
          <w:tcPr>
            <w:tcW w:w="954" w:type="dxa"/>
            <w:shd w:val="clear" w:color="auto" w:fill="auto"/>
            <w:noWrap/>
            <w:vAlign w:val="bottom"/>
            <w:hideMark/>
            <w:tcPrChange w:id="1297" w:author="Jon.Richar" w:date="2024-03-02T11:51:00Z">
              <w:tcPr>
                <w:tcW w:w="941" w:type="dxa"/>
                <w:shd w:val="clear" w:color="auto" w:fill="auto"/>
                <w:noWrap/>
                <w:vAlign w:val="bottom"/>
                <w:hideMark/>
              </w:tcPr>
            </w:tcPrChange>
          </w:tcPr>
          <w:p w14:paraId="22261271"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298" w:author="Jon.Richar" w:date="2024-03-02T11:51:00Z">
              <w:tcPr>
                <w:tcW w:w="941" w:type="dxa"/>
                <w:shd w:val="clear" w:color="auto" w:fill="auto"/>
                <w:noWrap/>
                <w:vAlign w:val="bottom"/>
                <w:hideMark/>
              </w:tcPr>
            </w:tcPrChange>
          </w:tcPr>
          <w:p w14:paraId="299E433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299" w:author="Jon.Richar" w:date="2024-03-02T11:51:00Z">
              <w:tcPr>
                <w:tcW w:w="1053" w:type="dxa"/>
                <w:shd w:val="clear" w:color="auto" w:fill="auto"/>
                <w:noWrap/>
                <w:vAlign w:val="bottom"/>
                <w:hideMark/>
              </w:tcPr>
            </w:tcPrChange>
          </w:tcPr>
          <w:p w14:paraId="3786188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300" w:author="Jon.Richar" w:date="2024-03-02T11:51:00Z">
              <w:tcPr>
                <w:tcW w:w="941" w:type="dxa"/>
                <w:shd w:val="clear" w:color="auto" w:fill="auto"/>
                <w:noWrap/>
                <w:vAlign w:val="bottom"/>
                <w:hideMark/>
              </w:tcPr>
            </w:tcPrChange>
          </w:tcPr>
          <w:p w14:paraId="2E67FB0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301" w:author="Jon.Richar" w:date="2024-03-02T11:51:00Z">
              <w:tcPr>
                <w:tcW w:w="941" w:type="dxa"/>
                <w:shd w:val="clear" w:color="auto" w:fill="auto"/>
                <w:noWrap/>
                <w:vAlign w:val="bottom"/>
                <w:hideMark/>
              </w:tcPr>
            </w:tcPrChange>
          </w:tcPr>
          <w:p w14:paraId="66167C1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302" w:author="Jon.Richar" w:date="2024-03-02T11:51:00Z">
              <w:tcPr>
                <w:tcW w:w="941" w:type="dxa"/>
                <w:shd w:val="clear" w:color="auto" w:fill="auto"/>
                <w:noWrap/>
                <w:vAlign w:val="bottom"/>
                <w:hideMark/>
              </w:tcPr>
            </w:tcPrChange>
          </w:tcPr>
          <w:p w14:paraId="07A410F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303" w:author="Jon.Richar" w:date="2024-03-02T11:51:00Z">
              <w:tcPr>
                <w:tcW w:w="941" w:type="dxa"/>
                <w:shd w:val="clear" w:color="auto" w:fill="auto"/>
                <w:noWrap/>
                <w:vAlign w:val="bottom"/>
                <w:hideMark/>
              </w:tcPr>
            </w:tcPrChange>
          </w:tcPr>
          <w:p w14:paraId="3C2BC8E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304" w:author="Jon.Richar" w:date="2024-03-02T11:51:00Z">
              <w:tcPr>
                <w:tcW w:w="941" w:type="dxa"/>
                <w:shd w:val="clear" w:color="auto" w:fill="auto"/>
                <w:noWrap/>
                <w:vAlign w:val="bottom"/>
                <w:hideMark/>
              </w:tcPr>
            </w:tcPrChange>
          </w:tcPr>
          <w:p w14:paraId="76C7BC8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305" w:author="Jon.Richar" w:date="2024-03-02T11:51:00Z">
              <w:tcPr>
                <w:tcW w:w="1000" w:type="dxa"/>
                <w:shd w:val="clear" w:color="auto" w:fill="auto"/>
                <w:noWrap/>
                <w:vAlign w:val="bottom"/>
                <w:hideMark/>
              </w:tcPr>
            </w:tcPrChange>
          </w:tcPr>
          <w:p w14:paraId="67979899"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612B9A05" w14:textId="77777777" w:rsidTr="00D065C0">
        <w:trPr>
          <w:trHeight w:val="264"/>
          <w:trPrChange w:id="1306" w:author="Jon.Richar" w:date="2024-03-02T11:51:00Z">
            <w:trPr>
              <w:trHeight w:val="288"/>
            </w:trPr>
          </w:trPrChange>
        </w:trPr>
        <w:tc>
          <w:tcPr>
            <w:tcW w:w="1912" w:type="dxa"/>
            <w:shd w:val="clear" w:color="auto" w:fill="auto"/>
            <w:noWrap/>
            <w:vAlign w:val="bottom"/>
            <w:hideMark/>
            <w:tcPrChange w:id="1307" w:author="Jon.Richar" w:date="2024-03-02T11:51:00Z">
              <w:tcPr>
                <w:tcW w:w="1885" w:type="dxa"/>
                <w:shd w:val="clear" w:color="auto" w:fill="auto"/>
                <w:noWrap/>
                <w:vAlign w:val="bottom"/>
                <w:hideMark/>
              </w:tcPr>
            </w:tcPrChange>
          </w:tcPr>
          <w:p w14:paraId="716B9251"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a(T,SC), b(T,SC)</w:t>
            </w:r>
          </w:p>
        </w:tc>
        <w:tc>
          <w:tcPr>
            <w:tcW w:w="1203" w:type="dxa"/>
            <w:shd w:val="clear" w:color="auto" w:fill="auto"/>
            <w:noWrap/>
            <w:vAlign w:val="bottom"/>
            <w:hideMark/>
            <w:tcPrChange w:id="1308" w:author="Jon.Richar" w:date="2024-03-02T11:51:00Z">
              <w:tcPr>
                <w:tcW w:w="1186" w:type="dxa"/>
                <w:shd w:val="clear" w:color="auto" w:fill="auto"/>
                <w:noWrap/>
                <w:vAlign w:val="bottom"/>
                <w:hideMark/>
              </w:tcPr>
            </w:tcPrChange>
          </w:tcPr>
          <w:p w14:paraId="46D915CD" w14:textId="321E3DA3"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309" w:author="Jon.Richar" w:date="2024-03-02T11:51:00Z">
              <w:tcPr>
                <w:tcW w:w="941" w:type="dxa"/>
                <w:shd w:val="clear" w:color="auto" w:fill="auto"/>
                <w:noWrap/>
                <w:vAlign w:val="bottom"/>
                <w:hideMark/>
              </w:tcPr>
            </w:tcPrChange>
          </w:tcPr>
          <w:p w14:paraId="1126345D"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310" w:author="Jon.Richar" w:date="2024-03-02T11:51:00Z">
              <w:tcPr>
                <w:tcW w:w="1293" w:type="dxa"/>
                <w:shd w:val="clear" w:color="auto" w:fill="auto"/>
                <w:noWrap/>
                <w:vAlign w:val="bottom"/>
                <w:hideMark/>
              </w:tcPr>
            </w:tcPrChange>
          </w:tcPr>
          <w:p w14:paraId="01B393EE"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311" w:author="Jon.Richar" w:date="2024-03-02T11:51:00Z">
              <w:tcPr>
                <w:tcW w:w="941" w:type="dxa"/>
                <w:shd w:val="clear" w:color="auto" w:fill="auto"/>
                <w:noWrap/>
                <w:vAlign w:val="bottom"/>
                <w:hideMark/>
              </w:tcPr>
            </w:tcPrChange>
          </w:tcPr>
          <w:p w14:paraId="613EB12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54" w:type="dxa"/>
            <w:shd w:val="clear" w:color="auto" w:fill="auto"/>
            <w:noWrap/>
            <w:vAlign w:val="bottom"/>
            <w:hideMark/>
            <w:tcPrChange w:id="1312" w:author="Jon.Richar" w:date="2024-03-02T11:51:00Z">
              <w:tcPr>
                <w:tcW w:w="941" w:type="dxa"/>
                <w:shd w:val="clear" w:color="auto" w:fill="auto"/>
                <w:noWrap/>
                <w:vAlign w:val="bottom"/>
                <w:hideMark/>
              </w:tcPr>
            </w:tcPrChange>
          </w:tcPr>
          <w:p w14:paraId="3D1F1F01"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21" w:type="dxa"/>
            <w:shd w:val="clear" w:color="auto" w:fill="auto"/>
            <w:noWrap/>
            <w:vAlign w:val="bottom"/>
            <w:hideMark/>
            <w:tcPrChange w:id="1313" w:author="Jon.Richar" w:date="2024-03-02T11:51:00Z">
              <w:tcPr>
                <w:tcW w:w="1053" w:type="dxa"/>
                <w:shd w:val="clear" w:color="auto" w:fill="auto"/>
                <w:noWrap/>
                <w:vAlign w:val="bottom"/>
                <w:hideMark/>
              </w:tcPr>
            </w:tcPrChange>
          </w:tcPr>
          <w:p w14:paraId="6DF5412D"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w:t>
            </w:r>
          </w:p>
        </w:tc>
        <w:tc>
          <w:tcPr>
            <w:tcW w:w="954" w:type="dxa"/>
            <w:shd w:val="clear" w:color="auto" w:fill="auto"/>
            <w:noWrap/>
            <w:vAlign w:val="bottom"/>
            <w:hideMark/>
            <w:tcPrChange w:id="1314" w:author="Jon.Richar" w:date="2024-03-02T11:51:00Z">
              <w:tcPr>
                <w:tcW w:w="941" w:type="dxa"/>
                <w:shd w:val="clear" w:color="auto" w:fill="auto"/>
                <w:noWrap/>
                <w:vAlign w:val="bottom"/>
                <w:hideMark/>
              </w:tcPr>
            </w:tcPrChange>
          </w:tcPr>
          <w:p w14:paraId="74D2570D"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62" w:type="dxa"/>
            <w:shd w:val="clear" w:color="auto" w:fill="auto"/>
            <w:noWrap/>
            <w:vAlign w:val="bottom"/>
            <w:hideMark/>
            <w:tcPrChange w:id="1315" w:author="Jon.Richar" w:date="2024-03-02T11:51:00Z">
              <w:tcPr>
                <w:tcW w:w="941" w:type="dxa"/>
                <w:shd w:val="clear" w:color="auto" w:fill="auto"/>
                <w:noWrap/>
                <w:vAlign w:val="bottom"/>
                <w:hideMark/>
              </w:tcPr>
            </w:tcPrChange>
          </w:tcPr>
          <w:p w14:paraId="446289BB"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954" w:type="dxa"/>
            <w:shd w:val="clear" w:color="auto" w:fill="auto"/>
            <w:noWrap/>
            <w:vAlign w:val="bottom"/>
            <w:hideMark/>
            <w:tcPrChange w:id="1316" w:author="Jon.Richar" w:date="2024-03-02T11:51:00Z">
              <w:tcPr>
                <w:tcW w:w="941" w:type="dxa"/>
                <w:shd w:val="clear" w:color="auto" w:fill="auto"/>
                <w:noWrap/>
                <w:vAlign w:val="bottom"/>
                <w:hideMark/>
              </w:tcPr>
            </w:tcPrChange>
          </w:tcPr>
          <w:p w14:paraId="134A961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954" w:type="dxa"/>
            <w:shd w:val="clear" w:color="auto" w:fill="auto"/>
            <w:noWrap/>
            <w:vAlign w:val="bottom"/>
            <w:hideMark/>
            <w:tcPrChange w:id="1317" w:author="Jon.Richar" w:date="2024-03-02T11:51:00Z">
              <w:tcPr>
                <w:tcW w:w="941" w:type="dxa"/>
                <w:shd w:val="clear" w:color="auto" w:fill="auto"/>
                <w:noWrap/>
                <w:vAlign w:val="bottom"/>
                <w:hideMark/>
              </w:tcPr>
            </w:tcPrChange>
          </w:tcPr>
          <w:p w14:paraId="2F6CAAF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c>
          <w:tcPr>
            <w:tcW w:w="888" w:type="dxa"/>
            <w:shd w:val="clear" w:color="auto" w:fill="auto"/>
            <w:noWrap/>
            <w:vAlign w:val="bottom"/>
            <w:hideMark/>
            <w:tcPrChange w:id="1318" w:author="Jon.Richar" w:date="2024-03-02T11:51:00Z">
              <w:tcPr>
                <w:tcW w:w="941" w:type="dxa"/>
                <w:shd w:val="clear" w:color="auto" w:fill="auto"/>
                <w:noWrap/>
                <w:vAlign w:val="bottom"/>
                <w:hideMark/>
              </w:tcPr>
            </w:tcPrChange>
          </w:tcPr>
          <w:p w14:paraId="76E707C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319" w:author="Jon.Richar" w:date="2024-03-02T11:51:00Z">
              <w:tcPr>
                <w:tcW w:w="1000" w:type="dxa"/>
                <w:shd w:val="clear" w:color="auto" w:fill="auto"/>
                <w:noWrap/>
                <w:vAlign w:val="bottom"/>
                <w:hideMark/>
              </w:tcPr>
            </w:tcPrChange>
          </w:tcPr>
          <w:p w14:paraId="1821BBBA"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758C9E6C" w14:textId="77777777" w:rsidTr="00D065C0">
        <w:trPr>
          <w:trHeight w:val="264"/>
          <w:trPrChange w:id="1320" w:author="Jon.Richar" w:date="2024-03-02T11:51:00Z">
            <w:trPr>
              <w:trHeight w:val="288"/>
            </w:trPr>
          </w:trPrChange>
        </w:trPr>
        <w:tc>
          <w:tcPr>
            <w:tcW w:w="1912" w:type="dxa"/>
            <w:shd w:val="clear" w:color="auto" w:fill="auto"/>
            <w:noWrap/>
            <w:vAlign w:val="bottom"/>
            <w:hideMark/>
            <w:tcPrChange w:id="1321" w:author="Jon.Richar" w:date="2024-03-02T11:51:00Z">
              <w:tcPr>
                <w:tcW w:w="1885" w:type="dxa"/>
                <w:shd w:val="clear" w:color="auto" w:fill="auto"/>
                <w:noWrap/>
                <w:vAlign w:val="bottom"/>
                <w:hideMark/>
              </w:tcPr>
            </w:tcPrChange>
          </w:tcPr>
          <w:p w14:paraId="60C0AEA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322" w:author="Jon.Richar" w:date="2024-03-02T11:51:00Z">
              <w:tcPr>
                <w:tcW w:w="1186" w:type="dxa"/>
                <w:shd w:val="clear" w:color="auto" w:fill="auto"/>
                <w:noWrap/>
                <w:vAlign w:val="bottom"/>
                <w:hideMark/>
              </w:tcPr>
            </w:tcPrChange>
          </w:tcPr>
          <w:p w14:paraId="5AF8E14E"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323" w:author="Jon.Richar" w:date="2024-03-02T11:51:00Z">
              <w:tcPr>
                <w:tcW w:w="941" w:type="dxa"/>
                <w:shd w:val="clear" w:color="auto" w:fill="auto"/>
                <w:noWrap/>
                <w:vAlign w:val="bottom"/>
                <w:hideMark/>
              </w:tcPr>
            </w:tcPrChange>
          </w:tcPr>
          <w:p w14:paraId="18E866B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-3.11549</w:t>
            </w:r>
          </w:p>
        </w:tc>
        <w:tc>
          <w:tcPr>
            <w:tcW w:w="1403" w:type="dxa"/>
            <w:shd w:val="clear" w:color="auto" w:fill="auto"/>
            <w:noWrap/>
            <w:vAlign w:val="bottom"/>
            <w:hideMark/>
            <w:tcPrChange w:id="1324" w:author="Jon.Richar" w:date="2024-03-02T11:51:00Z">
              <w:tcPr>
                <w:tcW w:w="1293" w:type="dxa"/>
                <w:shd w:val="clear" w:color="auto" w:fill="auto"/>
                <w:noWrap/>
                <w:vAlign w:val="bottom"/>
                <w:hideMark/>
              </w:tcPr>
            </w:tcPrChange>
          </w:tcPr>
          <w:p w14:paraId="26B9849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-0.07781</w:t>
            </w:r>
          </w:p>
        </w:tc>
        <w:tc>
          <w:tcPr>
            <w:tcW w:w="954" w:type="dxa"/>
            <w:shd w:val="clear" w:color="auto" w:fill="auto"/>
            <w:noWrap/>
            <w:vAlign w:val="bottom"/>
            <w:hideMark/>
            <w:tcPrChange w:id="1325" w:author="Jon.Richar" w:date="2024-03-02T11:51:00Z">
              <w:tcPr>
                <w:tcW w:w="941" w:type="dxa"/>
                <w:shd w:val="clear" w:color="auto" w:fill="auto"/>
                <w:noWrap/>
                <w:vAlign w:val="bottom"/>
                <w:hideMark/>
              </w:tcPr>
            </w:tcPrChange>
          </w:tcPr>
          <w:p w14:paraId="361FCC2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0.17328</w:t>
            </w:r>
          </w:p>
        </w:tc>
        <w:tc>
          <w:tcPr>
            <w:tcW w:w="954" w:type="dxa"/>
            <w:shd w:val="clear" w:color="auto" w:fill="auto"/>
            <w:noWrap/>
            <w:vAlign w:val="bottom"/>
            <w:hideMark/>
            <w:tcPrChange w:id="1326" w:author="Jon.Richar" w:date="2024-03-02T11:51:00Z">
              <w:tcPr>
                <w:tcW w:w="941" w:type="dxa"/>
                <w:shd w:val="clear" w:color="auto" w:fill="auto"/>
                <w:noWrap/>
                <w:vAlign w:val="bottom"/>
                <w:hideMark/>
              </w:tcPr>
            </w:tcPrChange>
          </w:tcPr>
          <w:p w14:paraId="7CE8ACD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2.76058</w:t>
            </w:r>
          </w:p>
        </w:tc>
        <w:tc>
          <w:tcPr>
            <w:tcW w:w="921" w:type="dxa"/>
            <w:shd w:val="clear" w:color="auto" w:fill="auto"/>
            <w:noWrap/>
            <w:vAlign w:val="bottom"/>
            <w:hideMark/>
            <w:tcPrChange w:id="1327" w:author="Jon.Richar" w:date="2024-03-02T11:51:00Z">
              <w:tcPr>
                <w:tcW w:w="1053" w:type="dxa"/>
                <w:shd w:val="clear" w:color="auto" w:fill="auto"/>
                <w:noWrap/>
                <w:vAlign w:val="bottom"/>
                <w:hideMark/>
              </w:tcPr>
            </w:tcPrChange>
          </w:tcPr>
          <w:p w14:paraId="053BB3C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0.04202</w:t>
            </w:r>
          </w:p>
        </w:tc>
        <w:tc>
          <w:tcPr>
            <w:tcW w:w="954" w:type="dxa"/>
            <w:shd w:val="clear" w:color="auto" w:fill="auto"/>
            <w:noWrap/>
            <w:vAlign w:val="bottom"/>
            <w:hideMark/>
            <w:tcPrChange w:id="1328" w:author="Jon.Richar" w:date="2024-03-02T11:51:00Z">
              <w:tcPr>
                <w:tcW w:w="941" w:type="dxa"/>
                <w:shd w:val="clear" w:color="auto" w:fill="auto"/>
                <w:noWrap/>
                <w:vAlign w:val="bottom"/>
                <w:hideMark/>
              </w:tcPr>
            </w:tcPrChange>
          </w:tcPr>
          <w:p w14:paraId="5E6CED4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-0.07583</w:t>
            </w:r>
          </w:p>
        </w:tc>
        <w:tc>
          <w:tcPr>
            <w:tcW w:w="962" w:type="dxa"/>
            <w:shd w:val="clear" w:color="auto" w:fill="auto"/>
            <w:noWrap/>
            <w:vAlign w:val="bottom"/>
            <w:hideMark/>
            <w:tcPrChange w:id="1329" w:author="Jon.Richar" w:date="2024-03-02T11:51:00Z">
              <w:tcPr>
                <w:tcW w:w="941" w:type="dxa"/>
                <w:shd w:val="clear" w:color="auto" w:fill="auto"/>
                <w:noWrap/>
                <w:vAlign w:val="bottom"/>
                <w:hideMark/>
              </w:tcPr>
            </w:tcPrChange>
          </w:tcPr>
          <w:p w14:paraId="13D78CA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0.02540</w:t>
            </w:r>
          </w:p>
        </w:tc>
        <w:tc>
          <w:tcPr>
            <w:tcW w:w="954" w:type="dxa"/>
            <w:shd w:val="clear" w:color="auto" w:fill="auto"/>
            <w:noWrap/>
            <w:vAlign w:val="bottom"/>
            <w:hideMark/>
            <w:tcPrChange w:id="1330" w:author="Jon.Richar" w:date="2024-03-02T11:51:00Z">
              <w:tcPr>
                <w:tcW w:w="941" w:type="dxa"/>
                <w:shd w:val="clear" w:color="auto" w:fill="auto"/>
                <w:noWrap/>
                <w:vAlign w:val="bottom"/>
                <w:hideMark/>
              </w:tcPr>
            </w:tcPrChange>
          </w:tcPr>
          <w:p w14:paraId="4F3C47B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-5693.8</w:t>
            </w:r>
          </w:p>
        </w:tc>
        <w:tc>
          <w:tcPr>
            <w:tcW w:w="954" w:type="dxa"/>
            <w:shd w:val="clear" w:color="auto" w:fill="auto"/>
            <w:noWrap/>
            <w:vAlign w:val="bottom"/>
            <w:hideMark/>
            <w:tcPrChange w:id="1331" w:author="Jon.Richar" w:date="2024-03-02T11:51:00Z">
              <w:tcPr>
                <w:tcW w:w="941" w:type="dxa"/>
                <w:shd w:val="clear" w:color="auto" w:fill="auto"/>
                <w:noWrap/>
                <w:vAlign w:val="bottom"/>
                <w:hideMark/>
              </w:tcPr>
            </w:tcPrChange>
          </w:tcPr>
          <w:p w14:paraId="5698689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-5679.7</w:t>
            </w:r>
          </w:p>
        </w:tc>
        <w:tc>
          <w:tcPr>
            <w:tcW w:w="888" w:type="dxa"/>
            <w:shd w:val="clear" w:color="auto" w:fill="auto"/>
            <w:noWrap/>
            <w:vAlign w:val="bottom"/>
            <w:hideMark/>
            <w:tcPrChange w:id="1332" w:author="Jon.Richar" w:date="2024-03-02T11:51:00Z">
              <w:tcPr>
                <w:tcW w:w="941" w:type="dxa"/>
                <w:shd w:val="clear" w:color="auto" w:fill="auto"/>
                <w:noWrap/>
                <w:vAlign w:val="bottom"/>
                <w:hideMark/>
              </w:tcPr>
            </w:tcPrChange>
          </w:tcPr>
          <w:p w14:paraId="2FF211C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333" w:author="Jon.Richar" w:date="2024-03-02T11:51:00Z">
              <w:tcPr>
                <w:tcW w:w="1000" w:type="dxa"/>
                <w:shd w:val="clear" w:color="auto" w:fill="auto"/>
                <w:noWrap/>
                <w:vAlign w:val="bottom"/>
                <w:hideMark/>
              </w:tcPr>
            </w:tcPrChange>
          </w:tcPr>
          <w:p w14:paraId="74A192E0"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413F4194" w14:textId="77777777" w:rsidTr="00D065C0">
        <w:trPr>
          <w:trHeight w:val="264"/>
          <w:trPrChange w:id="1334" w:author="Jon.Richar" w:date="2024-03-02T11:51:00Z">
            <w:trPr>
              <w:trHeight w:val="288"/>
            </w:trPr>
          </w:trPrChange>
        </w:trPr>
        <w:tc>
          <w:tcPr>
            <w:tcW w:w="1912" w:type="dxa"/>
            <w:shd w:val="clear" w:color="auto" w:fill="auto"/>
            <w:noWrap/>
            <w:vAlign w:val="bottom"/>
            <w:hideMark/>
            <w:tcPrChange w:id="1335" w:author="Jon.Richar" w:date="2024-03-02T11:51:00Z">
              <w:tcPr>
                <w:tcW w:w="1885" w:type="dxa"/>
                <w:shd w:val="clear" w:color="auto" w:fill="auto"/>
                <w:noWrap/>
                <w:vAlign w:val="bottom"/>
                <w:hideMark/>
              </w:tcPr>
            </w:tcPrChange>
          </w:tcPr>
          <w:p w14:paraId="2EA6899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336" w:author="Jon.Richar" w:date="2024-03-02T11:51:00Z">
              <w:tcPr>
                <w:tcW w:w="1186" w:type="dxa"/>
                <w:shd w:val="clear" w:color="auto" w:fill="auto"/>
                <w:noWrap/>
                <w:vAlign w:val="bottom"/>
                <w:hideMark/>
              </w:tcPr>
            </w:tcPrChange>
          </w:tcPr>
          <w:p w14:paraId="45F98FDE"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337" w:author="Jon.Richar" w:date="2024-03-02T11:51:00Z">
              <w:tcPr>
                <w:tcW w:w="941" w:type="dxa"/>
                <w:shd w:val="clear" w:color="auto" w:fill="auto"/>
                <w:noWrap/>
                <w:vAlign w:val="bottom"/>
                <w:hideMark/>
              </w:tcPr>
            </w:tcPrChange>
          </w:tcPr>
          <w:p w14:paraId="121116F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0.15611</w:t>
            </w:r>
          </w:p>
        </w:tc>
        <w:tc>
          <w:tcPr>
            <w:tcW w:w="1403" w:type="dxa"/>
            <w:shd w:val="clear" w:color="auto" w:fill="auto"/>
            <w:noWrap/>
            <w:vAlign w:val="bottom"/>
            <w:hideMark/>
            <w:tcPrChange w:id="1338" w:author="Jon.Richar" w:date="2024-03-02T11:51:00Z">
              <w:tcPr>
                <w:tcW w:w="1293" w:type="dxa"/>
                <w:shd w:val="clear" w:color="auto" w:fill="auto"/>
                <w:noWrap/>
                <w:vAlign w:val="bottom"/>
                <w:hideMark/>
              </w:tcPr>
            </w:tcPrChange>
          </w:tcPr>
          <w:p w14:paraId="34AA90A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0.04483</w:t>
            </w:r>
          </w:p>
        </w:tc>
        <w:tc>
          <w:tcPr>
            <w:tcW w:w="954" w:type="dxa"/>
            <w:shd w:val="clear" w:color="auto" w:fill="auto"/>
            <w:noWrap/>
            <w:vAlign w:val="bottom"/>
            <w:hideMark/>
            <w:tcPrChange w:id="1339" w:author="Jon.Richar" w:date="2024-03-02T11:51:00Z">
              <w:tcPr>
                <w:tcW w:w="941" w:type="dxa"/>
                <w:shd w:val="clear" w:color="auto" w:fill="auto"/>
                <w:noWrap/>
                <w:vAlign w:val="bottom"/>
                <w:hideMark/>
              </w:tcPr>
            </w:tcPrChange>
          </w:tcPr>
          <w:p w14:paraId="0E7BC30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0.05452</w:t>
            </w:r>
          </w:p>
        </w:tc>
        <w:tc>
          <w:tcPr>
            <w:tcW w:w="954" w:type="dxa"/>
            <w:shd w:val="clear" w:color="auto" w:fill="auto"/>
            <w:noWrap/>
            <w:vAlign w:val="bottom"/>
            <w:hideMark/>
            <w:tcPrChange w:id="1340" w:author="Jon.Richar" w:date="2024-03-02T11:51:00Z">
              <w:tcPr>
                <w:tcW w:w="941" w:type="dxa"/>
                <w:shd w:val="clear" w:color="auto" w:fill="auto"/>
                <w:noWrap/>
                <w:vAlign w:val="bottom"/>
                <w:hideMark/>
              </w:tcPr>
            </w:tcPrChange>
          </w:tcPr>
          <w:p w14:paraId="3CF619D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0.08151</w:t>
            </w:r>
          </w:p>
        </w:tc>
        <w:tc>
          <w:tcPr>
            <w:tcW w:w="921" w:type="dxa"/>
            <w:shd w:val="clear" w:color="auto" w:fill="auto"/>
            <w:noWrap/>
            <w:vAlign w:val="bottom"/>
            <w:hideMark/>
            <w:tcPrChange w:id="1341" w:author="Jon.Richar" w:date="2024-03-02T11:51:00Z">
              <w:tcPr>
                <w:tcW w:w="1053" w:type="dxa"/>
                <w:shd w:val="clear" w:color="auto" w:fill="auto"/>
                <w:noWrap/>
                <w:vAlign w:val="bottom"/>
                <w:hideMark/>
              </w:tcPr>
            </w:tcPrChange>
          </w:tcPr>
          <w:p w14:paraId="484A4AA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0.02343</w:t>
            </w:r>
          </w:p>
        </w:tc>
        <w:tc>
          <w:tcPr>
            <w:tcW w:w="954" w:type="dxa"/>
            <w:shd w:val="clear" w:color="auto" w:fill="auto"/>
            <w:noWrap/>
            <w:vAlign w:val="bottom"/>
            <w:hideMark/>
            <w:tcPrChange w:id="1342" w:author="Jon.Richar" w:date="2024-03-02T11:51:00Z">
              <w:tcPr>
                <w:tcW w:w="941" w:type="dxa"/>
                <w:shd w:val="clear" w:color="auto" w:fill="auto"/>
                <w:noWrap/>
                <w:vAlign w:val="bottom"/>
                <w:hideMark/>
              </w:tcPr>
            </w:tcPrChange>
          </w:tcPr>
          <w:p w14:paraId="652005E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0.02842</w:t>
            </w:r>
          </w:p>
        </w:tc>
        <w:tc>
          <w:tcPr>
            <w:tcW w:w="962" w:type="dxa"/>
            <w:shd w:val="clear" w:color="auto" w:fill="auto"/>
            <w:noWrap/>
            <w:vAlign w:val="bottom"/>
            <w:hideMark/>
            <w:tcPrChange w:id="1343" w:author="Jon.Richar" w:date="2024-03-02T11:51:00Z">
              <w:tcPr>
                <w:tcW w:w="941" w:type="dxa"/>
                <w:shd w:val="clear" w:color="auto" w:fill="auto"/>
                <w:noWrap/>
                <w:vAlign w:val="bottom"/>
                <w:hideMark/>
              </w:tcPr>
            </w:tcPrChange>
          </w:tcPr>
          <w:p w14:paraId="188F18B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0.00050</w:t>
            </w:r>
          </w:p>
        </w:tc>
        <w:tc>
          <w:tcPr>
            <w:tcW w:w="954" w:type="dxa"/>
            <w:shd w:val="clear" w:color="auto" w:fill="auto"/>
            <w:noWrap/>
            <w:vAlign w:val="bottom"/>
            <w:hideMark/>
            <w:tcPrChange w:id="1344" w:author="Jon.Richar" w:date="2024-03-02T11:51:00Z">
              <w:tcPr>
                <w:tcW w:w="941" w:type="dxa"/>
                <w:shd w:val="clear" w:color="auto" w:fill="auto"/>
                <w:noWrap/>
                <w:vAlign w:val="bottom"/>
                <w:hideMark/>
              </w:tcPr>
            </w:tcPrChange>
          </w:tcPr>
          <w:p w14:paraId="44B47F0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345" w:author="Jon.Richar" w:date="2024-03-02T11:51:00Z">
              <w:tcPr>
                <w:tcW w:w="941" w:type="dxa"/>
                <w:shd w:val="clear" w:color="auto" w:fill="auto"/>
                <w:noWrap/>
                <w:vAlign w:val="bottom"/>
                <w:hideMark/>
              </w:tcPr>
            </w:tcPrChange>
          </w:tcPr>
          <w:p w14:paraId="5B7AC34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346" w:author="Jon.Richar" w:date="2024-03-02T11:51:00Z">
              <w:tcPr>
                <w:tcW w:w="941" w:type="dxa"/>
                <w:shd w:val="clear" w:color="auto" w:fill="auto"/>
                <w:noWrap/>
                <w:vAlign w:val="bottom"/>
                <w:hideMark/>
              </w:tcPr>
            </w:tcPrChange>
          </w:tcPr>
          <w:p w14:paraId="0FA2656B"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347" w:author="Jon.Richar" w:date="2024-03-02T11:51:00Z">
              <w:tcPr>
                <w:tcW w:w="1000" w:type="dxa"/>
                <w:shd w:val="clear" w:color="auto" w:fill="auto"/>
                <w:noWrap/>
                <w:vAlign w:val="bottom"/>
                <w:hideMark/>
              </w:tcPr>
            </w:tcPrChange>
          </w:tcPr>
          <w:p w14:paraId="64197F8D"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548CB444" w14:textId="77777777" w:rsidTr="00D065C0">
        <w:trPr>
          <w:trHeight w:val="264"/>
          <w:trPrChange w:id="1348" w:author="Jon.Richar" w:date="2024-03-02T11:51:00Z">
            <w:trPr>
              <w:trHeight w:val="288"/>
            </w:trPr>
          </w:trPrChange>
        </w:trPr>
        <w:tc>
          <w:tcPr>
            <w:tcW w:w="1912" w:type="dxa"/>
            <w:shd w:val="clear" w:color="auto" w:fill="auto"/>
            <w:noWrap/>
            <w:vAlign w:val="bottom"/>
            <w:hideMark/>
            <w:tcPrChange w:id="1349" w:author="Jon.Richar" w:date="2024-03-02T11:51:00Z">
              <w:tcPr>
                <w:tcW w:w="1885" w:type="dxa"/>
                <w:shd w:val="clear" w:color="auto" w:fill="auto"/>
                <w:noWrap/>
                <w:vAlign w:val="bottom"/>
                <w:hideMark/>
              </w:tcPr>
            </w:tcPrChange>
          </w:tcPr>
          <w:p w14:paraId="32C3A02F"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a(SC,Tr), b(SC,Tr)</w:t>
            </w:r>
          </w:p>
        </w:tc>
        <w:tc>
          <w:tcPr>
            <w:tcW w:w="1203" w:type="dxa"/>
            <w:shd w:val="clear" w:color="auto" w:fill="auto"/>
            <w:noWrap/>
            <w:vAlign w:val="bottom"/>
            <w:hideMark/>
            <w:tcPrChange w:id="1350" w:author="Jon.Richar" w:date="2024-03-02T11:51:00Z">
              <w:tcPr>
                <w:tcW w:w="1186" w:type="dxa"/>
                <w:shd w:val="clear" w:color="auto" w:fill="auto"/>
                <w:noWrap/>
                <w:vAlign w:val="bottom"/>
                <w:hideMark/>
              </w:tcPr>
            </w:tcPrChange>
          </w:tcPr>
          <w:p w14:paraId="15E5079D" w14:textId="4EBC08CB"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Parameter</w:t>
            </w:r>
          </w:p>
        </w:tc>
        <w:tc>
          <w:tcPr>
            <w:tcW w:w="954" w:type="dxa"/>
            <w:shd w:val="clear" w:color="auto" w:fill="auto"/>
            <w:noWrap/>
            <w:vAlign w:val="bottom"/>
            <w:hideMark/>
            <w:tcPrChange w:id="1351" w:author="Jon.Richar" w:date="2024-03-02T11:51:00Z">
              <w:tcPr>
                <w:tcW w:w="941" w:type="dxa"/>
                <w:shd w:val="clear" w:color="auto" w:fill="auto"/>
                <w:noWrap/>
                <w:vAlign w:val="bottom"/>
                <w:hideMark/>
              </w:tcPr>
            </w:tcPrChange>
          </w:tcPr>
          <w:p w14:paraId="0E61D207"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352" w:author="Jon.Richar" w:date="2024-03-02T11:51:00Z">
              <w:tcPr>
                <w:tcW w:w="1293" w:type="dxa"/>
                <w:shd w:val="clear" w:color="auto" w:fill="auto"/>
                <w:noWrap/>
                <w:vAlign w:val="bottom"/>
                <w:hideMark/>
              </w:tcPr>
            </w:tcPrChange>
          </w:tcPr>
          <w:p w14:paraId="59C30EAA"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54" w:type="dxa"/>
            <w:shd w:val="clear" w:color="auto" w:fill="auto"/>
            <w:noWrap/>
            <w:vAlign w:val="bottom"/>
            <w:hideMark/>
            <w:tcPrChange w:id="1353" w:author="Jon.Richar" w:date="2024-03-02T11:51:00Z">
              <w:tcPr>
                <w:tcW w:w="941" w:type="dxa"/>
                <w:shd w:val="clear" w:color="auto" w:fill="auto"/>
                <w:noWrap/>
                <w:vAlign w:val="bottom"/>
                <w:hideMark/>
              </w:tcPr>
            </w:tcPrChange>
          </w:tcPr>
          <w:p w14:paraId="2B166B79"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aTr</w:t>
            </w:r>
          </w:p>
        </w:tc>
        <w:tc>
          <w:tcPr>
            <w:tcW w:w="954" w:type="dxa"/>
            <w:shd w:val="clear" w:color="auto" w:fill="auto"/>
            <w:noWrap/>
            <w:vAlign w:val="bottom"/>
            <w:hideMark/>
            <w:tcPrChange w:id="1354" w:author="Jon.Richar" w:date="2024-03-02T11:51:00Z">
              <w:tcPr>
                <w:tcW w:w="941" w:type="dxa"/>
                <w:shd w:val="clear" w:color="auto" w:fill="auto"/>
                <w:noWrap/>
                <w:vAlign w:val="bottom"/>
                <w:hideMark/>
              </w:tcPr>
            </w:tcPrChange>
          </w:tcPr>
          <w:p w14:paraId="1625C10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21" w:type="dxa"/>
            <w:shd w:val="clear" w:color="auto" w:fill="auto"/>
            <w:noWrap/>
            <w:vAlign w:val="bottom"/>
            <w:hideMark/>
            <w:tcPrChange w:id="1355" w:author="Jon.Richar" w:date="2024-03-02T11:51:00Z">
              <w:tcPr>
                <w:tcW w:w="1053" w:type="dxa"/>
                <w:shd w:val="clear" w:color="auto" w:fill="auto"/>
                <w:noWrap/>
                <w:vAlign w:val="bottom"/>
                <w:hideMark/>
              </w:tcPr>
            </w:tcPrChange>
          </w:tcPr>
          <w:p w14:paraId="416AC245"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54" w:type="dxa"/>
            <w:shd w:val="clear" w:color="auto" w:fill="auto"/>
            <w:noWrap/>
            <w:vAlign w:val="bottom"/>
            <w:hideMark/>
            <w:tcPrChange w:id="1356" w:author="Jon.Richar" w:date="2024-03-02T11:51:00Z">
              <w:tcPr>
                <w:tcW w:w="941" w:type="dxa"/>
                <w:shd w:val="clear" w:color="auto" w:fill="auto"/>
                <w:noWrap/>
                <w:vAlign w:val="bottom"/>
                <w:hideMark/>
              </w:tcPr>
            </w:tcPrChange>
          </w:tcPr>
          <w:p w14:paraId="37ABA8A9"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bTr</w:t>
            </w:r>
          </w:p>
        </w:tc>
        <w:tc>
          <w:tcPr>
            <w:tcW w:w="962" w:type="dxa"/>
            <w:shd w:val="clear" w:color="auto" w:fill="auto"/>
            <w:noWrap/>
            <w:vAlign w:val="bottom"/>
            <w:hideMark/>
            <w:tcPrChange w:id="1357" w:author="Jon.Richar" w:date="2024-03-02T11:51:00Z">
              <w:tcPr>
                <w:tcW w:w="941" w:type="dxa"/>
                <w:shd w:val="clear" w:color="auto" w:fill="auto"/>
                <w:noWrap/>
                <w:vAlign w:val="bottom"/>
                <w:hideMark/>
              </w:tcPr>
            </w:tcPrChange>
          </w:tcPr>
          <w:p w14:paraId="4F721BD5"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954" w:type="dxa"/>
            <w:shd w:val="clear" w:color="auto" w:fill="auto"/>
            <w:noWrap/>
            <w:vAlign w:val="bottom"/>
            <w:hideMark/>
            <w:tcPrChange w:id="1358" w:author="Jon.Richar" w:date="2024-03-02T11:51:00Z">
              <w:tcPr>
                <w:tcW w:w="941" w:type="dxa"/>
                <w:shd w:val="clear" w:color="auto" w:fill="auto"/>
                <w:noWrap/>
                <w:vAlign w:val="bottom"/>
                <w:hideMark/>
              </w:tcPr>
            </w:tcPrChange>
          </w:tcPr>
          <w:p w14:paraId="67A29C4F"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954" w:type="dxa"/>
            <w:shd w:val="clear" w:color="auto" w:fill="auto"/>
            <w:noWrap/>
            <w:vAlign w:val="bottom"/>
            <w:hideMark/>
            <w:tcPrChange w:id="1359" w:author="Jon.Richar" w:date="2024-03-02T11:51:00Z">
              <w:tcPr>
                <w:tcW w:w="941" w:type="dxa"/>
                <w:shd w:val="clear" w:color="auto" w:fill="auto"/>
                <w:noWrap/>
                <w:vAlign w:val="bottom"/>
                <w:hideMark/>
              </w:tcPr>
            </w:tcPrChange>
          </w:tcPr>
          <w:p w14:paraId="64536C0C"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c>
          <w:tcPr>
            <w:tcW w:w="888" w:type="dxa"/>
            <w:shd w:val="clear" w:color="auto" w:fill="auto"/>
            <w:noWrap/>
            <w:vAlign w:val="bottom"/>
            <w:hideMark/>
            <w:tcPrChange w:id="1360" w:author="Jon.Richar" w:date="2024-03-02T11:51:00Z">
              <w:tcPr>
                <w:tcW w:w="941" w:type="dxa"/>
                <w:shd w:val="clear" w:color="auto" w:fill="auto"/>
                <w:noWrap/>
                <w:vAlign w:val="bottom"/>
                <w:hideMark/>
              </w:tcPr>
            </w:tcPrChange>
          </w:tcPr>
          <w:p w14:paraId="6F64F10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361" w:author="Jon.Richar" w:date="2024-03-02T11:51:00Z">
              <w:tcPr>
                <w:tcW w:w="1000" w:type="dxa"/>
                <w:shd w:val="clear" w:color="auto" w:fill="auto"/>
                <w:noWrap/>
                <w:vAlign w:val="bottom"/>
                <w:hideMark/>
              </w:tcPr>
            </w:tcPrChange>
          </w:tcPr>
          <w:p w14:paraId="0E7FB699"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5ED71E34" w14:textId="77777777" w:rsidTr="00D065C0">
        <w:trPr>
          <w:trHeight w:val="264"/>
          <w:trPrChange w:id="1362" w:author="Jon.Richar" w:date="2024-03-02T11:51:00Z">
            <w:trPr>
              <w:trHeight w:val="288"/>
            </w:trPr>
          </w:trPrChange>
        </w:trPr>
        <w:tc>
          <w:tcPr>
            <w:tcW w:w="1912" w:type="dxa"/>
            <w:shd w:val="clear" w:color="auto" w:fill="auto"/>
            <w:noWrap/>
            <w:vAlign w:val="bottom"/>
            <w:hideMark/>
            <w:tcPrChange w:id="1363" w:author="Jon.Richar" w:date="2024-03-02T11:51:00Z">
              <w:tcPr>
                <w:tcW w:w="1885" w:type="dxa"/>
                <w:shd w:val="clear" w:color="auto" w:fill="auto"/>
                <w:noWrap/>
                <w:vAlign w:val="bottom"/>
                <w:hideMark/>
              </w:tcPr>
            </w:tcPrChange>
          </w:tcPr>
          <w:p w14:paraId="34EC86BF"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364" w:author="Jon.Richar" w:date="2024-03-02T11:51:00Z">
              <w:tcPr>
                <w:tcW w:w="1186" w:type="dxa"/>
                <w:shd w:val="clear" w:color="auto" w:fill="auto"/>
                <w:noWrap/>
                <w:vAlign w:val="bottom"/>
                <w:hideMark/>
              </w:tcPr>
            </w:tcPrChange>
          </w:tcPr>
          <w:p w14:paraId="70FA1265"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365" w:author="Jon.Richar" w:date="2024-03-02T11:51:00Z">
              <w:tcPr>
                <w:tcW w:w="941" w:type="dxa"/>
                <w:shd w:val="clear" w:color="auto" w:fill="auto"/>
                <w:noWrap/>
                <w:vAlign w:val="bottom"/>
                <w:hideMark/>
              </w:tcPr>
            </w:tcPrChange>
          </w:tcPr>
          <w:p w14:paraId="44A091B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-3.32923</w:t>
            </w:r>
          </w:p>
        </w:tc>
        <w:tc>
          <w:tcPr>
            <w:tcW w:w="1403" w:type="dxa"/>
            <w:shd w:val="clear" w:color="auto" w:fill="auto"/>
            <w:noWrap/>
            <w:vAlign w:val="bottom"/>
            <w:hideMark/>
            <w:tcPrChange w:id="1366" w:author="Jon.Richar" w:date="2024-03-02T11:51:00Z">
              <w:tcPr>
                <w:tcW w:w="1293" w:type="dxa"/>
                <w:shd w:val="clear" w:color="auto" w:fill="auto"/>
                <w:noWrap/>
                <w:vAlign w:val="bottom"/>
                <w:hideMark/>
              </w:tcPr>
            </w:tcPrChange>
          </w:tcPr>
          <w:p w14:paraId="5F022DC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0.18326</w:t>
            </w:r>
          </w:p>
        </w:tc>
        <w:tc>
          <w:tcPr>
            <w:tcW w:w="954" w:type="dxa"/>
            <w:shd w:val="clear" w:color="auto" w:fill="auto"/>
            <w:noWrap/>
            <w:vAlign w:val="bottom"/>
            <w:hideMark/>
            <w:tcPrChange w:id="1367" w:author="Jon.Richar" w:date="2024-03-02T11:51:00Z">
              <w:tcPr>
                <w:tcW w:w="941" w:type="dxa"/>
                <w:shd w:val="clear" w:color="auto" w:fill="auto"/>
                <w:noWrap/>
                <w:vAlign w:val="bottom"/>
                <w:hideMark/>
              </w:tcPr>
            </w:tcPrChange>
          </w:tcPr>
          <w:p w14:paraId="71A4375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-0.10423</w:t>
            </w:r>
          </w:p>
        </w:tc>
        <w:tc>
          <w:tcPr>
            <w:tcW w:w="954" w:type="dxa"/>
            <w:shd w:val="clear" w:color="auto" w:fill="auto"/>
            <w:noWrap/>
            <w:vAlign w:val="bottom"/>
            <w:hideMark/>
            <w:tcPrChange w:id="1368" w:author="Jon.Richar" w:date="2024-03-02T11:51:00Z">
              <w:tcPr>
                <w:tcW w:w="941" w:type="dxa"/>
                <w:shd w:val="clear" w:color="auto" w:fill="auto"/>
                <w:noWrap/>
                <w:vAlign w:val="bottom"/>
                <w:hideMark/>
              </w:tcPr>
            </w:tcPrChange>
          </w:tcPr>
          <w:p w14:paraId="43ECCA7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2.87615</w:t>
            </w:r>
          </w:p>
        </w:tc>
        <w:tc>
          <w:tcPr>
            <w:tcW w:w="921" w:type="dxa"/>
            <w:shd w:val="clear" w:color="auto" w:fill="auto"/>
            <w:noWrap/>
            <w:vAlign w:val="bottom"/>
            <w:hideMark/>
            <w:tcPrChange w:id="1369" w:author="Jon.Richar" w:date="2024-03-02T11:51:00Z">
              <w:tcPr>
                <w:tcW w:w="1053" w:type="dxa"/>
                <w:shd w:val="clear" w:color="auto" w:fill="auto"/>
                <w:noWrap/>
                <w:vAlign w:val="bottom"/>
                <w:hideMark/>
              </w:tcPr>
            </w:tcPrChange>
          </w:tcPr>
          <w:p w14:paraId="6E2035C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-0.08121</w:t>
            </w:r>
          </w:p>
        </w:tc>
        <w:tc>
          <w:tcPr>
            <w:tcW w:w="954" w:type="dxa"/>
            <w:shd w:val="clear" w:color="auto" w:fill="auto"/>
            <w:noWrap/>
            <w:vAlign w:val="bottom"/>
            <w:hideMark/>
            <w:tcPrChange w:id="1370" w:author="Jon.Richar" w:date="2024-03-02T11:51:00Z">
              <w:tcPr>
                <w:tcW w:w="941" w:type="dxa"/>
                <w:shd w:val="clear" w:color="auto" w:fill="auto"/>
                <w:noWrap/>
                <w:vAlign w:val="bottom"/>
                <w:hideMark/>
              </w:tcPr>
            </w:tcPrChange>
          </w:tcPr>
          <w:p w14:paraId="64BC31D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0.05614</w:t>
            </w:r>
          </w:p>
        </w:tc>
        <w:tc>
          <w:tcPr>
            <w:tcW w:w="962" w:type="dxa"/>
            <w:shd w:val="clear" w:color="auto" w:fill="auto"/>
            <w:noWrap/>
            <w:vAlign w:val="bottom"/>
            <w:hideMark/>
            <w:tcPrChange w:id="1371" w:author="Jon.Richar" w:date="2024-03-02T11:51:00Z">
              <w:tcPr>
                <w:tcW w:w="941" w:type="dxa"/>
                <w:shd w:val="clear" w:color="auto" w:fill="auto"/>
                <w:noWrap/>
                <w:vAlign w:val="bottom"/>
                <w:hideMark/>
              </w:tcPr>
            </w:tcPrChange>
          </w:tcPr>
          <w:p w14:paraId="22D0EC6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0.02541</w:t>
            </w:r>
          </w:p>
        </w:tc>
        <w:tc>
          <w:tcPr>
            <w:tcW w:w="954" w:type="dxa"/>
            <w:shd w:val="clear" w:color="auto" w:fill="auto"/>
            <w:noWrap/>
            <w:vAlign w:val="bottom"/>
            <w:hideMark/>
            <w:tcPrChange w:id="1372" w:author="Jon.Richar" w:date="2024-03-02T11:51:00Z">
              <w:tcPr>
                <w:tcW w:w="941" w:type="dxa"/>
                <w:shd w:val="clear" w:color="auto" w:fill="auto"/>
                <w:noWrap/>
                <w:vAlign w:val="bottom"/>
                <w:hideMark/>
              </w:tcPr>
            </w:tcPrChange>
          </w:tcPr>
          <w:p w14:paraId="440B244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-5695.6</w:t>
            </w:r>
          </w:p>
        </w:tc>
        <w:tc>
          <w:tcPr>
            <w:tcW w:w="954" w:type="dxa"/>
            <w:shd w:val="clear" w:color="auto" w:fill="auto"/>
            <w:noWrap/>
            <w:vAlign w:val="bottom"/>
            <w:hideMark/>
            <w:tcPrChange w:id="1373" w:author="Jon.Richar" w:date="2024-03-02T11:51:00Z">
              <w:tcPr>
                <w:tcW w:w="941" w:type="dxa"/>
                <w:shd w:val="clear" w:color="auto" w:fill="auto"/>
                <w:noWrap/>
                <w:vAlign w:val="bottom"/>
                <w:hideMark/>
              </w:tcPr>
            </w:tcPrChange>
          </w:tcPr>
          <w:p w14:paraId="7A7CB73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-5681.5</w:t>
            </w:r>
          </w:p>
        </w:tc>
        <w:tc>
          <w:tcPr>
            <w:tcW w:w="888" w:type="dxa"/>
            <w:shd w:val="clear" w:color="auto" w:fill="auto"/>
            <w:noWrap/>
            <w:vAlign w:val="bottom"/>
            <w:hideMark/>
            <w:tcPrChange w:id="1374" w:author="Jon.Richar" w:date="2024-03-02T11:51:00Z">
              <w:tcPr>
                <w:tcW w:w="941" w:type="dxa"/>
                <w:shd w:val="clear" w:color="auto" w:fill="auto"/>
                <w:noWrap/>
                <w:vAlign w:val="bottom"/>
                <w:hideMark/>
              </w:tcPr>
            </w:tcPrChange>
          </w:tcPr>
          <w:p w14:paraId="1D8D0AD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375" w:author="Jon.Richar" w:date="2024-03-02T11:51:00Z">
              <w:tcPr>
                <w:tcW w:w="1000" w:type="dxa"/>
                <w:shd w:val="clear" w:color="auto" w:fill="auto"/>
                <w:noWrap/>
                <w:vAlign w:val="bottom"/>
                <w:hideMark/>
              </w:tcPr>
            </w:tcPrChange>
          </w:tcPr>
          <w:p w14:paraId="46E51EB0"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414CA1AC" w14:textId="77777777" w:rsidTr="00D065C0">
        <w:trPr>
          <w:trHeight w:val="264"/>
          <w:trPrChange w:id="1376" w:author="Jon.Richar" w:date="2024-03-02T11:51:00Z">
            <w:trPr>
              <w:trHeight w:val="288"/>
            </w:trPr>
          </w:trPrChange>
        </w:trPr>
        <w:tc>
          <w:tcPr>
            <w:tcW w:w="1912" w:type="dxa"/>
            <w:shd w:val="clear" w:color="auto" w:fill="auto"/>
            <w:noWrap/>
            <w:vAlign w:val="bottom"/>
            <w:hideMark/>
            <w:tcPrChange w:id="1377" w:author="Jon.Richar" w:date="2024-03-02T11:51:00Z">
              <w:tcPr>
                <w:tcW w:w="1885" w:type="dxa"/>
                <w:shd w:val="clear" w:color="auto" w:fill="auto"/>
                <w:noWrap/>
                <w:vAlign w:val="bottom"/>
                <w:hideMark/>
              </w:tcPr>
            </w:tcPrChange>
          </w:tcPr>
          <w:p w14:paraId="7DAE89AD"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378" w:author="Jon.Richar" w:date="2024-03-02T11:51:00Z">
              <w:tcPr>
                <w:tcW w:w="1186" w:type="dxa"/>
                <w:shd w:val="clear" w:color="auto" w:fill="auto"/>
                <w:noWrap/>
                <w:vAlign w:val="bottom"/>
                <w:hideMark/>
              </w:tcPr>
            </w:tcPrChange>
          </w:tcPr>
          <w:p w14:paraId="2BE4BB6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379" w:author="Jon.Richar" w:date="2024-03-02T11:51:00Z">
              <w:tcPr>
                <w:tcW w:w="941" w:type="dxa"/>
                <w:shd w:val="clear" w:color="auto" w:fill="auto"/>
                <w:noWrap/>
                <w:vAlign w:val="bottom"/>
                <w:hideMark/>
              </w:tcPr>
            </w:tcPrChange>
          </w:tcPr>
          <w:p w14:paraId="00F6BE3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0.04779</w:t>
            </w:r>
          </w:p>
        </w:tc>
        <w:tc>
          <w:tcPr>
            <w:tcW w:w="1403" w:type="dxa"/>
            <w:shd w:val="clear" w:color="auto" w:fill="auto"/>
            <w:noWrap/>
            <w:vAlign w:val="bottom"/>
            <w:hideMark/>
            <w:tcPrChange w:id="1380" w:author="Jon.Richar" w:date="2024-03-02T11:51:00Z">
              <w:tcPr>
                <w:tcW w:w="1293" w:type="dxa"/>
                <w:shd w:val="clear" w:color="auto" w:fill="auto"/>
                <w:noWrap/>
                <w:vAlign w:val="bottom"/>
                <w:hideMark/>
              </w:tcPr>
            </w:tcPrChange>
          </w:tcPr>
          <w:p w14:paraId="14ECA66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0.05453</w:t>
            </w:r>
          </w:p>
        </w:tc>
        <w:tc>
          <w:tcPr>
            <w:tcW w:w="954" w:type="dxa"/>
            <w:shd w:val="clear" w:color="auto" w:fill="auto"/>
            <w:noWrap/>
            <w:vAlign w:val="bottom"/>
            <w:hideMark/>
            <w:tcPrChange w:id="1381" w:author="Jon.Richar" w:date="2024-03-02T11:51:00Z">
              <w:tcPr>
                <w:tcW w:w="941" w:type="dxa"/>
                <w:shd w:val="clear" w:color="auto" w:fill="auto"/>
                <w:noWrap/>
                <w:vAlign w:val="bottom"/>
                <w:hideMark/>
              </w:tcPr>
            </w:tcPrChange>
          </w:tcPr>
          <w:p w14:paraId="55B9073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0.05413</w:t>
            </w:r>
          </w:p>
        </w:tc>
        <w:tc>
          <w:tcPr>
            <w:tcW w:w="954" w:type="dxa"/>
            <w:shd w:val="clear" w:color="auto" w:fill="auto"/>
            <w:noWrap/>
            <w:vAlign w:val="bottom"/>
            <w:hideMark/>
            <w:tcPrChange w:id="1382" w:author="Jon.Richar" w:date="2024-03-02T11:51:00Z">
              <w:tcPr>
                <w:tcW w:w="941" w:type="dxa"/>
                <w:shd w:val="clear" w:color="auto" w:fill="auto"/>
                <w:noWrap/>
                <w:vAlign w:val="bottom"/>
                <w:hideMark/>
              </w:tcPr>
            </w:tcPrChange>
          </w:tcPr>
          <w:p w14:paraId="36561AF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0.02490</w:t>
            </w:r>
          </w:p>
        </w:tc>
        <w:tc>
          <w:tcPr>
            <w:tcW w:w="921" w:type="dxa"/>
            <w:shd w:val="clear" w:color="auto" w:fill="auto"/>
            <w:noWrap/>
            <w:vAlign w:val="bottom"/>
            <w:hideMark/>
            <w:tcPrChange w:id="1383" w:author="Jon.Richar" w:date="2024-03-02T11:51:00Z">
              <w:tcPr>
                <w:tcW w:w="1053" w:type="dxa"/>
                <w:shd w:val="clear" w:color="auto" w:fill="auto"/>
                <w:noWrap/>
                <w:vAlign w:val="bottom"/>
                <w:hideMark/>
              </w:tcPr>
            </w:tcPrChange>
          </w:tcPr>
          <w:p w14:paraId="20543E7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0.02842</w:t>
            </w:r>
          </w:p>
        </w:tc>
        <w:tc>
          <w:tcPr>
            <w:tcW w:w="954" w:type="dxa"/>
            <w:shd w:val="clear" w:color="auto" w:fill="auto"/>
            <w:noWrap/>
            <w:vAlign w:val="bottom"/>
            <w:hideMark/>
            <w:tcPrChange w:id="1384" w:author="Jon.Richar" w:date="2024-03-02T11:51:00Z">
              <w:tcPr>
                <w:tcW w:w="941" w:type="dxa"/>
                <w:shd w:val="clear" w:color="auto" w:fill="auto"/>
                <w:noWrap/>
                <w:vAlign w:val="bottom"/>
                <w:hideMark/>
              </w:tcPr>
            </w:tcPrChange>
          </w:tcPr>
          <w:p w14:paraId="5AECDD1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0.02820</w:t>
            </w:r>
          </w:p>
        </w:tc>
        <w:tc>
          <w:tcPr>
            <w:tcW w:w="962" w:type="dxa"/>
            <w:shd w:val="clear" w:color="auto" w:fill="auto"/>
            <w:noWrap/>
            <w:vAlign w:val="bottom"/>
            <w:hideMark/>
            <w:tcPrChange w:id="1385" w:author="Jon.Richar" w:date="2024-03-02T11:51:00Z">
              <w:tcPr>
                <w:tcW w:w="941" w:type="dxa"/>
                <w:shd w:val="clear" w:color="auto" w:fill="auto"/>
                <w:noWrap/>
                <w:vAlign w:val="bottom"/>
                <w:hideMark/>
              </w:tcPr>
            </w:tcPrChange>
          </w:tcPr>
          <w:p w14:paraId="4BEB1D0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0.00050</w:t>
            </w:r>
          </w:p>
        </w:tc>
        <w:tc>
          <w:tcPr>
            <w:tcW w:w="954" w:type="dxa"/>
            <w:shd w:val="clear" w:color="auto" w:fill="auto"/>
            <w:noWrap/>
            <w:vAlign w:val="bottom"/>
            <w:hideMark/>
            <w:tcPrChange w:id="1386" w:author="Jon.Richar" w:date="2024-03-02T11:51:00Z">
              <w:tcPr>
                <w:tcW w:w="941" w:type="dxa"/>
                <w:shd w:val="clear" w:color="auto" w:fill="auto"/>
                <w:noWrap/>
                <w:vAlign w:val="bottom"/>
                <w:hideMark/>
              </w:tcPr>
            </w:tcPrChange>
          </w:tcPr>
          <w:p w14:paraId="15C5E65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387" w:author="Jon.Richar" w:date="2024-03-02T11:51:00Z">
              <w:tcPr>
                <w:tcW w:w="941" w:type="dxa"/>
                <w:shd w:val="clear" w:color="auto" w:fill="auto"/>
                <w:noWrap/>
                <w:vAlign w:val="bottom"/>
                <w:hideMark/>
              </w:tcPr>
            </w:tcPrChange>
          </w:tcPr>
          <w:p w14:paraId="642386E7"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388" w:author="Jon.Richar" w:date="2024-03-02T11:51:00Z">
              <w:tcPr>
                <w:tcW w:w="941" w:type="dxa"/>
                <w:shd w:val="clear" w:color="auto" w:fill="auto"/>
                <w:noWrap/>
                <w:vAlign w:val="bottom"/>
                <w:hideMark/>
              </w:tcPr>
            </w:tcPrChange>
          </w:tcPr>
          <w:p w14:paraId="41FB353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389" w:author="Jon.Richar" w:date="2024-03-02T11:51:00Z">
              <w:tcPr>
                <w:tcW w:w="1000" w:type="dxa"/>
                <w:shd w:val="clear" w:color="auto" w:fill="auto"/>
                <w:noWrap/>
                <w:vAlign w:val="bottom"/>
                <w:hideMark/>
              </w:tcPr>
            </w:tcPrChange>
          </w:tcPr>
          <w:p w14:paraId="5D347A81"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00140AF3" w14:textId="77777777" w:rsidTr="00D065C0">
        <w:trPr>
          <w:trHeight w:val="264"/>
          <w:trPrChange w:id="1390" w:author="Jon.Richar" w:date="2024-03-02T11:51:00Z">
            <w:trPr>
              <w:trHeight w:val="288"/>
            </w:trPr>
          </w:trPrChange>
        </w:trPr>
        <w:tc>
          <w:tcPr>
            <w:tcW w:w="1912" w:type="dxa"/>
            <w:shd w:val="clear" w:color="auto" w:fill="auto"/>
            <w:noWrap/>
            <w:vAlign w:val="bottom"/>
            <w:hideMark/>
            <w:tcPrChange w:id="1391" w:author="Jon.Richar" w:date="2024-03-02T11:51:00Z">
              <w:tcPr>
                <w:tcW w:w="1885" w:type="dxa"/>
                <w:shd w:val="clear" w:color="auto" w:fill="auto"/>
                <w:noWrap/>
                <w:vAlign w:val="bottom"/>
                <w:hideMark/>
              </w:tcPr>
            </w:tcPrChange>
          </w:tcPr>
          <w:p w14:paraId="33E3122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392" w:author="Jon.Richar" w:date="2024-03-02T11:51:00Z">
              <w:tcPr>
                <w:tcW w:w="1186" w:type="dxa"/>
                <w:shd w:val="clear" w:color="auto" w:fill="auto"/>
                <w:noWrap/>
                <w:vAlign w:val="bottom"/>
                <w:hideMark/>
              </w:tcPr>
            </w:tcPrChange>
          </w:tcPr>
          <w:p w14:paraId="293C7E1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393" w:author="Jon.Richar" w:date="2024-03-02T11:51:00Z">
              <w:tcPr>
                <w:tcW w:w="941" w:type="dxa"/>
                <w:shd w:val="clear" w:color="auto" w:fill="auto"/>
                <w:noWrap/>
                <w:vAlign w:val="bottom"/>
                <w:hideMark/>
              </w:tcPr>
            </w:tcPrChange>
          </w:tcPr>
          <w:p w14:paraId="10BE3856"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394" w:author="Jon.Richar" w:date="2024-03-02T11:51:00Z">
              <w:tcPr>
                <w:tcW w:w="1293" w:type="dxa"/>
                <w:shd w:val="clear" w:color="auto" w:fill="auto"/>
                <w:noWrap/>
                <w:vAlign w:val="bottom"/>
                <w:hideMark/>
              </w:tcPr>
            </w:tcPrChange>
          </w:tcPr>
          <w:p w14:paraId="6C83F802"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Male CO</w:t>
            </w:r>
          </w:p>
        </w:tc>
        <w:tc>
          <w:tcPr>
            <w:tcW w:w="954" w:type="dxa"/>
            <w:shd w:val="clear" w:color="auto" w:fill="auto"/>
            <w:noWrap/>
            <w:vAlign w:val="bottom"/>
            <w:hideMark/>
            <w:tcPrChange w:id="1395" w:author="Jon.Richar" w:date="2024-03-02T11:51:00Z">
              <w:tcPr>
                <w:tcW w:w="941" w:type="dxa"/>
                <w:shd w:val="clear" w:color="auto" w:fill="auto"/>
                <w:noWrap/>
                <w:vAlign w:val="bottom"/>
                <w:hideMark/>
              </w:tcPr>
            </w:tcPrChange>
          </w:tcPr>
          <w:p w14:paraId="1DCE4A7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396" w:author="Jon.Richar" w:date="2024-03-02T11:51:00Z">
              <w:tcPr>
                <w:tcW w:w="941" w:type="dxa"/>
                <w:shd w:val="clear" w:color="auto" w:fill="auto"/>
                <w:noWrap/>
                <w:vAlign w:val="bottom"/>
                <w:hideMark/>
              </w:tcPr>
            </w:tcPrChange>
          </w:tcPr>
          <w:p w14:paraId="0E0C1DF0"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397" w:author="Jon.Richar" w:date="2024-03-02T11:51:00Z">
              <w:tcPr>
                <w:tcW w:w="1053" w:type="dxa"/>
                <w:shd w:val="clear" w:color="auto" w:fill="auto"/>
                <w:noWrap/>
                <w:vAlign w:val="bottom"/>
                <w:hideMark/>
              </w:tcPr>
            </w:tcPrChange>
          </w:tcPr>
          <w:p w14:paraId="01E53E1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398" w:author="Jon.Richar" w:date="2024-03-02T11:51:00Z">
              <w:tcPr>
                <w:tcW w:w="941" w:type="dxa"/>
                <w:shd w:val="clear" w:color="auto" w:fill="auto"/>
                <w:noWrap/>
                <w:vAlign w:val="bottom"/>
                <w:hideMark/>
              </w:tcPr>
            </w:tcPrChange>
          </w:tcPr>
          <w:p w14:paraId="528B607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399" w:author="Jon.Richar" w:date="2024-03-02T11:51:00Z">
              <w:tcPr>
                <w:tcW w:w="941" w:type="dxa"/>
                <w:shd w:val="clear" w:color="auto" w:fill="auto"/>
                <w:noWrap/>
                <w:vAlign w:val="bottom"/>
                <w:hideMark/>
              </w:tcPr>
            </w:tcPrChange>
          </w:tcPr>
          <w:p w14:paraId="48001E2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00" w:author="Jon.Richar" w:date="2024-03-02T11:51:00Z">
              <w:tcPr>
                <w:tcW w:w="941" w:type="dxa"/>
                <w:shd w:val="clear" w:color="auto" w:fill="auto"/>
                <w:noWrap/>
                <w:vAlign w:val="bottom"/>
                <w:hideMark/>
              </w:tcPr>
            </w:tcPrChange>
          </w:tcPr>
          <w:p w14:paraId="4791B11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01" w:author="Jon.Richar" w:date="2024-03-02T11:51:00Z">
              <w:tcPr>
                <w:tcW w:w="941" w:type="dxa"/>
                <w:shd w:val="clear" w:color="auto" w:fill="auto"/>
                <w:noWrap/>
                <w:vAlign w:val="bottom"/>
                <w:hideMark/>
              </w:tcPr>
            </w:tcPrChange>
          </w:tcPr>
          <w:p w14:paraId="3B444B13"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402" w:author="Jon.Richar" w:date="2024-03-02T11:51:00Z">
              <w:tcPr>
                <w:tcW w:w="941" w:type="dxa"/>
                <w:shd w:val="clear" w:color="auto" w:fill="auto"/>
                <w:noWrap/>
                <w:vAlign w:val="bottom"/>
                <w:hideMark/>
              </w:tcPr>
            </w:tcPrChange>
          </w:tcPr>
          <w:p w14:paraId="4600F1D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403" w:author="Jon.Richar" w:date="2024-03-02T11:51:00Z">
              <w:tcPr>
                <w:tcW w:w="1000" w:type="dxa"/>
                <w:shd w:val="clear" w:color="auto" w:fill="auto"/>
                <w:noWrap/>
                <w:vAlign w:val="bottom"/>
                <w:hideMark/>
              </w:tcPr>
            </w:tcPrChange>
          </w:tcPr>
          <w:p w14:paraId="2D49B791"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2A2606C8" w14:textId="77777777" w:rsidTr="00D065C0">
        <w:trPr>
          <w:trHeight w:val="264"/>
          <w:trPrChange w:id="1404" w:author="Jon.Richar" w:date="2024-03-02T11:51:00Z">
            <w:trPr>
              <w:trHeight w:val="288"/>
            </w:trPr>
          </w:trPrChange>
        </w:trPr>
        <w:tc>
          <w:tcPr>
            <w:tcW w:w="1912" w:type="dxa"/>
            <w:shd w:val="clear" w:color="auto" w:fill="auto"/>
            <w:noWrap/>
            <w:vAlign w:val="bottom"/>
            <w:hideMark/>
            <w:tcPrChange w:id="1405" w:author="Jon.Richar" w:date="2024-03-02T11:51:00Z">
              <w:tcPr>
                <w:tcW w:w="1885" w:type="dxa"/>
                <w:shd w:val="clear" w:color="auto" w:fill="auto"/>
                <w:noWrap/>
                <w:vAlign w:val="bottom"/>
                <w:hideMark/>
              </w:tcPr>
            </w:tcPrChange>
          </w:tcPr>
          <w:p w14:paraId="1BF4B484"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a(SC#T), b(mat#SC)</w:t>
            </w:r>
          </w:p>
        </w:tc>
        <w:tc>
          <w:tcPr>
            <w:tcW w:w="1203" w:type="dxa"/>
            <w:shd w:val="clear" w:color="auto" w:fill="auto"/>
            <w:noWrap/>
            <w:vAlign w:val="bottom"/>
            <w:hideMark/>
            <w:tcPrChange w:id="1406" w:author="Jon.Richar" w:date="2024-03-02T11:51:00Z">
              <w:tcPr>
                <w:tcW w:w="1186" w:type="dxa"/>
                <w:shd w:val="clear" w:color="auto" w:fill="auto"/>
                <w:noWrap/>
                <w:vAlign w:val="bottom"/>
                <w:hideMark/>
              </w:tcPr>
            </w:tcPrChange>
          </w:tcPr>
          <w:p w14:paraId="15BDF430"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Coefficients:</w:t>
            </w:r>
          </w:p>
        </w:tc>
        <w:tc>
          <w:tcPr>
            <w:tcW w:w="954" w:type="dxa"/>
            <w:shd w:val="clear" w:color="auto" w:fill="auto"/>
            <w:noWrap/>
            <w:vAlign w:val="bottom"/>
            <w:hideMark/>
            <w:tcPrChange w:id="1407" w:author="Jon.Richar" w:date="2024-03-02T11:51:00Z">
              <w:tcPr>
                <w:tcW w:w="941" w:type="dxa"/>
                <w:shd w:val="clear" w:color="auto" w:fill="auto"/>
                <w:noWrap/>
                <w:vAlign w:val="bottom"/>
                <w:hideMark/>
              </w:tcPr>
            </w:tcPrChange>
          </w:tcPr>
          <w:p w14:paraId="334D9A7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408" w:author="Jon.Richar" w:date="2024-03-02T11:51:00Z">
              <w:tcPr>
                <w:tcW w:w="1293" w:type="dxa"/>
                <w:shd w:val="clear" w:color="auto" w:fill="auto"/>
                <w:noWrap/>
                <w:vAlign w:val="bottom"/>
                <w:hideMark/>
              </w:tcPr>
            </w:tcPrChange>
          </w:tcPr>
          <w:p w14:paraId="432AEC6B"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409" w:author="Jon.Richar" w:date="2024-03-02T11:51:00Z">
              <w:tcPr>
                <w:tcW w:w="941" w:type="dxa"/>
                <w:shd w:val="clear" w:color="auto" w:fill="auto"/>
                <w:noWrap/>
                <w:vAlign w:val="bottom"/>
                <w:hideMark/>
              </w:tcPr>
            </w:tcPrChange>
          </w:tcPr>
          <w:p w14:paraId="60BC9904"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aT*OS</w:t>
            </w:r>
          </w:p>
        </w:tc>
        <w:tc>
          <w:tcPr>
            <w:tcW w:w="954" w:type="dxa"/>
            <w:shd w:val="clear" w:color="auto" w:fill="auto"/>
            <w:noWrap/>
            <w:vAlign w:val="bottom"/>
            <w:hideMark/>
            <w:tcPrChange w:id="1410" w:author="Jon.Richar" w:date="2024-03-02T11:51:00Z">
              <w:tcPr>
                <w:tcW w:w="941" w:type="dxa"/>
                <w:shd w:val="clear" w:color="auto" w:fill="auto"/>
                <w:noWrap/>
                <w:vAlign w:val="bottom"/>
                <w:hideMark/>
              </w:tcPr>
            </w:tcPrChange>
          </w:tcPr>
          <w:p w14:paraId="3E47079E"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21" w:type="dxa"/>
            <w:shd w:val="clear" w:color="auto" w:fill="auto"/>
            <w:noWrap/>
            <w:vAlign w:val="bottom"/>
            <w:hideMark/>
            <w:tcPrChange w:id="1411" w:author="Jon.Richar" w:date="2024-03-02T11:51:00Z">
              <w:tcPr>
                <w:tcW w:w="1053" w:type="dxa"/>
                <w:shd w:val="clear" w:color="auto" w:fill="auto"/>
                <w:noWrap/>
                <w:vAlign w:val="bottom"/>
                <w:hideMark/>
              </w:tcPr>
            </w:tcPrChange>
          </w:tcPr>
          <w:p w14:paraId="45FC1815"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54" w:type="dxa"/>
            <w:shd w:val="clear" w:color="auto" w:fill="auto"/>
            <w:noWrap/>
            <w:vAlign w:val="bottom"/>
            <w:hideMark/>
            <w:tcPrChange w:id="1412" w:author="Jon.Richar" w:date="2024-03-02T11:51:00Z">
              <w:tcPr>
                <w:tcW w:w="941" w:type="dxa"/>
                <w:shd w:val="clear" w:color="auto" w:fill="auto"/>
                <w:noWrap/>
                <w:vAlign w:val="bottom"/>
                <w:hideMark/>
              </w:tcPr>
            </w:tcPrChange>
          </w:tcPr>
          <w:p w14:paraId="7334B5BE"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bmat</w:t>
            </w:r>
          </w:p>
        </w:tc>
        <w:tc>
          <w:tcPr>
            <w:tcW w:w="962" w:type="dxa"/>
            <w:shd w:val="clear" w:color="auto" w:fill="auto"/>
            <w:noWrap/>
            <w:vAlign w:val="bottom"/>
            <w:hideMark/>
            <w:tcPrChange w:id="1413" w:author="Jon.Richar" w:date="2024-03-02T11:51:00Z">
              <w:tcPr>
                <w:tcW w:w="941" w:type="dxa"/>
                <w:shd w:val="clear" w:color="auto" w:fill="auto"/>
                <w:noWrap/>
                <w:vAlign w:val="bottom"/>
                <w:hideMark/>
              </w:tcPr>
            </w:tcPrChange>
          </w:tcPr>
          <w:p w14:paraId="482D2B3D"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54" w:type="dxa"/>
            <w:shd w:val="clear" w:color="auto" w:fill="auto"/>
            <w:noWrap/>
            <w:vAlign w:val="bottom"/>
            <w:hideMark/>
            <w:tcPrChange w:id="1414" w:author="Jon.Richar" w:date="2024-03-02T11:51:00Z">
              <w:tcPr>
                <w:tcW w:w="941" w:type="dxa"/>
                <w:shd w:val="clear" w:color="auto" w:fill="auto"/>
                <w:noWrap/>
                <w:vAlign w:val="bottom"/>
                <w:hideMark/>
              </w:tcPr>
            </w:tcPrChange>
          </w:tcPr>
          <w:p w14:paraId="07E0AEB0"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bT*OS</w:t>
            </w:r>
          </w:p>
        </w:tc>
        <w:tc>
          <w:tcPr>
            <w:tcW w:w="954" w:type="dxa"/>
            <w:shd w:val="clear" w:color="auto" w:fill="auto"/>
            <w:noWrap/>
            <w:vAlign w:val="bottom"/>
            <w:hideMark/>
            <w:tcPrChange w:id="1415" w:author="Jon.Richar" w:date="2024-03-02T11:51:00Z">
              <w:tcPr>
                <w:tcW w:w="941" w:type="dxa"/>
                <w:shd w:val="clear" w:color="auto" w:fill="auto"/>
                <w:noWrap/>
                <w:vAlign w:val="bottom"/>
                <w:hideMark/>
              </w:tcPr>
            </w:tcPrChange>
          </w:tcPr>
          <w:p w14:paraId="519A3C2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888" w:type="dxa"/>
            <w:shd w:val="clear" w:color="auto" w:fill="auto"/>
            <w:noWrap/>
            <w:vAlign w:val="bottom"/>
            <w:hideMark/>
            <w:tcPrChange w:id="1416" w:author="Jon.Richar" w:date="2024-03-02T11:51:00Z">
              <w:tcPr>
                <w:tcW w:w="941" w:type="dxa"/>
                <w:shd w:val="clear" w:color="auto" w:fill="auto"/>
                <w:noWrap/>
                <w:vAlign w:val="bottom"/>
                <w:hideMark/>
              </w:tcPr>
            </w:tcPrChange>
          </w:tcPr>
          <w:p w14:paraId="2502701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897" w:type="dxa"/>
            <w:shd w:val="clear" w:color="auto" w:fill="auto"/>
            <w:noWrap/>
            <w:vAlign w:val="bottom"/>
            <w:hideMark/>
            <w:tcPrChange w:id="1417" w:author="Jon.Richar" w:date="2024-03-02T11:51:00Z">
              <w:tcPr>
                <w:tcW w:w="1000" w:type="dxa"/>
                <w:shd w:val="clear" w:color="auto" w:fill="auto"/>
                <w:noWrap/>
                <w:vAlign w:val="bottom"/>
                <w:hideMark/>
              </w:tcPr>
            </w:tcPrChange>
          </w:tcPr>
          <w:p w14:paraId="69923C7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r>
      <w:tr w:rsidR="002E2B46" w:rsidRPr="002E2B46" w14:paraId="37F0654C" w14:textId="77777777" w:rsidTr="00D065C0">
        <w:trPr>
          <w:trHeight w:val="264"/>
          <w:trPrChange w:id="1418" w:author="Jon.Richar" w:date="2024-03-02T11:51:00Z">
            <w:trPr>
              <w:trHeight w:val="288"/>
            </w:trPr>
          </w:trPrChange>
        </w:trPr>
        <w:tc>
          <w:tcPr>
            <w:tcW w:w="1912" w:type="dxa"/>
            <w:shd w:val="clear" w:color="auto" w:fill="auto"/>
            <w:noWrap/>
            <w:vAlign w:val="bottom"/>
            <w:hideMark/>
            <w:tcPrChange w:id="1419" w:author="Jon.Richar" w:date="2024-03-02T11:51:00Z">
              <w:tcPr>
                <w:tcW w:w="1885" w:type="dxa"/>
                <w:shd w:val="clear" w:color="auto" w:fill="auto"/>
                <w:noWrap/>
                <w:vAlign w:val="bottom"/>
                <w:hideMark/>
              </w:tcPr>
            </w:tcPrChange>
          </w:tcPr>
          <w:p w14:paraId="0FDEFBEE"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420" w:author="Jon.Richar" w:date="2024-03-02T11:51:00Z">
              <w:tcPr>
                <w:tcW w:w="1186" w:type="dxa"/>
                <w:shd w:val="clear" w:color="auto" w:fill="auto"/>
                <w:noWrap/>
                <w:vAlign w:val="bottom"/>
                <w:hideMark/>
              </w:tcPr>
            </w:tcPrChange>
          </w:tcPr>
          <w:p w14:paraId="787381B2"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421" w:author="Jon.Richar" w:date="2024-03-02T11:51:00Z">
              <w:tcPr>
                <w:tcW w:w="941" w:type="dxa"/>
                <w:shd w:val="clear" w:color="auto" w:fill="auto"/>
                <w:noWrap/>
                <w:vAlign w:val="bottom"/>
                <w:hideMark/>
              </w:tcPr>
            </w:tcPrChange>
          </w:tcPr>
          <w:p w14:paraId="0243784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-3.41253</w:t>
            </w:r>
          </w:p>
        </w:tc>
        <w:tc>
          <w:tcPr>
            <w:tcW w:w="1403" w:type="dxa"/>
            <w:shd w:val="clear" w:color="auto" w:fill="auto"/>
            <w:noWrap/>
            <w:vAlign w:val="bottom"/>
            <w:hideMark/>
            <w:tcPrChange w:id="1422" w:author="Jon.Richar" w:date="2024-03-02T11:51:00Z">
              <w:tcPr>
                <w:tcW w:w="1293" w:type="dxa"/>
                <w:shd w:val="clear" w:color="auto" w:fill="auto"/>
                <w:noWrap/>
                <w:vAlign w:val="bottom"/>
                <w:hideMark/>
              </w:tcPr>
            </w:tcPrChange>
          </w:tcPr>
          <w:p w14:paraId="716959B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0.00166</w:t>
            </w:r>
          </w:p>
        </w:tc>
        <w:tc>
          <w:tcPr>
            <w:tcW w:w="954" w:type="dxa"/>
            <w:shd w:val="clear" w:color="auto" w:fill="auto"/>
            <w:noWrap/>
            <w:vAlign w:val="bottom"/>
            <w:hideMark/>
            <w:tcPrChange w:id="1423" w:author="Jon.Richar" w:date="2024-03-02T11:51:00Z">
              <w:tcPr>
                <w:tcW w:w="941" w:type="dxa"/>
                <w:shd w:val="clear" w:color="auto" w:fill="auto"/>
                <w:noWrap/>
                <w:vAlign w:val="bottom"/>
                <w:hideMark/>
              </w:tcPr>
            </w:tcPrChange>
          </w:tcPr>
          <w:p w14:paraId="71A37DD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0.00006</w:t>
            </w:r>
          </w:p>
        </w:tc>
        <w:tc>
          <w:tcPr>
            <w:tcW w:w="954" w:type="dxa"/>
            <w:shd w:val="clear" w:color="auto" w:fill="auto"/>
            <w:noWrap/>
            <w:vAlign w:val="bottom"/>
            <w:hideMark/>
            <w:tcPrChange w:id="1424" w:author="Jon.Richar" w:date="2024-03-02T11:51:00Z">
              <w:tcPr>
                <w:tcW w:w="941" w:type="dxa"/>
                <w:shd w:val="clear" w:color="auto" w:fill="auto"/>
                <w:noWrap/>
                <w:vAlign w:val="bottom"/>
                <w:hideMark/>
              </w:tcPr>
            </w:tcPrChange>
          </w:tcPr>
          <w:p w14:paraId="2820D45E"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-0.00771</w:t>
            </w:r>
          </w:p>
        </w:tc>
        <w:tc>
          <w:tcPr>
            <w:tcW w:w="921" w:type="dxa"/>
            <w:shd w:val="clear" w:color="auto" w:fill="auto"/>
            <w:noWrap/>
            <w:vAlign w:val="bottom"/>
            <w:hideMark/>
            <w:tcPrChange w:id="1425" w:author="Jon.Richar" w:date="2024-03-02T11:51:00Z">
              <w:tcPr>
                <w:tcW w:w="1053" w:type="dxa"/>
                <w:shd w:val="clear" w:color="auto" w:fill="auto"/>
                <w:noWrap/>
                <w:vAlign w:val="bottom"/>
                <w:hideMark/>
              </w:tcPr>
            </w:tcPrChange>
          </w:tcPr>
          <w:p w14:paraId="0E7FD37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2.99049</w:t>
            </w:r>
          </w:p>
        </w:tc>
        <w:tc>
          <w:tcPr>
            <w:tcW w:w="954" w:type="dxa"/>
            <w:shd w:val="clear" w:color="auto" w:fill="auto"/>
            <w:noWrap/>
            <w:vAlign w:val="bottom"/>
            <w:hideMark/>
            <w:tcPrChange w:id="1426" w:author="Jon.Richar" w:date="2024-03-02T11:51:00Z">
              <w:tcPr>
                <w:tcW w:w="941" w:type="dxa"/>
                <w:shd w:val="clear" w:color="auto" w:fill="auto"/>
                <w:noWrap/>
                <w:vAlign w:val="bottom"/>
                <w:hideMark/>
              </w:tcPr>
            </w:tcPrChange>
          </w:tcPr>
          <w:p w14:paraId="58E07AB5"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0.02809</w:t>
            </w:r>
          </w:p>
        </w:tc>
        <w:tc>
          <w:tcPr>
            <w:tcW w:w="962" w:type="dxa"/>
            <w:shd w:val="clear" w:color="auto" w:fill="auto"/>
            <w:noWrap/>
            <w:vAlign w:val="bottom"/>
            <w:hideMark/>
            <w:tcPrChange w:id="1427" w:author="Jon.Richar" w:date="2024-03-02T11:51:00Z">
              <w:tcPr>
                <w:tcW w:w="941" w:type="dxa"/>
                <w:shd w:val="clear" w:color="auto" w:fill="auto"/>
                <w:noWrap/>
                <w:vAlign w:val="bottom"/>
                <w:hideMark/>
              </w:tcPr>
            </w:tcPrChange>
          </w:tcPr>
          <w:p w14:paraId="36D062F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0.02424</w:t>
            </w:r>
          </w:p>
        </w:tc>
        <w:tc>
          <w:tcPr>
            <w:tcW w:w="954" w:type="dxa"/>
            <w:shd w:val="clear" w:color="auto" w:fill="auto"/>
            <w:noWrap/>
            <w:vAlign w:val="bottom"/>
            <w:hideMark/>
            <w:tcPrChange w:id="1428" w:author="Jon.Richar" w:date="2024-03-02T11:51:00Z">
              <w:tcPr>
                <w:tcW w:w="941" w:type="dxa"/>
                <w:shd w:val="clear" w:color="auto" w:fill="auto"/>
                <w:noWrap/>
                <w:vAlign w:val="bottom"/>
                <w:hideMark/>
              </w:tcPr>
            </w:tcPrChange>
          </w:tcPr>
          <w:p w14:paraId="7371AF8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-0.01334</w:t>
            </w:r>
          </w:p>
        </w:tc>
        <w:tc>
          <w:tcPr>
            <w:tcW w:w="954" w:type="dxa"/>
            <w:shd w:val="clear" w:color="auto" w:fill="auto"/>
            <w:noWrap/>
            <w:vAlign w:val="bottom"/>
            <w:hideMark/>
            <w:tcPrChange w:id="1429" w:author="Jon.Richar" w:date="2024-03-02T11:51:00Z">
              <w:tcPr>
                <w:tcW w:w="941" w:type="dxa"/>
                <w:shd w:val="clear" w:color="auto" w:fill="auto"/>
                <w:noWrap/>
                <w:vAlign w:val="bottom"/>
                <w:hideMark/>
              </w:tcPr>
            </w:tcPrChange>
          </w:tcPr>
          <w:p w14:paraId="6B682D1A"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0.02892</w:t>
            </w:r>
          </w:p>
        </w:tc>
        <w:tc>
          <w:tcPr>
            <w:tcW w:w="888" w:type="dxa"/>
            <w:shd w:val="clear" w:color="auto" w:fill="auto"/>
            <w:noWrap/>
            <w:vAlign w:val="bottom"/>
            <w:hideMark/>
            <w:tcPrChange w:id="1430" w:author="Jon.Richar" w:date="2024-03-02T11:51:00Z">
              <w:tcPr>
                <w:tcW w:w="941" w:type="dxa"/>
                <w:shd w:val="clear" w:color="auto" w:fill="auto"/>
                <w:noWrap/>
                <w:vAlign w:val="bottom"/>
                <w:hideMark/>
              </w:tcPr>
            </w:tcPrChange>
          </w:tcPr>
          <w:p w14:paraId="169734E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-21393.5</w:t>
            </w:r>
          </w:p>
        </w:tc>
        <w:tc>
          <w:tcPr>
            <w:tcW w:w="897" w:type="dxa"/>
            <w:shd w:val="clear" w:color="auto" w:fill="auto"/>
            <w:noWrap/>
            <w:vAlign w:val="bottom"/>
            <w:hideMark/>
            <w:tcPrChange w:id="1431" w:author="Jon.Richar" w:date="2024-03-02T11:51:00Z">
              <w:tcPr>
                <w:tcW w:w="1000" w:type="dxa"/>
                <w:shd w:val="clear" w:color="auto" w:fill="auto"/>
                <w:noWrap/>
                <w:vAlign w:val="bottom"/>
                <w:hideMark/>
              </w:tcPr>
            </w:tcPrChange>
          </w:tcPr>
          <w:p w14:paraId="41D588D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-21375.5</w:t>
            </w:r>
          </w:p>
        </w:tc>
      </w:tr>
      <w:tr w:rsidR="002E2B46" w:rsidRPr="002E2B46" w14:paraId="3D82E3CD" w14:textId="77777777" w:rsidTr="00D065C0">
        <w:trPr>
          <w:trHeight w:val="264"/>
          <w:trPrChange w:id="1432" w:author="Jon.Richar" w:date="2024-03-02T11:51:00Z">
            <w:trPr>
              <w:trHeight w:val="288"/>
            </w:trPr>
          </w:trPrChange>
        </w:trPr>
        <w:tc>
          <w:tcPr>
            <w:tcW w:w="1912" w:type="dxa"/>
            <w:shd w:val="clear" w:color="auto" w:fill="auto"/>
            <w:noWrap/>
            <w:vAlign w:val="bottom"/>
            <w:hideMark/>
            <w:tcPrChange w:id="1433" w:author="Jon.Richar" w:date="2024-03-02T11:51:00Z">
              <w:tcPr>
                <w:tcW w:w="1885" w:type="dxa"/>
                <w:shd w:val="clear" w:color="auto" w:fill="auto"/>
                <w:noWrap/>
                <w:vAlign w:val="bottom"/>
                <w:hideMark/>
              </w:tcPr>
            </w:tcPrChange>
          </w:tcPr>
          <w:p w14:paraId="1C6AD46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1203" w:type="dxa"/>
            <w:shd w:val="clear" w:color="auto" w:fill="auto"/>
            <w:noWrap/>
            <w:vAlign w:val="bottom"/>
            <w:hideMark/>
            <w:tcPrChange w:id="1434" w:author="Jon.Richar" w:date="2024-03-02T11:51:00Z">
              <w:tcPr>
                <w:tcW w:w="1186" w:type="dxa"/>
                <w:shd w:val="clear" w:color="auto" w:fill="auto"/>
                <w:noWrap/>
                <w:vAlign w:val="bottom"/>
                <w:hideMark/>
              </w:tcPr>
            </w:tcPrChange>
          </w:tcPr>
          <w:p w14:paraId="49623074"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435" w:author="Jon.Richar" w:date="2024-03-02T11:51:00Z">
              <w:tcPr>
                <w:tcW w:w="941" w:type="dxa"/>
                <w:shd w:val="clear" w:color="auto" w:fill="auto"/>
                <w:noWrap/>
                <w:vAlign w:val="bottom"/>
                <w:hideMark/>
              </w:tcPr>
            </w:tcPrChange>
          </w:tcPr>
          <w:p w14:paraId="56E9BA37"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0.00822</w:t>
            </w:r>
          </w:p>
        </w:tc>
        <w:tc>
          <w:tcPr>
            <w:tcW w:w="1403" w:type="dxa"/>
            <w:shd w:val="clear" w:color="auto" w:fill="auto"/>
            <w:noWrap/>
            <w:vAlign w:val="bottom"/>
            <w:hideMark/>
            <w:tcPrChange w:id="1436" w:author="Jon.Richar" w:date="2024-03-02T11:51:00Z">
              <w:tcPr>
                <w:tcW w:w="1293" w:type="dxa"/>
                <w:shd w:val="clear" w:color="auto" w:fill="auto"/>
                <w:noWrap/>
                <w:vAlign w:val="bottom"/>
                <w:hideMark/>
              </w:tcPr>
            </w:tcPrChange>
          </w:tcPr>
          <w:p w14:paraId="5F99B54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0.00044</w:t>
            </w:r>
          </w:p>
        </w:tc>
        <w:tc>
          <w:tcPr>
            <w:tcW w:w="954" w:type="dxa"/>
            <w:shd w:val="clear" w:color="auto" w:fill="auto"/>
            <w:noWrap/>
            <w:vAlign w:val="bottom"/>
            <w:hideMark/>
            <w:tcPrChange w:id="1437" w:author="Jon.Richar" w:date="2024-03-02T11:51:00Z">
              <w:tcPr>
                <w:tcW w:w="941" w:type="dxa"/>
                <w:shd w:val="clear" w:color="auto" w:fill="auto"/>
                <w:noWrap/>
                <w:vAlign w:val="bottom"/>
                <w:hideMark/>
              </w:tcPr>
            </w:tcPrChange>
          </w:tcPr>
          <w:p w14:paraId="26CC7B2D"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0.00089</w:t>
            </w:r>
          </w:p>
        </w:tc>
        <w:tc>
          <w:tcPr>
            <w:tcW w:w="954" w:type="dxa"/>
            <w:shd w:val="clear" w:color="auto" w:fill="auto"/>
            <w:noWrap/>
            <w:vAlign w:val="bottom"/>
            <w:hideMark/>
            <w:tcPrChange w:id="1438" w:author="Jon.Richar" w:date="2024-03-02T11:51:00Z">
              <w:tcPr>
                <w:tcW w:w="941" w:type="dxa"/>
                <w:shd w:val="clear" w:color="auto" w:fill="auto"/>
                <w:noWrap/>
                <w:vAlign w:val="bottom"/>
                <w:hideMark/>
              </w:tcPr>
            </w:tcPrChange>
          </w:tcPr>
          <w:p w14:paraId="0D9E360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0.01723</w:t>
            </w:r>
          </w:p>
        </w:tc>
        <w:tc>
          <w:tcPr>
            <w:tcW w:w="921" w:type="dxa"/>
            <w:shd w:val="clear" w:color="auto" w:fill="auto"/>
            <w:noWrap/>
            <w:vAlign w:val="bottom"/>
            <w:hideMark/>
            <w:tcPrChange w:id="1439" w:author="Jon.Richar" w:date="2024-03-02T11:51:00Z">
              <w:tcPr>
                <w:tcW w:w="1053" w:type="dxa"/>
                <w:shd w:val="clear" w:color="auto" w:fill="auto"/>
                <w:noWrap/>
                <w:vAlign w:val="bottom"/>
                <w:hideMark/>
              </w:tcPr>
            </w:tcPrChange>
          </w:tcPr>
          <w:p w14:paraId="098B8BB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0.00464</w:t>
            </w:r>
          </w:p>
        </w:tc>
        <w:tc>
          <w:tcPr>
            <w:tcW w:w="954" w:type="dxa"/>
            <w:shd w:val="clear" w:color="auto" w:fill="auto"/>
            <w:noWrap/>
            <w:vAlign w:val="bottom"/>
            <w:hideMark/>
            <w:tcPrChange w:id="1440" w:author="Jon.Richar" w:date="2024-03-02T11:51:00Z">
              <w:tcPr>
                <w:tcW w:w="941" w:type="dxa"/>
                <w:shd w:val="clear" w:color="auto" w:fill="auto"/>
                <w:noWrap/>
                <w:vAlign w:val="bottom"/>
                <w:hideMark/>
              </w:tcPr>
            </w:tcPrChange>
          </w:tcPr>
          <w:p w14:paraId="497C289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0.00066</w:t>
            </w:r>
          </w:p>
        </w:tc>
        <w:tc>
          <w:tcPr>
            <w:tcW w:w="962" w:type="dxa"/>
            <w:shd w:val="clear" w:color="auto" w:fill="auto"/>
            <w:noWrap/>
            <w:vAlign w:val="bottom"/>
            <w:hideMark/>
            <w:tcPrChange w:id="1441" w:author="Jon.Richar" w:date="2024-03-02T11:51:00Z">
              <w:tcPr>
                <w:tcW w:w="941" w:type="dxa"/>
                <w:shd w:val="clear" w:color="auto" w:fill="auto"/>
                <w:noWrap/>
                <w:vAlign w:val="bottom"/>
                <w:hideMark/>
              </w:tcPr>
            </w:tcPrChange>
          </w:tcPr>
          <w:p w14:paraId="3B2E611B"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0.00945</w:t>
            </w:r>
          </w:p>
        </w:tc>
        <w:tc>
          <w:tcPr>
            <w:tcW w:w="954" w:type="dxa"/>
            <w:shd w:val="clear" w:color="auto" w:fill="auto"/>
            <w:noWrap/>
            <w:vAlign w:val="bottom"/>
            <w:hideMark/>
            <w:tcPrChange w:id="1442" w:author="Jon.Richar" w:date="2024-03-02T11:51:00Z">
              <w:tcPr>
                <w:tcW w:w="941" w:type="dxa"/>
                <w:shd w:val="clear" w:color="auto" w:fill="auto"/>
                <w:noWrap/>
                <w:vAlign w:val="bottom"/>
                <w:hideMark/>
              </w:tcPr>
            </w:tcPrChange>
          </w:tcPr>
          <w:p w14:paraId="7D50156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0.00174</w:t>
            </w:r>
          </w:p>
        </w:tc>
        <w:tc>
          <w:tcPr>
            <w:tcW w:w="954" w:type="dxa"/>
            <w:shd w:val="clear" w:color="auto" w:fill="auto"/>
            <w:noWrap/>
            <w:vAlign w:val="bottom"/>
            <w:hideMark/>
            <w:tcPrChange w:id="1443" w:author="Jon.Richar" w:date="2024-03-02T11:51:00Z">
              <w:tcPr>
                <w:tcW w:w="941" w:type="dxa"/>
                <w:shd w:val="clear" w:color="auto" w:fill="auto"/>
                <w:noWrap/>
                <w:vAlign w:val="bottom"/>
                <w:hideMark/>
              </w:tcPr>
            </w:tcPrChange>
          </w:tcPr>
          <w:p w14:paraId="045142DF"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0.00029</w:t>
            </w:r>
          </w:p>
        </w:tc>
        <w:tc>
          <w:tcPr>
            <w:tcW w:w="888" w:type="dxa"/>
            <w:shd w:val="clear" w:color="auto" w:fill="auto"/>
            <w:noWrap/>
            <w:vAlign w:val="bottom"/>
            <w:hideMark/>
            <w:tcPrChange w:id="1444" w:author="Jon.Richar" w:date="2024-03-02T11:51:00Z">
              <w:tcPr>
                <w:tcW w:w="941" w:type="dxa"/>
                <w:shd w:val="clear" w:color="auto" w:fill="auto"/>
                <w:noWrap/>
                <w:vAlign w:val="bottom"/>
                <w:hideMark/>
              </w:tcPr>
            </w:tcPrChange>
          </w:tcPr>
          <w:p w14:paraId="3C7F18A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445" w:author="Jon.Richar" w:date="2024-03-02T11:51:00Z">
              <w:tcPr>
                <w:tcW w:w="1000" w:type="dxa"/>
                <w:shd w:val="clear" w:color="auto" w:fill="auto"/>
                <w:noWrap/>
                <w:vAlign w:val="bottom"/>
                <w:hideMark/>
              </w:tcPr>
            </w:tcPrChange>
          </w:tcPr>
          <w:p w14:paraId="72E104D2"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684B2CE8" w14:textId="77777777" w:rsidTr="00D065C0">
        <w:trPr>
          <w:trHeight w:val="264"/>
          <w:trPrChange w:id="1446" w:author="Jon.Richar" w:date="2024-03-02T11:51:00Z">
            <w:trPr>
              <w:trHeight w:val="288"/>
            </w:trPr>
          </w:trPrChange>
        </w:trPr>
        <w:tc>
          <w:tcPr>
            <w:tcW w:w="1912" w:type="dxa"/>
            <w:shd w:val="clear" w:color="auto" w:fill="auto"/>
            <w:noWrap/>
            <w:vAlign w:val="bottom"/>
            <w:hideMark/>
            <w:tcPrChange w:id="1447" w:author="Jon.Richar" w:date="2024-03-02T11:51:00Z">
              <w:tcPr>
                <w:tcW w:w="1885" w:type="dxa"/>
                <w:shd w:val="clear" w:color="auto" w:fill="auto"/>
                <w:noWrap/>
                <w:vAlign w:val="bottom"/>
                <w:hideMark/>
              </w:tcPr>
            </w:tcPrChange>
          </w:tcPr>
          <w:p w14:paraId="6169FE8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448" w:author="Jon.Richar" w:date="2024-03-02T11:51:00Z">
              <w:tcPr>
                <w:tcW w:w="1186" w:type="dxa"/>
                <w:shd w:val="clear" w:color="auto" w:fill="auto"/>
                <w:noWrap/>
                <w:vAlign w:val="bottom"/>
                <w:hideMark/>
              </w:tcPr>
            </w:tcPrChange>
          </w:tcPr>
          <w:p w14:paraId="3A56265C"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49" w:author="Jon.Richar" w:date="2024-03-02T11:51:00Z">
              <w:tcPr>
                <w:tcW w:w="941" w:type="dxa"/>
                <w:shd w:val="clear" w:color="auto" w:fill="auto"/>
                <w:noWrap/>
                <w:vAlign w:val="bottom"/>
                <w:hideMark/>
              </w:tcPr>
            </w:tcPrChange>
          </w:tcPr>
          <w:p w14:paraId="160A5C6F"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403" w:type="dxa"/>
            <w:shd w:val="clear" w:color="auto" w:fill="auto"/>
            <w:noWrap/>
            <w:vAlign w:val="bottom"/>
            <w:hideMark/>
            <w:tcPrChange w:id="1450" w:author="Jon.Richar" w:date="2024-03-02T11:51:00Z">
              <w:tcPr>
                <w:tcW w:w="1293" w:type="dxa"/>
                <w:shd w:val="clear" w:color="auto" w:fill="auto"/>
                <w:noWrap/>
                <w:vAlign w:val="bottom"/>
                <w:hideMark/>
              </w:tcPr>
            </w:tcPrChange>
          </w:tcPr>
          <w:p w14:paraId="2688CCF7"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Female CO</w:t>
            </w:r>
          </w:p>
        </w:tc>
        <w:tc>
          <w:tcPr>
            <w:tcW w:w="954" w:type="dxa"/>
            <w:shd w:val="clear" w:color="auto" w:fill="auto"/>
            <w:noWrap/>
            <w:vAlign w:val="bottom"/>
            <w:hideMark/>
            <w:tcPrChange w:id="1451" w:author="Jon.Richar" w:date="2024-03-02T11:51:00Z">
              <w:tcPr>
                <w:tcW w:w="941" w:type="dxa"/>
                <w:shd w:val="clear" w:color="auto" w:fill="auto"/>
                <w:noWrap/>
                <w:vAlign w:val="bottom"/>
                <w:hideMark/>
              </w:tcPr>
            </w:tcPrChange>
          </w:tcPr>
          <w:p w14:paraId="692BF3DF"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p>
        </w:tc>
        <w:tc>
          <w:tcPr>
            <w:tcW w:w="954" w:type="dxa"/>
            <w:shd w:val="clear" w:color="auto" w:fill="auto"/>
            <w:noWrap/>
            <w:vAlign w:val="bottom"/>
            <w:hideMark/>
            <w:tcPrChange w:id="1452" w:author="Jon.Richar" w:date="2024-03-02T11:51:00Z">
              <w:tcPr>
                <w:tcW w:w="941" w:type="dxa"/>
                <w:shd w:val="clear" w:color="auto" w:fill="auto"/>
                <w:noWrap/>
                <w:vAlign w:val="bottom"/>
                <w:hideMark/>
              </w:tcPr>
            </w:tcPrChange>
          </w:tcPr>
          <w:p w14:paraId="5637B18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21" w:type="dxa"/>
            <w:shd w:val="clear" w:color="auto" w:fill="auto"/>
            <w:noWrap/>
            <w:vAlign w:val="bottom"/>
            <w:hideMark/>
            <w:tcPrChange w:id="1453" w:author="Jon.Richar" w:date="2024-03-02T11:51:00Z">
              <w:tcPr>
                <w:tcW w:w="1053" w:type="dxa"/>
                <w:shd w:val="clear" w:color="auto" w:fill="auto"/>
                <w:noWrap/>
                <w:vAlign w:val="bottom"/>
                <w:hideMark/>
              </w:tcPr>
            </w:tcPrChange>
          </w:tcPr>
          <w:p w14:paraId="31A2DAD1"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54" w:author="Jon.Richar" w:date="2024-03-02T11:51:00Z">
              <w:tcPr>
                <w:tcW w:w="941" w:type="dxa"/>
                <w:shd w:val="clear" w:color="auto" w:fill="auto"/>
                <w:noWrap/>
                <w:vAlign w:val="bottom"/>
                <w:hideMark/>
              </w:tcPr>
            </w:tcPrChange>
          </w:tcPr>
          <w:p w14:paraId="4FB15C0A"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62" w:type="dxa"/>
            <w:shd w:val="clear" w:color="auto" w:fill="auto"/>
            <w:noWrap/>
            <w:vAlign w:val="bottom"/>
            <w:hideMark/>
            <w:tcPrChange w:id="1455" w:author="Jon.Richar" w:date="2024-03-02T11:51:00Z">
              <w:tcPr>
                <w:tcW w:w="941" w:type="dxa"/>
                <w:shd w:val="clear" w:color="auto" w:fill="auto"/>
                <w:noWrap/>
                <w:vAlign w:val="bottom"/>
                <w:hideMark/>
              </w:tcPr>
            </w:tcPrChange>
          </w:tcPr>
          <w:p w14:paraId="6224DCD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56" w:author="Jon.Richar" w:date="2024-03-02T11:51:00Z">
              <w:tcPr>
                <w:tcW w:w="941" w:type="dxa"/>
                <w:shd w:val="clear" w:color="auto" w:fill="auto"/>
                <w:noWrap/>
                <w:vAlign w:val="bottom"/>
                <w:hideMark/>
              </w:tcPr>
            </w:tcPrChange>
          </w:tcPr>
          <w:p w14:paraId="3B395C48"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954" w:type="dxa"/>
            <w:shd w:val="clear" w:color="auto" w:fill="auto"/>
            <w:noWrap/>
            <w:vAlign w:val="bottom"/>
            <w:hideMark/>
            <w:tcPrChange w:id="1457" w:author="Jon.Richar" w:date="2024-03-02T11:51:00Z">
              <w:tcPr>
                <w:tcW w:w="941" w:type="dxa"/>
                <w:shd w:val="clear" w:color="auto" w:fill="auto"/>
                <w:noWrap/>
                <w:vAlign w:val="bottom"/>
                <w:hideMark/>
              </w:tcPr>
            </w:tcPrChange>
          </w:tcPr>
          <w:p w14:paraId="2295FBC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458" w:author="Jon.Richar" w:date="2024-03-02T11:51:00Z">
              <w:tcPr>
                <w:tcW w:w="941" w:type="dxa"/>
                <w:shd w:val="clear" w:color="auto" w:fill="auto"/>
                <w:noWrap/>
                <w:vAlign w:val="bottom"/>
                <w:hideMark/>
              </w:tcPr>
            </w:tcPrChange>
          </w:tcPr>
          <w:p w14:paraId="6EE85E39"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459" w:author="Jon.Richar" w:date="2024-03-02T11:51:00Z">
              <w:tcPr>
                <w:tcW w:w="1000" w:type="dxa"/>
                <w:shd w:val="clear" w:color="auto" w:fill="auto"/>
                <w:noWrap/>
                <w:vAlign w:val="bottom"/>
                <w:hideMark/>
              </w:tcPr>
            </w:tcPrChange>
          </w:tcPr>
          <w:p w14:paraId="6373B09C"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796B6C0D" w14:textId="77777777" w:rsidTr="00D065C0">
        <w:trPr>
          <w:trHeight w:val="264"/>
          <w:trPrChange w:id="1460" w:author="Jon.Richar" w:date="2024-03-02T11:51:00Z">
            <w:trPr>
              <w:trHeight w:val="288"/>
            </w:trPr>
          </w:trPrChange>
        </w:trPr>
        <w:tc>
          <w:tcPr>
            <w:tcW w:w="1912" w:type="dxa"/>
            <w:shd w:val="clear" w:color="auto" w:fill="auto"/>
            <w:noWrap/>
            <w:vAlign w:val="bottom"/>
            <w:hideMark/>
            <w:tcPrChange w:id="1461" w:author="Jon.Richar" w:date="2024-03-02T11:51:00Z">
              <w:tcPr>
                <w:tcW w:w="1885" w:type="dxa"/>
                <w:shd w:val="clear" w:color="auto" w:fill="auto"/>
                <w:noWrap/>
                <w:vAlign w:val="bottom"/>
                <w:hideMark/>
              </w:tcPr>
            </w:tcPrChange>
          </w:tcPr>
          <w:p w14:paraId="2706B120"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rPr>
            </w:pPr>
            <w:r w:rsidRPr="002E2B46">
              <w:rPr>
                <w:rFonts w:ascii="Times New Roman" w:eastAsia="Times New Roman" w:hAnsi="Times New Roman" w:cs="Times New Roman"/>
                <w:b/>
                <w:bCs/>
                <w:color w:val="000000"/>
                <w:sz w:val="18"/>
                <w:szCs w:val="18"/>
              </w:rPr>
              <w:t>a(T,SC), b(T,SC)</w:t>
            </w:r>
          </w:p>
        </w:tc>
        <w:tc>
          <w:tcPr>
            <w:tcW w:w="1203" w:type="dxa"/>
            <w:shd w:val="clear" w:color="auto" w:fill="auto"/>
            <w:noWrap/>
            <w:vAlign w:val="bottom"/>
            <w:hideMark/>
            <w:tcPrChange w:id="1462" w:author="Jon.Richar" w:date="2024-03-02T11:51:00Z">
              <w:tcPr>
                <w:tcW w:w="1186" w:type="dxa"/>
                <w:shd w:val="clear" w:color="auto" w:fill="auto"/>
                <w:noWrap/>
                <w:vAlign w:val="bottom"/>
                <w:hideMark/>
              </w:tcPr>
            </w:tcPrChange>
          </w:tcPr>
          <w:p w14:paraId="46C5E13B"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Coefficients:</w:t>
            </w:r>
          </w:p>
        </w:tc>
        <w:tc>
          <w:tcPr>
            <w:tcW w:w="954" w:type="dxa"/>
            <w:shd w:val="clear" w:color="auto" w:fill="auto"/>
            <w:noWrap/>
            <w:vAlign w:val="bottom"/>
            <w:hideMark/>
            <w:tcPrChange w:id="1463" w:author="Jon.Richar" w:date="2024-03-02T11:51:00Z">
              <w:tcPr>
                <w:tcW w:w="941" w:type="dxa"/>
                <w:shd w:val="clear" w:color="auto" w:fill="auto"/>
                <w:noWrap/>
                <w:vAlign w:val="bottom"/>
                <w:hideMark/>
              </w:tcPr>
            </w:tcPrChange>
          </w:tcPr>
          <w:p w14:paraId="305E6EA6"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w:t>
            </w:r>
          </w:p>
        </w:tc>
        <w:tc>
          <w:tcPr>
            <w:tcW w:w="1403" w:type="dxa"/>
            <w:shd w:val="clear" w:color="auto" w:fill="auto"/>
            <w:noWrap/>
            <w:vAlign w:val="bottom"/>
            <w:hideMark/>
            <w:tcPrChange w:id="1464" w:author="Jon.Richar" w:date="2024-03-02T11:51:00Z">
              <w:tcPr>
                <w:tcW w:w="1293" w:type="dxa"/>
                <w:shd w:val="clear" w:color="auto" w:fill="auto"/>
                <w:noWrap/>
                <w:vAlign w:val="bottom"/>
                <w:hideMark/>
              </w:tcPr>
            </w:tcPrChange>
          </w:tcPr>
          <w:p w14:paraId="31C7A475"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aT</w:t>
            </w:r>
          </w:p>
        </w:tc>
        <w:tc>
          <w:tcPr>
            <w:tcW w:w="954" w:type="dxa"/>
            <w:shd w:val="clear" w:color="auto" w:fill="auto"/>
            <w:noWrap/>
            <w:vAlign w:val="bottom"/>
            <w:hideMark/>
            <w:tcPrChange w:id="1465" w:author="Jon.Richar" w:date="2024-03-02T11:51:00Z">
              <w:tcPr>
                <w:tcW w:w="941" w:type="dxa"/>
                <w:shd w:val="clear" w:color="auto" w:fill="auto"/>
                <w:noWrap/>
                <w:vAlign w:val="bottom"/>
                <w:hideMark/>
              </w:tcPr>
            </w:tcPrChange>
          </w:tcPr>
          <w:p w14:paraId="52FCE14A"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aOS</w:t>
            </w:r>
          </w:p>
        </w:tc>
        <w:tc>
          <w:tcPr>
            <w:tcW w:w="954" w:type="dxa"/>
            <w:shd w:val="clear" w:color="auto" w:fill="auto"/>
            <w:noWrap/>
            <w:vAlign w:val="bottom"/>
            <w:hideMark/>
            <w:tcPrChange w:id="1466" w:author="Jon.Richar" w:date="2024-03-02T11:51:00Z">
              <w:tcPr>
                <w:tcW w:w="941" w:type="dxa"/>
                <w:shd w:val="clear" w:color="auto" w:fill="auto"/>
                <w:noWrap/>
                <w:vAlign w:val="bottom"/>
                <w:hideMark/>
              </w:tcPr>
            </w:tcPrChange>
          </w:tcPr>
          <w:p w14:paraId="4A5BA3FB"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w:t>
            </w:r>
          </w:p>
        </w:tc>
        <w:tc>
          <w:tcPr>
            <w:tcW w:w="921" w:type="dxa"/>
            <w:shd w:val="clear" w:color="auto" w:fill="auto"/>
            <w:noWrap/>
            <w:vAlign w:val="bottom"/>
            <w:hideMark/>
            <w:tcPrChange w:id="1467" w:author="Jon.Richar" w:date="2024-03-02T11:51:00Z">
              <w:tcPr>
                <w:tcW w:w="1053" w:type="dxa"/>
                <w:shd w:val="clear" w:color="auto" w:fill="auto"/>
                <w:noWrap/>
                <w:vAlign w:val="bottom"/>
                <w:hideMark/>
              </w:tcPr>
            </w:tcPrChange>
          </w:tcPr>
          <w:p w14:paraId="38AEB4B1"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bT</w:t>
            </w:r>
          </w:p>
        </w:tc>
        <w:tc>
          <w:tcPr>
            <w:tcW w:w="954" w:type="dxa"/>
            <w:shd w:val="clear" w:color="auto" w:fill="auto"/>
            <w:noWrap/>
            <w:vAlign w:val="bottom"/>
            <w:hideMark/>
            <w:tcPrChange w:id="1468" w:author="Jon.Richar" w:date="2024-03-02T11:51:00Z">
              <w:tcPr>
                <w:tcW w:w="941" w:type="dxa"/>
                <w:shd w:val="clear" w:color="auto" w:fill="auto"/>
                <w:noWrap/>
                <w:vAlign w:val="bottom"/>
                <w:hideMark/>
              </w:tcPr>
            </w:tcPrChange>
          </w:tcPr>
          <w:p w14:paraId="2156C258"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bOS</w:t>
            </w:r>
          </w:p>
        </w:tc>
        <w:tc>
          <w:tcPr>
            <w:tcW w:w="962" w:type="dxa"/>
            <w:shd w:val="clear" w:color="auto" w:fill="auto"/>
            <w:noWrap/>
            <w:vAlign w:val="bottom"/>
            <w:hideMark/>
            <w:tcPrChange w:id="1469" w:author="Jon.Richar" w:date="2024-03-02T11:51:00Z">
              <w:tcPr>
                <w:tcW w:w="941" w:type="dxa"/>
                <w:shd w:val="clear" w:color="auto" w:fill="auto"/>
                <w:noWrap/>
                <w:vAlign w:val="bottom"/>
                <w:hideMark/>
              </w:tcPr>
            </w:tcPrChange>
          </w:tcPr>
          <w:p w14:paraId="186A6DDB"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sd</w:t>
            </w:r>
          </w:p>
        </w:tc>
        <w:tc>
          <w:tcPr>
            <w:tcW w:w="954" w:type="dxa"/>
            <w:shd w:val="clear" w:color="auto" w:fill="auto"/>
            <w:noWrap/>
            <w:vAlign w:val="bottom"/>
            <w:hideMark/>
            <w:tcPrChange w:id="1470" w:author="Jon.Richar" w:date="2024-03-02T11:51:00Z">
              <w:tcPr>
                <w:tcW w:w="941" w:type="dxa"/>
                <w:shd w:val="clear" w:color="auto" w:fill="auto"/>
                <w:noWrap/>
                <w:vAlign w:val="bottom"/>
                <w:hideMark/>
              </w:tcPr>
            </w:tcPrChange>
          </w:tcPr>
          <w:p w14:paraId="460533C3"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-2logL</w:t>
            </w:r>
          </w:p>
        </w:tc>
        <w:tc>
          <w:tcPr>
            <w:tcW w:w="954" w:type="dxa"/>
            <w:shd w:val="clear" w:color="auto" w:fill="auto"/>
            <w:noWrap/>
            <w:vAlign w:val="bottom"/>
            <w:hideMark/>
            <w:tcPrChange w:id="1471" w:author="Jon.Richar" w:date="2024-03-02T11:51:00Z">
              <w:tcPr>
                <w:tcW w:w="941" w:type="dxa"/>
                <w:shd w:val="clear" w:color="auto" w:fill="auto"/>
                <w:noWrap/>
                <w:vAlign w:val="bottom"/>
                <w:hideMark/>
              </w:tcPr>
            </w:tcPrChange>
          </w:tcPr>
          <w:p w14:paraId="509FAB70"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AICc</w:t>
            </w:r>
          </w:p>
        </w:tc>
        <w:tc>
          <w:tcPr>
            <w:tcW w:w="888" w:type="dxa"/>
            <w:shd w:val="clear" w:color="auto" w:fill="auto"/>
            <w:noWrap/>
            <w:vAlign w:val="bottom"/>
            <w:hideMark/>
            <w:tcPrChange w:id="1472" w:author="Jon.Richar" w:date="2024-03-02T11:51:00Z">
              <w:tcPr>
                <w:tcW w:w="941" w:type="dxa"/>
                <w:shd w:val="clear" w:color="auto" w:fill="auto"/>
                <w:noWrap/>
                <w:vAlign w:val="bottom"/>
                <w:hideMark/>
              </w:tcPr>
            </w:tcPrChange>
          </w:tcPr>
          <w:p w14:paraId="1880BB3C" w14:textId="77777777" w:rsidR="002E2B46" w:rsidRPr="002E2B46" w:rsidRDefault="002E2B46" w:rsidP="002E2B46">
            <w:pPr>
              <w:spacing w:after="0" w:line="240" w:lineRule="auto"/>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473" w:author="Jon.Richar" w:date="2024-03-02T11:51:00Z">
              <w:tcPr>
                <w:tcW w:w="1000" w:type="dxa"/>
                <w:shd w:val="clear" w:color="auto" w:fill="auto"/>
                <w:noWrap/>
                <w:vAlign w:val="bottom"/>
                <w:hideMark/>
              </w:tcPr>
            </w:tcPrChange>
          </w:tcPr>
          <w:p w14:paraId="1D9BB495"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38E290C6" w14:textId="77777777" w:rsidTr="00D065C0">
        <w:trPr>
          <w:trHeight w:val="264"/>
          <w:trPrChange w:id="1474" w:author="Jon.Richar" w:date="2024-03-02T11:51:00Z">
            <w:trPr>
              <w:trHeight w:val="288"/>
            </w:trPr>
          </w:trPrChange>
        </w:trPr>
        <w:tc>
          <w:tcPr>
            <w:tcW w:w="1912" w:type="dxa"/>
            <w:shd w:val="clear" w:color="auto" w:fill="auto"/>
            <w:noWrap/>
            <w:vAlign w:val="bottom"/>
            <w:hideMark/>
            <w:tcPrChange w:id="1475" w:author="Jon.Richar" w:date="2024-03-02T11:51:00Z">
              <w:tcPr>
                <w:tcW w:w="1885" w:type="dxa"/>
                <w:shd w:val="clear" w:color="auto" w:fill="auto"/>
                <w:noWrap/>
                <w:vAlign w:val="bottom"/>
                <w:hideMark/>
              </w:tcPr>
            </w:tcPrChange>
          </w:tcPr>
          <w:p w14:paraId="291D2A3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476" w:author="Jon.Richar" w:date="2024-03-02T11:51:00Z">
              <w:tcPr>
                <w:tcW w:w="1186" w:type="dxa"/>
                <w:shd w:val="clear" w:color="auto" w:fill="auto"/>
                <w:noWrap/>
                <w:vAlign w:val="bottom"/>
                <w:hideMark/>
              </w:tcPr>
            </w:tcPrChange>
          </w:tcPr>
          <w:p w14:paraId="5EE8F3EA"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Estimate</w:t>
            </w:r>
          </w:p>
        </w:tc>
        <w:tc>
          <w:tcPr>
            <w:tcW w:w="954" w:type="dxa"/>
            <w:shd w:val="clear" w:color="auto" w:fill="auto"/>
            <w:noWrap/>
            <w:vAlign w:val="bottom"/>
            <w:hideMark/>
            <w:tcPrChange w:id="1477" w:author="Jon.Richar" w:date="2024-03-02T11:51:00Z">
              <w:tcPr>
                <w:tcW w:w="941" w:type="dxa"/>
                <w:shd w:val="clear" w:color="auto" w:fill="auto"/>
                <w:noWrap/>
                <w:vAlign w:val="bottom"/>
                <w:hideMark/>
              </w:tcPr>
            </w:tcPrChange>
          </w:tcPr>
          <w:p w14:paraId="29E24ED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-3.15820</w:t>
            </w:r>
          </w:p>
        </w:tc>
        <w:tc>
          <w:tcPr>
            <w:tcW w:w="1403" w:type="dxa"/>
            <w:shd w:val="clear" w:color="auto" w:fill="auto"/>
            <w:noWrap/>
            <w:vAlign w:val="bottom"/>
            <w:hideMark/>
            <w:tcPrChange w:id="1478" w:author="Jon.Richar" w:date="2024-03-02T11:51:00Z">
              <w:tcPr>
                <w:tcW w:w="1293" w:type="dxa"/>
                <w:shd w:val="clear" w:color="auto" w:fill="auto"/>
                <w:noWrap/>
                <w:vAlign w:val="bottom"/>
                <w:hideMark/>
              </w:tcPr>
            </w:tcPrChange>
          </w:tcPr>
          <w:p w14:paraId="69F79174"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0.05544</w:t>
            </w:r>
          </w:p>
        </w:tc>
        <w:tc>
          <w:tcPr>
            <w:tcW w:w="954" w:type="dxa"/>
            <w:shd w:val="clear" w:color="auto" w:fill="auto"/>
            <w:noWrap/>
            <w:vAlign w:val="bottom"/>
            <w:hideMark/>
            <w:tcPrChange w:id="1479" w:author="Jon.Richar" w:date="2024-03-02T11:51:00Z">
              <w:tcPr>
                <w:tcW w:w="941" w:type="dxa"/>
                <w:shd w:val="clear" w:color="auto" w:fill="auto"/>
                <w:noWrap/>
                <w:vAlign w:val="bottom"/>
                <w:hideMark/>
              </w:tcPr>
            </w:tcPrChange>
          </w:tcPr>
          <w:p w14:paraId="5993F8F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-0.11360</w:t>
            </w:r>
          </w:p>
        </w:tc>
        <w:tc>
          <w:tcPr>
            <w:tcW w:w="954" w:type="dxa"/>
            <w:shd w:val="clear" w:color="auto" w:fill="auto"/>
            <w:noWrap/>
            <w:vAlign w:val="bottom"/>
            <w:hideMark/>
            <w:tcPrChange w:id="1480" w:author="Jon.Richar" w:date="2024-03-02T11:51:00Z">
              <w:tcPr>
                <w:tcW w:w="941" w:type="dxa"/>
                <w:shd w:val="clear" w:color="auto" w:fill="auto"/>
                <w:noWrap/>
                <w:vAlign w:val="bottom"/>
                <w:hideMark/>
              </w:tcPr>
            </w:tcPrChange>
          </w:tcPr>
          <w:p w14:paraId="1CC1FB5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2.82889</w:t>
            </w:r>
          </w:p>
        </w:tc>
        <w:tc>
          <w:tcPr>
            <w:tcW w:w="921" w:type="dxa"/>
            <w:shd w:val="clear" w:color="auto" w:fill="auto"/>
            <w:noWrap/>
            <w:vAlign w:val="bottom"/>
            <w:hideMark/>
            <w:tcPrChange w:id="1481" w:author="Jon.Richar" w:date="2024-03-02T11:51:00Z">
              <w:tcPr>
                <w:tcW w:w="1053" w:type="dxa"/>
                <w:shd w:val="clear" w:color="auto" w:fill="auto"/>
                <w:noWrap/>
                <w:vAlign w:val="bottom"/>
                <w:hideMark/>
              </w:tcPr>
            </w:tcPrChange>
          </w:tcPr>
          <w:p w14:paraId="58D2E3A8"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-0.03040</w:t>
            </w:r>
          </w:p>
        </w:tc>
        <w:tc>
          <w:tcPr>
            <w:tcW w:w="954" w:type="dxa"/>
            <w:shd w:val="clear" w:color="auto" w:fill="auto"/>
            <w:noWrap/>
            <w:vAlign w:val="bottom"/>
            <w:hideMark/>
            <w:tcPrChange w:id="1482" w:author="Jon.Richar" w:date="2024-03-02T11:51:00Z">
              <w:tcPr>
                <w:tcW w:w="941" w:type="dxa"/>
                <w:shd w:val="clear" w:color="auto" w:fill="auto"/>
                <w:noWrap/>
                <w:vAlign w:val="bottom"/>
                <w:hideMark/>
              </w:tcPr>
            </w:tcPrChange>
          </w:tcPr>
          <w:p w14:paraId="2D749BB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0.07344</w:t>
            </w:r>
          </w:p>
        </w:tc>
        <w:tc>
          <w:tcPr>
            <w:tcW w:w="962" w:type="dxa"/>
            <w:shd w:val="clear" w:color="auto" w:fill="auto"/>
            <w:noWrap/>
            <w:vAlign w:val="bottom"/>
            <w:hideMark/>
            <w:tcPrChange w:id="1483" w:author="Jon.Richar" w:date="2024-03-02T11:51:00Z">
              <w:tcPr>
                <w:tcW w:w="941" w:type="dxa"/>
                <w:shd w:val="clear" w:color="auto" w:fill="auto"/>
                <w:noWrap/>
                <w:vAlign w:val="bottom"/>
                <w:hideMark/>
              </w:tcPr>
            </w:tcPrChange>
          </w:tcPr>
          <w:p w14:paraId="6D85B23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0.02475</w:t>
            </w:r>
          </w:p>
        </w:tc>
        <w:tc>
          <w:tcPr>
            <w:tcW w:w="954" w:type="dxa"/>
            <w:shd w:val="clear" w:color="auto" w:fill="auto"/>
            <w:noWrap/>
            <w:vAlign w:val="bottom"/>
            <w:hideMark/>
            <w:tcPrChange w:id="1484" w:author="Jon.Richar" w:date="2024-03-02T11:51:00Z">
              <w:tcPr>
                <w:tcW w:w="941" w:type="dxa"/>
                <w:shd w:val="clear" w:color="auto" w:fill="auto"/>
                <w:noWrap/>
                <w:vAlign w:val="bottom"/>
                <w:hideMark/>
              </w:tcPr>
            </w:tcPrChange>
          </w:tcPr>
          <w:p w14:paraId="3D12A47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-12145.6</w:t>
            </w:r>
          </w:p>
        </w:tc>
        <w:tc>
          <w:tcPr>
            <w:tcW w:w="954" w:type="dxa"/>
            <w:shd w:val="clear" w:color="auto" w:fill="auto"/>
            <w:noWrap/>
            <w:vAlign w:val="bottom"/>
            <w:hideMark/>
            <w:tcPrChange w:id="1485" w:author="Jon.Richar" w:date="2024-03-02T11:51:00Z">
              <w:tcPr>
                <w:tcW w:w="941" w:type="dxa"/>
                <w:shd w:val="clear" w:color="auto" w:fill="auto"/>
                <w:noWrap/>
                <w:vAlign w:val="bottom"/>
                <w:hideMark/>
              </w:tcPr>
            </w:tcPrChange>
          </w:tcPr>
          <w:p w14:paraId="0F3B99B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-12131.6</w:t>
            </w:r>
          </w:p>
        </w:tc>
        <w:tc>
          <w:tcPr>
            <w:tcW w:w="888" w:type="dxa"/>
            <w:shd w:val="clear" w:color="auto" w:fill="auto"/>
            <w:noWrap/>
            <w:vAlign w:val="bottom"/>
            <w:hideMark/>
            <w:tcPrChange w:id="1486" w:author="Jon.Richar" w:date="2024-03-02T11:51:00Z">
              <w:tcPr>
                <w:tcW w:w="941" w:type="dxa"/>
                <w:shd w:val="clear" w:color="auto" w:fill="auto"/>
                <w:noWrap/>
                <w:vAlign w:val="bottom"/>
                <w:hideMark/>
              </w:tcPr>
            </w:tcPrChange>
          </w:tcPr>
          <w:p w14:paraId="7C857F7C"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897" w:type="dxa"/>
            <w:shd w:val="clear" w:color="auto" w:fill="auto"/>
            <w:noWrap/>
            <w:vAlign w:val="bottom"/>
            <w:hideMark/>
            <w:tcPrChange w:id="1487" w:author="Jon.Richar" w:date="2024-03-02T11:51:00Z">
              <w:tcPr>
                <w:tcW w:w="1000" w:type="dxa"/>
                <w:shd w:val="clear" w:color="auto" w:fill="auto"/>
                <w:noWrap/>
                <w:vAlign w:val="bottom"/>
                <w:hideMark/>
              </w:tcPr>
            </w:tcPrChange>
          </w:tcPr>
          <w:p w14:paraId="2878AF1C"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r w:rsidR="002E2B46" w:rsidRPr="002E2B46" w14:paraId="00F115B0" w14:textId="77777777" w:rsidTr="00D065C0">
        <w:trPr>
          <w:trHeight w:val="264"/>
          <w:trPrChange w:id="1488" w:author="Jon.Richar" w:date="2024-03-02T11:51:00Z">
            <w:trPr>
              <w:trHeight w:val="288"/>
            </w:trPr>
          </w:trPrChange>
        </w:trPr>
        <w:tc>
          <w:tcPr>
            <w:tcW w:w="1912" w:type="dxa"/>
            <w:shd w:val="clear" w:color="auto" w:fill="auto"/>
            <w:noWrap/>
            <w:vAlign w:val="bottom"/>
            <w:hideMark/>
            <w:tcPrChange w:id="1489" w:author="Jon.Richar" w:date="2024-03-02T11:51:00Z">
              <w:tcPr>
                <w:tcW w:w="1885" w:type="dxa"/>
                <w:shd w:val="clear" w:color="auto" w:fill="auto"/>
                <w:noWrap/>
                <w:vAlign w:val="bottom"/>
                <w:hideMark/>
              </w:tcPr>
            </w:tcPrChange>
          </w:tcPr>
          <w:p w14:paraId="66D8E055"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1203" w:type="dxa"/>
            <w:shd w:val="clear" w:color="auto" w:fill="auto"/>
            <w:noWrap/>
            <w:vAlign w:val="bottom"/>
            <w:hideMark/>
            <w:tcPrChange w:id="1490" w:author="Jon.Richar" w:date="2024-03-02T11:51:00Z">
              <w:tcPr>
                <w:tcW w:w="1186" w:type="dxa"/>
                <w:shd w:val="clear" w:color="auto" w:fill="auto"/>
                <w:noWrap/>
                <w:vAlign w:val="bottom"/>
                <w:hideMark/>
              </w:tcPr>
            </w:tcPrChange>
          </w:tcPr>
          <w:p w14:paraId="29230601" w14:textId="77777777" w:rsidR="002E2B46" w:rsidRPr="002E2B46" w:rsidRDefault="002E2B46" w:rsidP="002E2B46">
            <w:pPr>
              <w:spacing w:after="0" w:line="240" w:lineRule="auto"/>
              <w:rPr>
                <w:rFonts w:ascii="Times New Roman" w:eastAsia="Times New Roman" w:hAnsi="Times New Roman" w:cs="Times New Roman"/>
                <w:b/>
                <w:bCs/>
                <w:color w:val="000000"/>
                <w:sz w:val="18"/>
                <w:szCs w:val="18"/>
                <w:u w:val="single"/>
              </w:rPr>
            </w:pPr>
            <w:r w:rsidRPr="002E2B46">
              <w:rPr>
                <w:rFonts w:ascii="Times New Roman" w:eastAsia="Times New Roman" w:hAnsi="Times New Roman" w:cs="Times New Roman"/>
                <w:b/>
                <w:bCs/>
                <w:color w:val="000000"/>
                <w:sz w:val="18"/>
                <w:szCs w:val="18"/>
                <w:u w:val="single"/>
              </w:rPr>
              <w:t>SE</w:t>
            </w:r>
          </w:p>
        </w:tc>
        <w:tc>
          <w:tcPr>
            <w:tcW w:w="954" w:type="dxa"/>
            <w:shd w:val="clear" w:color="auto" w:fill="auto"/>
            <w:noWrap/>
            <w:vAlign w:val="bottom"/>
            <w:hideMark/>
            <w:tcPrChange w:id="1491" w:author="Jon.Richar" w:date="2024-03-02T11:51:00Z">
              <w:tcPr>
                <w:tcW w:w="941" w:type="dxa"/>
                <w:shd w:val="clear" w:color="auto" w:fill="auto"/>
                <w:noWrap/>
                <w:vAlign w:val="bottom"/>
                <w:hideMark/>
              </w:tcPr>
            </w:tcPrChange>
          </w:tcPr>
          <w:p w14:paraId="3FAA282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0.02946</w:t>
            </w:r>
          </w:p>
        </w:tc>
        <w:tc>
          <w:tcPr>
            <w:tcW w:w="1403" w:type="dxa"/>
            <w:shd w:val="clear" w:color="auto" w:fill="auto"/>
            <w:noWrap/>
            <w:vAlign w:val="bottom"/>
            <w:hideMark/>
            <w:tcPrChange w:id="1492" w:author="Jon.Richar" w:date="2024-03-02T11:51:00Z">
              <w:tcPr>
                <w:tcW w:w="1293" w:type="dxa"/>
                <w:shd w:val="clear" w:color="auto" w:fill="auto"/>
                <w:noWrap/>
                <w:vAlign w:val="bottom"/>
                <w:hideMark/>
              </w:tcPr>
            </w:tcPrChange>
          </w:tcPr>
          <w:p w14:paraId="7DD27D0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0.01977</w:t>
            </w:r>
          </w:p>
        </w:tc>
        <w:tc>
          <w:tcPr>
            <w:tcW w:w="954" w:type="dxa"/>
            <w:shd w:val="clear" w:color="auto" w:fill="auto"/>
            <w:noWrap/>
            <w:vAlign w:val="bottom"/>
            <w:hideMark/>
            <w:tcPrChange w:id="1493" w:author="Jon.Richar" w:date="2024-03-02T11:51:00Z">
              <w:tcPr>
                <w:tcW w:w="941" w:type="dxa"/>
                <w:shd w:val="clear" w:color="auto" w:fill="auto"/>
                <w:noWrap/>
                <w:vAlign w:val="bottom"/>
                <w:hideMark/>
              </w:tcPr>
            </w:tcPrChange>
          </w:tcPr>
          <w:p w14:paraId="0F13B690"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0.02871</w:t>
            </w:r>
          </w:p>
        </w:tc>
        <w:tc>
          <w:tcPr>
            <w:tcW w:w="954" w:type="dxa"/>
            <w:shd w:val="clear" w:color="auto" w:fill="auto"/>
            <w:noWrap/>
            <w:vAlign w:val="bottom"/>
            <w:hideMark/>
            <w:tcPrChange w:id="1494" w:author="Jon.Richar" w:date="2024-03-02T11:51:00Z">
              <w:tcPr>
                <w:tcW w:w="941" w:type="dxa"/>
                <w:shd w:val="clear" w:color="auto" w:fill="auto"/>
                <w:noWrap/>
                <w:vAlign w:val="bottom"/>
                <w:hideMark/>
              </w:tcPr>
            </w:tcPrChange>
          </w:tcPr>
          <w:p w14:paraId="024F6232"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0.01687</w:t>
            </w:r>
          </w:p>
        </w:tc>
        <w:tc>
          <w:tcPr>
            <w:tcW w:w="921" w:type="dxa"/>
            <w:shd w:val="clear" w:color="auto" w:fill="auto"/>
            <w:noWrap/>
            <w:vAlign w:val="bottom"/>
            <w:hideMark/>
            <w:tcPrChange w:id="1495" w:author="Jon.Richar" w:date="2024-03-02T11:51:00Z">
              <w:tcPr>
                <w:tcW w:w="1053" w:type="dxa"/>
                <w:shd w:val="clear" w:color="auto" w:fill="auto"/>
                <w:noWrap/>
                <w:vAlign w:val="bottom"/>
                <w:hideMark/>
              </w:tcPr>
            </w:tcPrChange>
          </w:tcPr>
          <w:p w14:paraId="3A76CE43"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0.01135</w:t>
            </w:r>
          </w:p>
        </w:tc>
        <w:tc>
          <w:tcPr>
            <w:tcW w:w="954" w:type="dxa"/>
            <w:shd w:val="clear" w:color="auto" w:fill="auto"/>
            <w:noWrap/>
            <w:vAlign w:val="bottom"/>
            <w:hideMark/>
            <w:tcPrChange w:id="1496" w:author="Jon.Richar" w:date="2024-03-02T11:51:00Z">
              <w:tcPr>
                <w:tcW w:w="941" w:type="dxa"/>
                <w:shd w:val="clear" w:color="auto" w:fill="auto"/>
                <w:noWrap/>
                <w:vAlign w:val="bottom"/>
                <w:hideMark/>
              </w:tcPr>
            </w:tcPrChange>
          </w:tcPr>
          <w:p w14:paraId="7AD3BFB9"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0.01647</w:t>
            </w:r>
          </w:p>
        </w:tc>
        <w:tc>
          <w:tcPr>
            <w:tcW w:w="962" w:type="dxa"/>
            <w:shd w:val="clear" w:color="auto" w:fill="auto"/>
            <w:noWrap/>
            <w:vAlign w:val="bottom"/>
            <w:hideMark/>
            <w:tcPrChange w:id="1497" w:author="Jon.Richar" w:date="2024-03-02T11:51:00Z">
              <w:tcPr>
                <w:tcW w:w="941" w:type="dxa"/>
                <w:shd w:val="clear" w:color="auto" w:fill="auto"/>
                <w:noWrap/>
                <w:vAlign w:val="bottom"/>
                <w:hideMark/>
              </w:tcPr>
            </w:tcPrChange>
          </w:tcPr>
          <w:p w14:paraId="286F15D1"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r w:rsidRPr="002E2B46">
              <w:rPr>
                <w:rFonts w:ascii="Times New Roman" w:eastAsia="Times New Roman" w:hAnsi="Times New Roman" w:cs="Times New Roman"/>
                <w:color w:val="000000"/>
                <w:sz w:val="18"/>
                <w:szCs w:val="18"/>
              </w:rPr>
              <w:t>0.00034</w:t>
            </w:r>
          </w:p>
        </w:tc>
        <w:tc>
          <w:tcPr>
            <w:tcW w:w="954" w:type="dxa"/>
            <w:shd w:val="clear" w:color="auto" w:fill="auto"/>
            <w:noWrap/>
            <w:vAlign w:val="bottom"/>
            <w:hideMark/>
            <w:tcPrChange w:id="1498" w:author="Jon.Richar" w:date="2024-03-02T11:51:00Z">
              <w:tcPr>
                <w:tcW w:w="941" w:type="dxa"/>
                <w:shd w:val="clear" w:color="auto" w:fill="auto"/>
                <w:noWrap/>
                <w:vAlign w:val="bottom"/>
                <w:hideMark/>
              </w:tcPr>
            </w:tcPrChange>
          </w:tcPr>
          <w:p w14:paraId="48A4C546" w14:textId="77777777" w:rsidR="002E2B46" w:rsidRPr="002E2B46" w:rsidRDefault="002E2B46" w:rsidP="002E2B46">
            <w:pPr>
              <w:spacing w:after="0" w:line="240" w:lineRule="auto"/>
              <w:jc w:val="right"/>
              <w:rPr>
                <w:rFonts w:ascii="Times New Roman" w:eastAsia="Times New Roman" w:hAnsi="Times New Roman" w:cs="Times New Roman"/>
                <w:color w:val="000000"/>
                <w:sz w:val="18"/>
                <w:szCs w:val="18"/>
              </w:rPr>
            </w:pPr>
          </w:p>
        </w:tc>
        <w:tc>
          <w:tcPr>
            <w:tcW w:w="954" w:type="dxa"/>
            <w:shd w:val="clear" w:color="auto" w:fill="auto"/>
            <w:noWrap/>
            <w:vAlign w:val="bottom"/>
            <w:hideMark/>
            <w:tcPrChange w:id="1499" w:author="Jon.Richar" w:date="2024-03-02T11:51:00Z">
              <w:tcPr>
                <w:tcW w:w="941" w:type="dxa"/>
                <w:shd w:val="clear" w:color="auto" w:fill="auto"/>
                <w:noWrap/>
                <w:vAlign w:val="bottom"/>
                <w:hideMark/>
              </w:tcPr>
            </w:tcPrChange>
          </w:tcPr>
          <w:p w14:paraId="7430D9CE"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88" w:type="dxa"/>
            <w:shd w:val="clear" w:color="auto" w:fill="auto"/>
            <w:noWrap/>
            <w:vAlign w:val="bottom"/>
            <w:hideMark/>
            <w:tcPrChange w:id="1500" w:author="Jon.Richar" w:date="2024-03-02T11:51:00Z">
              <w:tcPr>
                <w:tcW w:w="941" w:type="dxa"/>
                <w:shd w:val="clear" w:color="auto" w:fill="auto"/>
                <w:noWrap/>
                <w:vAlign w:val="bottom"/>
                <w:hideMark/>
              </w:tcPr>
            </w:tcPrChange>
          </w:tcPr>
          <w:p w14:paraId="1120A9B4" w14:textId="77777777" w:rsidR="002E2B46" w:rsidRPr="002E2B46" w:rsidRDefault="002E2B46" w:rsidP="002E2B46">
            <w:pPr>
              <w:spacing w:after="0" w:line="240" w:lineRule="auto"/>
              <w:rPr>
                <w:rFonts w:ascii="Times New Roman" w:eastAsia="Times New Roman" w:hAnsi="Times New Roman" w:cs="Times New Roman"/>
                <w:sz w:val="18"/>
                <w:szCs w:val="18"/>
              </w:rPr>
            </w:pPr>
          </w:p>
        </w:tc>
        <w:tc>
          <w:tcPr>
            <w:tcW w:w="897" w:type="dxa"/>
            <w:shd w:val="clear" w:color="auto" w:fill="auto"/>
            <w:noWrap/>
            <w:vAlign w:val="bottom"/>
            <w:hideMark/>
            <w:tcPrChange w:id="1501" w:author="Jon.Richar" w:date="2024-03-02T11:51:00Z">
              <w:tcPr>
                <w:tcW w:w="1000" w:type="dxa"/>
                <w:shd w:val="clear" w:color="auto" w:fill="auto"/>
                <w:noWrap/>
                <w:vAlign w:val="bottom"/>
                <w:hideMark/>
              </w:tcPr>
            </w:tcPrChange>
          </w:tcPr>
          <w:p w14:paraId="2D1B073A" w14:textId="77777777" w:rsidR="002E2B46" w:rsidRPr="002E2B46" w:rsidRDefault="002E2B46" w:rsidP="002E2B46">
            <w:pPr>
              <w:spacing w:after="0" w:line="240" w:lineRule="auto"/>
              <w:rPr>
                <w:rFonts w:ascii="Times New Roman" w:eastAsia="Times New Roman" w:hAnsi="Times New Roman" w:cs="Times New Roman"/>
                <w:sz w:val="18"/>
                <w:szCs w:val="18"/>
              </w:rPr>
            </w:pPr>
          </w:p>
        </w:tc>
      </w:tr>
    </w:tbl>
    <w:p w14:paraId="1C516699" w14:textId="77777777" w:rsidR="00EE5292" w:rsidRDefault="00EE5292" w:rsidP="00171163">
      <w:pPr>
        <w:spacing w:after="0" w:line="480" w:lineRule="auto"/>
        <w:rPr>
          <w:ins w:id="1502" w:author="Jon.Richar" w:date="2024-03-02T16:14:00Z"/>
          <w:rFonts w:ascii="Times New Roman" w:hAnsi="Times New Roman" w:cs="Times New Roman"/>
          <w:sz w:val="24"/>
          <w:szCs w:val="24"/>
        </w:rPr>
        <w:sectPr w:rsidR="00EE5292" w:rsidSect="00ED59A3">
          <w:pgSz w:w="15840" w:h="12240" w:orient="landscape"/>
          <w:pgMar w:top="1440" w:right="1440" w:bottom="1440" w:left="1440" w:header="720" w:footer="720" w:gutter="0"/>
          <w:lnNumType w:countBy="1" w:restart="continuous"/>
          <w:cols w:space="720"/>
          <w:docGrid w:linePitch="360"/>
        </w:sectPr>
      </w:pPr>
    </w:p>
    <w:p w14:paraId="7576E9D7" w14:textId="1427E8B5" w:rsidR="00ED59A3" w:rsidRDefault="000323E5"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8</w:t>
      </w:r>
      <w:r w:rsidR="003A3A07">
        <w:rPr>
          <w:rFonts w:ascii="Times New Roman" w:hAnsi="Times New Roman" w:cs="Times New Roman"/>
          <w:sz w:val="24"/>
          <w:szCs w:val="24"/>
        </w:rPr>
        <w:t xml:space="preserve">. </w:t>
      </w:r>
      <w:ins w:id="1503" w:author="Jon.Richar" w:date="2024-03-05T13:49:00Z">
        <w:r w:rsidR="00D065C0">
          <w:rPr>
            <w:rFonts w:ascii="Times New Roman" w:hAnsi="Times New Roman" w:cs="Times New Roman"/>
            <w:sz w:val="24"/>
            <w:szCs w:val="24"/>
          </w:rPr>
          <w:t>Model param</w:t>
        </w:r>
      </w:ins>
      <w:ins w:id="1504" w:author="Jon.Richar" w:date="2024-03-05T13:50:00Z">
        <w:r w:rsidR="00D065C0">
          <w:rPr>
            <w:rFonts w:ascii="Times New Roman" w:hAnsi="Times New Roman" w:cs="Times New Roman"/>
            <w:sz w:val="24"/>
            <w:szCs w:val="24"/>
          </w:rPr>
          <w:t>e</w:t>
        </w:r>
      </w:ins>
      <w:ins w:id="1505" w:author="Jon.Richar" w:date="2024-03-05T13:49:00Z">
        <w:r w:rsidR="00D065C0">
          <w:rPr>
            <w:rFonts w:ascii="Times New Roman" w:hAnsi="Times New Roman" w:cs="Times New Roman"/>
            <w:sz w:val="24"/>
            <w:szCs w:val="24"/>
          </w:rPr>
          <w:t xml:space="preserve">ters for </w:t>
        </w:r>
      </w:ins>
      <w:del w:id="1506" w:author="Jon.Richar" w:date="2024-03-05T13:50:00Z">
        <w:r w:rsidR="003A3A07" w:rsidDel="00D065C0">
          <w:rPr>
            <w:rFonts w:ascii="Times New Roman" w:hAnsi="Times New Roman" w:cs="Times New Roman"/>
            <w:sz w:val="24"/>
            <w:szCs w:val="24"/>
          </w:rPr>
          <w:delText>B</w:delText>
        </w:r>
      </w:del>
      <w:del w:id="1507" w:author="Jon.Richar" w:date="2024-03-05T13:49:00Z">
        <w:r w:rsidR="003A3A07" w:rsidDel="00D065C0">
          <w:rPr>
            <w:rFonts w:ascii="Times New Roman" w:hAnsi="Times New Roman" w:cs="Times New Roman"/>
            <w:sz w:val="24"/>
            <w:szCs w:val="24"/>
          </w:rPr>
          <w:delText xml:space="preserve">est </w:delText>
        </w:r>
      </w:del>
      <w:del w:id="1508" w:author="Jon.Richar" w:date="2024-03-05T13:50:00Z">
        <w:r w:rsidR="003A3A07" w:rsidDel="00D065C0">
          <w:rPr>
            <w:rFonts w:ascii="Times New Roman" w:hAnsi="Times New Roman" w:cs="Times New Roman"/>
            <w:sz w:val="24"/>
            <w:szCs w:val="24"/>
          </w:rPr>
          <w:delText xml:space="preserve">full </w:delText>
        </w:r>
      </w:del>
      <w:ins w:id="1509" w:author="Jon.Richar" w:date="2024-03-05T13:50:00Z">
        <w:r w:rsidR="00D065C0">
          <w:rPr>
            <w:rFonts w:ascii="Times New Roman" w:hAnsi="Times New Roman" w:cs="Times New Roman"/>
            <w:sz w:val="24"/>
            <w:szCs w:val="24"/>
          </w:rPr>
          <w:t xml:space="preserve">best maximum likelihood </w:t>
        </w:r>
      </w:ins>
      <w:r w:rsidR="00EF0C1E">
        <w:rPr>
          <w:rFonts w:ascii="Times New Roman" w:hAnsi="Times New Roman" w:cs="Times New Roman"/>
          <w:sz w:val="24"/>
          <w:szCs w:val="24"/>
        </w:rPr>
        <w:t>models as determined using AICc</w:t>
      </w:r>
      <w:ins w:id="1510" w:author="Jon.Richar" w:date="2024-03-05T13:50:00Z">
        <w:r w:rsidR="00D065C0">
          <w:rPr>
            <w:rFonts w:ascii="Times New Roman" w:hAnsi="Times New Roman" w:cs="Times New Roman"/>
            <w:sz w:val="24"/>
            <w:szCs w:val="24"/>
          </w:rPr>
          <w:t>.</w:t>
        </w:r>
      </w:ins>
      <w:del w:id="1511" w:author="Jon.Richar" w:date="2024-03-05T13:50:00Z">
        <w:r w:rsidR="003A3A07" w:rsidDel="00D065C0">
          <w:rPr>
            <w:rFonts w:ascii="Times New Roman" w:hAnsi="Times New Roman" w:cs="Times New Roman"/>
            <w:sz w:val="24"/>
            <w:szCs w:val="24"/>
          </w:rPr>
          <w:delText>for maximum likelihood procedure</w:delText>
        </w:r>
      </w:del>
    </w:p>
    <w:p w14:paraId="7231F1A0" w14:textId="2FED5446" w:rsidR="00ED59A3" w:rsidRDefault="00ED59A3" w:rsidP="00171163">
      <w:pPr>
        <w:spacing w:after="0" w:line="480" w:lineRule="auto"/>
        <w:rPr>
          <w:rFonts w:ascii="Times New Roman" w:hAnsi="Times New Roman" w:cs="Times New Roman"/>
          <w:sz w:val="24"/>
          <w:szCs w:val="24"/>
        </w:rPr>
      </w:pPr>
    </w:p>
    <w:p w14:paraId="3EC6C397" w14:textId="77777777" w:rsidR="00EE5292" w:rsidRDefault="00EE5292" w:rsidP="00171163">
      <w:pPr>
        <w:spacing w:after="0" w:line="480" w:lineRule="auto"/>
        <w:rPr>
          <w:rFonts w:ascii="Times New Roman" w:hAnsi="Times New Roman" w:cs="Times New Roman"/>
          <w:sz w:val="24"/>
          <w:szCs w:val="24"/>
        </w:rPr>
      </w:pPr>
    </w:p>
    <w:p w14:paraId="634E0880" w14:textId="55DF89EB" w:rsidR="00EE5292" w:rsidRDefault="00EE529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10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424"/>
        <w:gridCol w:w="1109"/>
        <w:gridCol w:w="1109"/>
        <w:gridCol w:w="1110"/>
        <w:gridCol w:w="1109"/>
        <w:gridCol w:w="1109"/>
        <w:gridCol w:w="1012"/>
        <w:gridCol w:w="1012"/>
      </w:tblGrid>
      <w:tr w:rsidR="00EE5292" w:rsidRPr="00EE5292" w14:paraId="520957F5" w14:textId="77777777" w:rsidTr="00EE5292">
        <w:trPr>
          <w:trHeight w:val="261"/>
        </w:trPr>
        <w:tc>
          <w:tcPr>
            <w:tcW w:w="1294" w:type="dxa"/>
            <w:shd w:val="clear" w:color="auto" w:fill="auto"/>
            <w:noWrap/>
            <w:vAlign w:val="bottom"/>
            <w:hideMark/>
          </w:tcPr>
          <w:p w14:paraId="43A907CB"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Hypothesis</w:t>
            </w:r>
          </w:p>
        </w:tc>
        <w:tc>
          <w:tcPr>
            <w:tcW w:w="1424" w:type="dxa"/>
            <w:shd w:val="clear" w:color="auto" w:fill="auto"/>
            <w:noWrap/>
            <w:vAlign w:val="bottom"/>
            <w:hideMark/>
          </w:tcPr>
          <w:p w14:paraId="469CC2CC" w14:textId="77777777" w:rsidR="00EE5292" w:rsidRPr="00EE5292" w:rsidRDefault="00EE5292" w:rsidP="00EE5292">
            <w:pPr>
              <w:spacing w:after="0" w:line="240" w:lineRule="auto"/>
              <w:rPr>
                <w:rFonts w:ascii="Calibri" w:eastAsia="Times New Roman" w:hAnsi="Calibri" w:cs="Calibri"/>
                <w:b/>
                <w:bCs/>
                <w:color w:val="000000"/>
              </w:rPr>
            </w:pPr>
          </w:p>
        </w:tc>
        <w:tc>
          <w:tcPr>
            <w:tcW w:w="1109" w:type="dxa"/>
            <w:shd w:val="clear" w:color="auto" w:fill="auto"/>
            <w:noWrap/>
            <w:vAlign w:val="bottom"/>
            <w:hideMark/>
          </w:tcPr>
          <w:p w14:paraId="06E9F3F7"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5840F4C4"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Male RKC</w:t>
            </w:r>
          </w:p>
        </w:tc>
        <w:tc>
          <w:tcPr>
            <w:tcW w:w="1109" w:type="dxa"/>
            <w:shd w:val="clear" w:color="auto" w:fill="auto"/>
            <w:noWrap/>
            <w:vAlign w:val="bottom"/>
            <w:hideMark/>
          </w:tcPr>
          <w:p w14:paraId="4EFAD938"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086C2744"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382B2116"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69A12A79"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66E749DC"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3BD089EA" w14:textId="77777777" w:rsidTr="00EE5292">
        <w:trPr>
          <w:trHeight w:val="261"/>
        </w:trPr>
        <w:tc>
          <w:tcPr>
            <w:tcW w:w="1294" w:type="dxa"/>
            <w:shd w:val="clear" w:color="auto" w:fill="auto"/>
            <w:noWrap/>
            <w:vAlign w:val="bottom"/>
            <w:hideMark/>
          </w:tcPr>
          <w:p w14:paraId="4B804671"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w:t>
            </w:r>
          </w:p>
        </w:tc>
        <w:tc>
          <w:tcPr>
            <w:tcW w:w="1424" w:type="dxa"/>
            <w:shd w:val="clear" w:color="auto" w:fill="auto"/>
            <w:noWrap/>
            <w:vAlign w:val="bottom"/>
            <w:hideMark/>
          </w:tcPr>
          <w:p w14:paraId="131B413C" w14:textId="7AC5E168" w:rsidR="00EE5292" w:rsidRPr="00EE5292" w:rsidRDefault="00665EB3"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17A248A8"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47CA0ECD"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2DA6AA09"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6DD5F3C2"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109" w:type="dxa"/>
            <w:shd w:val="clear" w:color="auto" w:fill="auto"/>
            <w:noWrap/>
            <w:vAlign w:val="bottom"/>
            <w:hideMark/>
          </w:tcPr>
          <w:p w14:paraId="43F5472C"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33B839D4"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c>
          <w:tcPr>
            <w:tcW w:w="1012" w:type="dxa"/>
            <w:shd w:val="clear" w:color="auto" w:fill="auto"/>
            <w:noWrap/>
            <w:vAlign w:val="bottom"/>
            <w:hideMark/>
          </w:tcPr>
          <w:p w14:paraId="3D8F417F" w14:textId="77777777" w:rsidR="00EE5292" w:rsidRPr="00EE5292" w:rsidRDefault="00EE5292" w:rsidP="00EE5292">
            <w:pPr>
              <w:spacing w:after="0" w:line="240" w:lineRule="auto"/>
              <w:rPr>
                <w:rFonts w:ascii="Calibri" w:eastAsia="Times New Roman" w:hAnsi="Calibri" w:cs="Calibri"/>
                <w:color w:val="000000"/>
              </w:rPr>
            </w:pPr>
          </w:p>
        </w:tc>
      </w:tr>
      <w:tr w:rsidR="00EE5292" w:rsidRPr="00EE5292" w14:paraId="46B98037" w14:textId="77777777" w:rsidTr="00EE5292">
        <w:trPr>
          <w:trHeight w:val="261"/>
        </w:trPr>
        <w:tc>
          <w:tcPr>
            <w:tcW w:w="1294" w:type="dxa"/>
            <w:shd w:val="clear" w:color="auto" w:fill="auto"/>
            <w:noWrap/>
            <w:vAlign w:val="bottom"/>
            <w:hideMark/>
          </w:tcPr>
          <w:p w14:paraId="4A47BB9C"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3CF53533"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2606C41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-3.37728</w:t>
            </w:r>
          </w:p>
        </w:tc>
        <w:tc>
          <w:tcPr>
            <w:tcW w:w="1109" w:type="dxa"/>
            <w:shd w:val="clear" w:color="auto" w:fill="auto"/>
            <w:noWrap/>
            <w:vAlign w:val="bottom"/>
            <w:hideMark/>
          </w:tcPr>
          <w:p w14:paraId="6C9D62AC"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0.01255</w:t>
            </w:r>
          </w:p>
        </w:tc>
        <w:tc>
          <w:tcPr>
            <w:tcW w:w="1109" w:type="dxa"/>
            <w:shd w:val="clear" w:color="auto" w:fill="auto"/>
            <w:noWrap/>
            <w:vAlign w:val="bottom"/>
            <w:hideMark/>
          </w:tcPr>
          <w:p w14:paraId="6CDF42C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3.13132</w:t>
            </w:r>
          </w:p>
        </w:tc>
        <w:tc>
          <w:tcPr>
            <w:tcW w:w="1109" w:type="dxa"/>
            <w:shd w:val="clear" w:color="auto" w:fill="auto"/>
            <w:noWrap/>
            <w:vAlign w:val="bottom"/>
            <w:hideMark/>
          </w:tcPr>
          <w:p w14:paraId="4C122536"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0.03651</w:t>
            </w:r>
          </w:p>
        </w:tc>
        <w:tc>
          <w:tcPr>
            <w:tcW w:w="1109" w:type="dxa"/>
            <w:shd w:val="clear" w:color="auto" w:fill="auto"/>
            <w:noWrap/>
            <w:vAlign w:val="bottom"/>
            <w:hideMark/>
          </w:tcPr>
          <w:p w14:paraId="6F2A5CC2"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-9313.1</w:t>
            </w:r>
          </w:p>
        </w:tc>
        <w:tc>
          <w:tcPr>
            <w:tcW w:w="1012" w:type="dxa"/>
            <w:shd w:val="clear" w:color="auto" w:fill="auto"/>
            <w:noWrap/>
            <w:vAlign w:val="bottom"/>
            <w:hideMark/>
          </w:tcPr>
          <w:p w14:paraId="47357E0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-9305.1</w:t>
            </w:r>
          </w:p>
        </w:tc>
        <w:tc>
          <w:tcPr>
            <w:tcW w:w="1012" w:type="dxa"/>
            <w:shd w:val="clear" w:color="auto" w:fill="auto"/>
            <w:noWrap/>
            <w:vAlign w:val="bottom"/>
            <w:hideMark/>
          </w:tcPr>
          <w:p w14:paraId="6A2FCC32" w14:textId="77777777" w:rsidR="00EE5292" w:rsidRPr="00EE5292" w:rsidRDefault="00EE5292" w:rsidP="00EE5292">
            <w:pPr>
              <w:spacing w:after="0" w:line="240" w:lineRule="auto"/>
              <w:jc w:val="right"/>
              <w:rPr>
                <w:rFonts w:ascii="Calibri" w:eastAsia="Times New Roman" w:hAnsi="Calibri" w:cs="Calibri"/>
                <w:color w:val="000000"/>
              </w:rPr>
            </w:pPr>
          </w:p>
        </w:tc>
      </w:tr>
      <w:tr w:rsidR="00EE5292" w:rsidRPr="00EE5292" w14:paraId="751A7E3F" w14:textId="77777777" w:rsidTr="00EE5292">
        <w:trPr>
          <w:trHeight w:val="261"/>
        </w:trPr>
        <w:tc>
          <w:tcPr>
            <w:tcW w:w="1294" w:type="dxa"/>
            <w:shd w:val="clear" w:color="auto" w:fill="auto"/>
            <w:noWrap/>
            <w:vAlign w:val="bottom"/>
            <w:hideMark/>
          </w:tcPr>
          <w:p w14:paraId="5578A6F4"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10A9CAD7"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5CD758AB"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0.01547</w:t>
            </w:r>
          </w:p>
        </w:tc>
        <w:tc>
          <w:tcPr>
            <w:tcW w:w="1109" w:type="dxa"/>
            <w:shd w:val="clear" w:color="auto" w:fill="auto"/>
            <w:noWrap/>
            <w:vAlign w:val="bottom"/>
            <w:hideMark/>
          </w:tcPr>
          <w:p w14:paraId="4C718BA9"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0.00184</w:t>
            </w:r>
          </w:p>
        </w:tc>
        <w:tc>
          <w:tcPr>
            <w:tcW w:w="1109" w:type="dxa"/>
            <w:shd w:val="clear" w:color="auto" w:fill="auto"/>
            <w:noWrap/>
            <w:vAlign w:val="bottom"/>
            <w:hideMark/>
          </w:tcPr>
          <w:p w14:paraId="3B07AFAE"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0.00752</w:t>
            </w:r>
          </w:p>
        </w:tc>
        <w:tc>
          <w:tcPr>
            <w:tcW w:w="1109" w:type="dxa"/>
            <w:shd w:val="clear" w:color="auto" w:fill="auto"/>
            <w:noWrap/>
            <w:vAlign w:val="bottom"/>
            <w:hideMark/>
          </w:tcPr>
          <w:p w14:paraId="30EB858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0.00052</w:t>
            </w:r>
          </w:p>
        </w:tc>
        <w:tc>
          <w:tcPr>
            <w:tcW w:w="1109" w:type="dxa"/>
            <w:shd w:val="clear" w:color="auto" w:fill="auto"/>
            <w:noWrap/>
            <w:vAlign w:val="bottom"/>
            <w:hideMark/>
          </w:tcPr>
          <w:p w14:paraId="566E1AF4"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590CE219"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5E4AC2A8"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54712196" w14:textId="77777777" w:rsidTr="00EE5292">
        <w:trPr>
          <w:trHeight w:val="261"/>
        </w:trPr>
        <w:tc>
          <w:tcPr>
            <w:tcW w:w="1294" w:type="dxa"/>
            <w:shd w:val="clear" w:color="auto" w:fill="auto"/>
            <w:noWrap/>
            <w:vAlign w:val="bottom"/>
            <w:hideMark/>
          </w:tcPr>
          <w:p w14:paraId="146A2137"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4688E4DE"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0CC0E0BC"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2219" w:type="dxa"/>
            <w:gridSpan w:val="2"/>
            <w:shd w:val="clear" w:color="auto" w:fill="auto"/>
            <w:noWrap/>
            <w:vAlign w:val="bottom"/>
            <w:hideMark/>
          </w:tcPr>
          <w:p w14:paraId="5E7A35BB"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Male SMBKC</w:t>
            </w:r>
          </w:p>
        </w:tc>
        <w:tc>
          <w:tcPr>
            <w:tcW w:w="1109" w:type="dxa"/>
            <w:shd w:val="clear" w:color="auto" w:fill="auto"/>
            <w:noWrap/>
            <w:vAlign w:val="bottom"/>
            <w:hideMark/>
          </w:tcPr>
          <w:p w14:paraId="116C31EF"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7EC45FFB"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4EA32F4C"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655A4E0C"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205993A4" w14:textId="77777777" w:rsidTr="00EE5292">
        <w:trPr>
          <w:trHeight w:val="261"/>
        </w:trPr>
        <w:tc>
          <w:tcPr>
            <w:tcW w:w="1294" w:type="dxa"/>
            <w:shd w:val="clear" w:color="auto" w:fill="auto"/>
            <w:noWrap/>
            <w:vAlign w:val="bottom"/>
            <w:hideMark/>
          </w:tcPr>
          <w:p w14:paraId="132261AB"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w:t>
            </w:r>
          </w:p>
        </w:tc>
        <w:tc>
          <w:tcPr>
            <w:tcW w:w="1424" w:type="dxa"/>
            <w:shd w:val="clear" w:color="auto" w:fill="auto"/>
            <w:noWrap/>
            <w:vAlign w:val="bottom"/>
            <w:hideMark/>
          </w:tcPr>
          <w:p w14:paraId="29099F5C"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713355C6"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596E8676"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00294EB0"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4BBC660B"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109" w:type="dxa"/>
            <w:shd w:val="clear" w:color="auto" w:fill="auto"/>
            <w:noWrap/>
            <w:vAlign w:val="bottom"/>
            <w:hideMark/>
          </w:tcPr>
          <w:p w14:paraId="15A37F01"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3C4C0468"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c>
          <w:tcPr>
            <w:tcW w:w="1012" w:type="dxa"/>
            <w:shd w:val="clear" w:color="auto" w:fill="auto"/>
            <w:noWrap/>
            <w:vAlign w:val="bottom"/>
            <w:hideMark/>
          </w:tcPr>
          <w:p w14:paraId="4B51E8B7" w14:textId="77777777" w:rsidR="00EE5292" w:rsidRPr="00EE5292" w:rsidRDefault="00EE5292" w:rsidP="00EE5292">
            <w:pPr>
              <w:spacing w:after="0" w:line="240" w:lineRule="auto"/>
              <w:rPr>
                <w:rFonts w:ascii="Calibri" w:eastAsia="Times New Roman" w:hAnsi="Calibri" w:cs="Calibri"/>
                <w:color w:val="000000"/>
              </w:rPr>
            </w:pPr>
          </w:p>
        </w:tc>
      </w:tr>
      <w:tr w:rsidR="00EE5292" w:rsidRPr="00EE5292" w14:paraId="3230B5B8" w14:textId="77777777" w:rsidTr="00EE5292">
        <w:trPr>
          <w:trHeight w:val="261"/>
        </w:trPr>
        <w:tc>
          <w:tcPr>
            <w:tcW w:w="1294" w:type="dxa"/>
            <w:shd w:val="clear" w:color="auto" w:fill="auto"/>
            <w:noWrap/>
            <w:vAlign w:val="bottom"/>
            <w:hideMark/>
          </w:tcPr>
          <w:p w14:paraId="2781C848"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38ED337F"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7EDD519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-3.35602</w:t>
            </w:r>
          </w:p>
        </w:tc>
        <w:tc>
          <w:tcPr>
            <w:tcW w:w="1109" w:type="dxa"/>
            <w:shd w:val="clear" w:color="auto" w:fill="auto"/>
            <w:noWrap/>
            <w:vAlign w:val="bottom"/>
            <w:hideMark/>
          </w:tcPr>
          <w:p w14:paraId="0B9038D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0.02073</w:t>
            </w:r>
          </w:p>
        </w:tc>
        <w:tc>
          <w:tcPr>
            <w:tcW w:w="1109" w:type="dxa"/>
            <w:shd w:val="clear" w:color="auto" w:fill="auto"/>
            <w:noWrap/>
            <w:vAlign w:val="bottom"/>
            <w:hideMark/>
          </w:tcPr>
          <w:p w14:paraId="36E17D6D"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3.12602</w:t>
            </w:r>
          </w:p>
        </w:tc>
        <w:tc>
          <w:tcPr>
            <w:tcW w:w="1109" w:type="dxa"/>
            <w:shd w:val="clear" w:color="auto" w:fill="auto"/>
            <w:noWrap/>
            <w:vAlign w:val="bottom"/>
            <w:hideMark/>
          </w:tcPr>
          <w:p w14:paraId="039598F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0.04252</w:t>
            </w:r>
          </w:p>
        </w:tc>
        <w:tc>
          <w:tcPr>
            <w:tcW w:w="1109" w:type="dxa"/>
            <w:shd w:val="clear" w:color="auto" w:fill="auto"/>
            <w:noWrap/>
            <w:vAlign w:val="bottom"/>
            <w:hideMark/>
          </w:tcPr>
          <w:p w14:paraId="1D19F17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-5212.3</w:t>
            </w:r>
          </w:p>
        </w:tc>
        <w:tc>
          <w:tcPr>
            <w:tcW w:w="1012" w:type="dxa"/>
            <w:shd w:val="clear" w:color="auto" w:fill="auto"/>
            <w:noWrap/>
            <w:vAlign w:val="bottom"/>
            <w:hideMark/>
          </w:tcPr>
          <w:p w14:paraId="0750D20D"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-5204.2</w:t>
            </w:r>
          </w:p>
        </w:tc>
        <w:tc>
          <w:tcPr>
            <w:tcW w:w="1012" w:type="dxa"/>
            <w:shd w:val="clear" w:color="auto" w:fill="auto"/>
            <w:noWrap/>
            <w:vAlign w:val="bottom"/>
            <w:hideMark/>
          </w:tcPr>
          <w:p w14:paraId="4296E735" w14:textId="77777777" w:rsidR="00EE5292" w:rsidRPr="00EE5292" w:rsidRDefault="00EE5292" w:rsidP="00EE5292">
            <w:pPr>
              <w:spacing w:after="0" w:line="240" w:lineRule="auto"/>
              <w:jc w:val="right"/>
              <w:rPr>
                <w:rFonts w:ascii="Calibri" w:eastAsia="Times New Roman" w:hAnsi="Calibri" w:cs="Calibri"/>
                <w:color w:val="000000"/>
              </w:rPr>
            </w:pPr>
          </w:p>
        </w:tc>
      </w:tr>
      <w:tr w:rsidR="00EE5292" w:rsidRPr="00EE5292" w14:paraId="1FFF4F6A" w14:textId="77777777" w:rsidTr="00EE5292">
        <w:trPr>
          <w:trHeight w:val="261"/>
        </w:trPr>
        <w:tc>
          <w:tcPr>
            <w:tcW w:w="1294" w:type="dxa"/>
            <w:shd w:val="clear" w:color="auto" w:fill="auto"/>
            <w:noWrap/>
            <w:vAlign w:val="bottom"/>
            <w:hideMark/>
          </w:tcPr>
          <w:p w14:paraId="11B8290A"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610B2C43"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04ADF90F"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0.02677</w:t>
            </w:r>
          </w:p>
        </w:tc>
        <w:tc>
          <w:tcPr>
            <w:tcW w:w="1109" w:type="dxa"/>
            <w:shd w:val="clear" w:color="auto" w:fill="auto"/>
            <w:noWrap/>
            <w:vAlign w:val="bottom"/>
            <w:hideMark/>
          </w:tcPr>
          <w:p w14:paraId="21386B73"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0.00292</w:t>
            </w:r>
          </w:p>
        </w:tc>
        <w:tc>
          <w:tcPr>
            <w:tcW w:w="1109" w:type="dxa"/>
            <w:shd w:val="clear" w:color="auto" w:fill="auto"/>
            <w:noWrap/>
            <w:vAlign w:val="bottom"/>
            <w:hideMark/>
          </w:tcPr>
          <w:p w14:paraId="0C7EDAB2"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0.01324</w:t>
            </w:r>
          </w:p>
        </w:tc>
        <w:tc>
          <w:tcPr>
            <w:tcW w:w="1109" w:type="dxa"/>
            <w:shd w:val="clear" w:color="auto" w:fill="auto"/>
            <w:noWrap/>
            <w:vAlign w:val="bottom"/>
            <w:hideMark/>
          </w:tcPr>
          <w:p w14:paraId="79988FD0"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0.00095</w:t>
            </w:r>
          </w:p>
        </w:tc>
        <w:tc>
          <w:tcPr>
            <w:tcW w:w="1109" w:type="dxa"/>
            <w:shd w:val="clear" w:color="auto" w:fill="auto"/>
            <w:noWrap/>
            <w:vAlign w:val="bottom"/>
            <w:hideMark/>
          </w:tcPr>
          <w:p w14:paraId="6CD224C2"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54D90C9A"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25C55FF7"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20330489" w14:textId="77777777" w:rsidTr="00EE5292">
        <w:trPr>
          <w:trHeight w:val="261"/>
        </w:trPr>
        <w:tc>
          <w:tcPr>
            <w:tcW w:w="1294" w:type="dxa"/>
            <w:shd w:val="clear" w:color="auto" w:fill="auto"/>
            <w:noWrap/>
            <w:vAlign w:val="bottom"/>
            <w:hideMark/>
          </w:tcPr>
          <w:p w14:paraId="20965054"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4194708C"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76AE7004"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1D0C3C65"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Male CB</w:t>
            </w:r>
          </w:p>
        </w:tc>
        <w:tc>
          <w:tcPr>
            <w:tcW w:w="1109" w:type="dxa"/>
            <w:shd w:val="clear" w:color="auto" w:fill="auto"/>
            <w:noWrap/>
            <w:vAlign w:val="bottom"/>
            <w:hideMark/>
          </w:tcPr>
          <w:p w14:paraId="7975BABE"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3489F2E0"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2B374BED"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036880B1"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5B1DC59D"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4B11B23E" w14:textId="77777777" w:rsidTr="00EE5292">
        <w:trPr>
          <w:trHeight w:val="261"/>
        </w:trPr>
        <w:tc>
          <w:tcPr>
            <w:tcW w:w="1294" w:type="dxa"/>
            <w:shd w:val="clear" w:color="auto" w:fill="auto"/>
            <w:noWrap/>
            <w:vAlign w:val="bottom"/>
            <w:hideMark/>
          </w:tcPr>
          <w:p w14:paraId="6041AFD8"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a(SC)b(SC)</w:t>
            </w:r>
          </w:p>
        </w:tc>
        <w:tc>
          <w:tcPr>
            <w:tcW w:w="1424" w:type="dxa"/>
            <w:shd w:val="clear" w:color="auto" w:fill="auto"/>
            <w:noWrap/>
            <w:vAlign w:val="bottom"/>
            <w:hideMark/>
          </w:tcPr>
          <w:p w14:paraId="5303D486"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54FCF777"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07AE6175"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47DD7515"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15E18D95"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bOS</w:t>
            </w:r>
          </w:p>
        </w:tc>
        <w:tc>
          <w:tcPr>
            <w:tcW w:w="1109" w:type="dxa"/>
            <w:shd w:val="clear" w:color="auto" w:fill="auto"/>
            <w:noWrap/>
            <w:vAlign w:val="bottom"/>
            <w:hideMark/>
          </w:tcPr>
          <w:p w14:paraId="090156A3"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012" w:type="dxa"/>
            <w:shd w:val="clear" w:color="auto" w:fill="auto"/>
            <w:noWrap/>
            <w:vAlign w:val="bottom"/>
            <w:hideMark/>
          </w:tcPr>
          <w:p w14:paraId="136565F6"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3405516E"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r>
      <w:tr w:rsidR="00EE5292" w:rsidRPr="00EE5292" w14:paraId="515D4AB9" w14:textId="77777777" w:rsidTr="00EE5292">
        <w:trPr>
          <w:trHeight w:val="261"/>
        </w:trPr>
        <w:tc>
          <w:tcPr>
            <w:tcW w:w="1294" w:type="dxa"/>
            <w:shd w:val="clear" w:color="auto" w:fill="auto"/>
            <w:noWrap/>
            <w:vAlign w:val="bottom"/>
            <w:hideMark/>
          </w:tcPr>
          <w:p w14:paraId="00EFC0BB" w14:textId="77777777" w:rsidR="00EE5292" w:rsidRPr="00EE5292" w:rsidRDefault="00EE5292" w:rsidP="00EE5292">
            <w:pPr>
              <w:spacing w:after="0" w:line="240" w:lineRule="auto"/>
              <w:rPr>
                <w:rFonts w:ascii="Calibri" w:eastAsia="Times New Roman" w:hAnsi="Calibri" w:cs="Calibri"/>
                <w:color w:val="000000"/>
              </w:rPr>
            </w:pPr>
          </w:p>
        </w:tc>
        <w:tc>
          <w:tcPr>
            <w:tcW w:w="1424" w:type="dxa"/>
            <w:shd w:val="clear" w:color="auto" w:fill="auto"/>
            <w:noWrap/>
            <w:vAlign w:val="bottom"/>
            <w:hideMark/>
          </w:tcPr>
          <w:p w14:paraId="08C16EFF"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7FCBF4C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-3.57840</w:t>
            </w:r>
          </w:p>
        </w:tc>
        <w:tc>
          <w:tcPr>
            <w:tcW w:w="1109" w:type="dxa"/>
            <w:shd w:val="clear" w:color="auto" w:fill="auto"/>
            <w:noWrap/>
            <w:vAlign w:val="bottom"/>
            <w:hideMark/>
          </w:tcPr>
          <w:p w14:paraId="4E7AF204"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-0.09892</w:t>
            </w:r>
          </w:p>
        </w:tc>
        <w:tc>
          <w:tcPr>
            <w:tcW w:w="1109" w:type="dxa"/>
            <w:shd w:val="clear" w:color="auto" w:fill="auto"/>
            <w:noWrap/>
            <w:vAlign w:val="bottom"/>
            <w:hideMark/>
          </w:tcPr>
          <w:p w14:paraId="5DA352A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3.02313</w:t>
            </w:r>
          </w:p>
        </w:tc>
        <w:tc>
          <w:tcPr>
            <w:tcW w:w="1109" w:type="dxa"/>
            <w:shd w:val="clear" w:color="auto" w:fill="auto"/>
            <w:noWrap/>
            <w:vAlign w:val="bottom"/>
            <w:hideMark/>
          </w:tcPr>
          <w:p w14:paraId="5DA6AA4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0.06678</w:t>
            </w:r>
          </w:p>
        </w:tc>
        <w:tc>
          <w:tcPr>
            <w:tcW w:w="1109" w:type="dxa"/>
            <w:shd w:val="clear" w:color="auto" w:fill="auto"/>
            <w:noWrap/>
            <w:vAlign w:val="bottom"/>
            <w:hideMark/>
          </w:tcPr>
          <w:p w14:paraId="5DDF6F49"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0.03340</w:t>
            </w:r>
          </w:p>
        </w:tc>
        <w:tc>
          <w:tcPr>
            <w:tcW w:w="1012" w:type="dxa"/>
            <w:shd w:val="clear" w:color="auto" w:fill="auto"/>
            <w:noWrap/>
            <w:vAlign w:val="bottom"/>
            <w:hideMark/>
          </w:tcPr>
          <w:p w14:paraId="5FBD294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-18594.0</w:t>
            </w:r>
          </w:p>
        </w:tc>
        <w:tc>
          <w:tcPr>
            <w:tcW w:w="1012" w:type="dxa"/>
            <w:shd w:val="clear" w:color="auto" w:fill="auto"/>
            <w:noWrap/>
            <w:vAlign w:val="bottom"/>
            <w:hideMark/>
          </w:tcPr>
          <w:p w14:paraId="76E52F8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-18584.0</w:t>
            </w:r>
          </w:p>
        </w:tc>
      </w:tr>
      <w:tr w:rsidR="00EE5292" w:rsidRPr="00EE5292" w14:paraId="330B47CF" w14:textId="77777777" w:rsidTr="00EE5292">
        <w:trPr>
          <w:trHeight w:val="261"/>
        </w:trPr>
        <w:tc>
          <w:tcPr>
            <w:tcW w:w="1294" w:type="dxa"/>
            <w:shd w:val="clear" w:color="auto" w:fill="auto"/>
            <w:noWrap/>
            <w:vAlign w:val="bottom"/>
            <w:hideMark/>
          </w:tcPr>
          <w:p w14:paraId="03087EA4" w14:textId="77777777" w:rsidR="00EE5292" w:rsidRPr="00EE5292" w:rsidRDefault="00EE5292" w:rsidP="00EE5292">
            <w:pPr>
              <w:spacing w:after="0" w:line="240" w:lineRule="auto"/>
              <w:jc w:val="right"/>
              <w:rPr>
                <w:rFonts w:ascii="Calibri" w:eastAsia="Times New Roman" w:hAnsi="Calibri" w:cs="Calibri"/>
                <w:color w:val="000000"/>
              </w:rPr>
            </w:pPr>
          </w:p>
        </w:tc>
        <w:tc>
          <w:tcPr>
            <w:tcW w:w="1424" w:type="dxa"/>
            <w:shd w:val="clear" w:color="auto" w:fill="auto"/>
            <w:noWrap/>
            <w:vAlign w:val="bottom"/>
            <w:hideMark/>
          </w:tcPr>
          <w:p w14:paraId="77EF0E79"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290B414E"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0.00649</w:t>
            </w:r>
          </w:p>
        </w:tc>
        <w:tc>
          <w:tcPr>
            <w:tcW w:w="1109" w:type="dxa"/>
            <w:shd w:val="clear" w:color="auto" w:fill="auto"/>
            <w:noWrap/>
            <w:vAlign w:val="bottom"/>
            <w:hideMark/>
          </w:tcPr>
          <w:p w14:paraId="2FD515CB"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0.02501</w:t>
            </w:r>
          </w:p>
        </w:tc>
        <w:tc>
          <w:tcPr>
            <w:tcW w:w="1109" w:type="dxa"/>
            <w:shd w:val="clear" w:color="auto" w:fill="auto"/>
            <w:noWrap/>
            <w:vAlign w:val="bottom"/>
            <w:hideMark/>
          </w:tcPr>
          <w:p w14:paraId="1CB1D90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0.00346</w:t>
            </w:r>
          </w:p>
        </w:tc>
        <w:tc>
          <w:tcPr>
            <w:tcW w:w="1109" w:type="dxa"/>
            <w:shd w:val="clear" w:color="auto" w:fill="auto"/>
            <w:noWrap/>
            <w:vAlign w:val="bottom"/>
            <w:hideMark/>
          </w:tcPr>
          <w:p w14:paraId="6DDF9192"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0.01218</w:t>
            </w:r>
          </w:p>
        </w:tc>
        <w:tc>
          <w:tcPr>
            <w:tcW w:w="1109" w:type="dxa"/>
            <w:shd w:val="clear" w:color="auto" w:fill="auto"/>
            <w:noWrap/>
            <w:vAlign w:val="bottom"/>
            <w:hideMark/>
          </w:tcPr>
          <w:p w14:paraId="34E07870"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0.00034</w:t>
            </w:r>
          </w:p>
        </w:tc>
        <w:tc>
          <w:tcPr>
            <w:tcW w:w="1012" w:type="dxa"/>
            <w:shd w:val="clear" w:color="auto" w:fill="auto"/>
            <w:noWrap/>
            <w:vAlign w:val="bottom"/>
            <w:hideMark/>
          </w:tcPr>
          <w:p w14:paraId="227937D5"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1F5FA35F"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41ABD87B" w14:textId="77777777" w:rsidTr="00EE5292">
        <w:trPr>
          <w:trHeight w:val="261"/>
        </w:trPr>
        <w:tc>
          <w:tcPr>
            <w:tcW w:w="1294" w:type="dxa"/>
            <w:shd w:val="clear" w:color="auto" w:fill="auto"/>
            <w:noWrap/>
            <w:vAlign w:val="bottom"/>
            <w:hideMark/>
          </w:tcPr>
          <w:p w14:paraId="52CE90F0"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599B1EA1"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2EF2DF5B"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2219" w:type="dxa"/>
            <w:gridSpan w:val="2"/>
            <w:shd w:val="clear" w:color="auto" w:fill="auto"/>
            <w:noWrap/>
            <w:vAlign w:val="bottom"/>
            <w:hideMark/>
          </w:tcPr>
          <w:p w14:paraId="366F69DF"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Female CB</w:t>
            </w:r>
          </w:p>
        </w:tc>
        <w:tc>
          <w:tcPr>
            <w:tcW w:w="1109" w:type="dxa"/>
            <w:shd w:val="clear" w:color="auto" w:fill="auto"/>
            <w:noWrap/>
            <w:vAlign w:val="bottom"/>
            <w:hideMark/>
          </w:tcPr>
          <w:p w14:paraId="6B3D523F"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2A892A9B"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6B344F8D"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50DCCCDB"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6459AF5D" w14:textId="77777777" w:rsidTr="00EE5292">
        <w:trPr>
          <w:trHeight w:val="261"/>
        </w:trPr>
        <w:tc>
          <w:tcPr>
            <w:tcW w:w="1294" w:type="dxa"/>
            <w:shd w:val="clear" w:color="auto" w:fill="auto"/>
            <w:noWrap/>
            <w:vAlign w:val="bottom"/>
            <w:hideMark/>
          </w:tcPr>
          <w:p w14:paraId="789CC83D"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a(SC)b(SC)</w:t>
            </w:r>
          </w:p>
        </w:tc>
        <w:tc>
          <w:tcPr>
            <w:tcW w:w="1424" w:type="dxa"/>
            <w:shd w:val="clear" w:color="auto" w:fill="auto"/>
            <w:noWrap/>
            <w:vAlign w:val="bottom"/>
            <w:hideMark/>
          </w:tcPr>
          <w:p w14:paraId="31BAB908"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63593EE5"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71CED2F8"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268076FF"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2961D4B4"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bOS</w:t>
            </w:r>
          </w:p>
        </w:tc>
        <w:tc>
          <w:tcPr>
            <w:tcW w:w="1109" w:type="dxa"/>
            <w:shd w:val="clear" w:color="auto" w:fill="auto"/>
            <w:noWrap/>
            <w:vAlign w:val="bottom"/>
            <w:hideMark/>
          </w:tcPr>
          <w:p w14:paraId="2929BC7B"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012" w:type="dxa"/>
            <w:shd w:val="clear" w:color="auto" w:fill="auto"/>
            <w:noWrap/>
            <w:vAlign w:val="bottom"/>
            <w:hideMark/>
          </w:tcPr>
          <w:p w14:paraId="41309246"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7F686E3A"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r>
      <w:tr w:rsidR="00EE5292" w:rsidRPr="00EE5292" w14:paraId="6D63AE5F" w14:textId="77777777" w:rsidTr="00EE5292">
        <w:trPr>
          <w:trHeight w:val="261"/>
        </w:trPr>
        <w:tc>
          <w:tcPr>
            <w:tcW w:w="1294" w:type="dxa"/>
            <w:shd w:val="clear" w:color="auto" w:fill="auto"/>
            <w:noWrap/>
            <w:vAlign w:val="bottom"/>
            <w:hideMark/>
          </w:tcPr>
          <w:p w14:paraId="5FA96C35" w14:textId="77777777" w:rsidR="00EE5292" w:rsidRPr="00EE5292" w:rsidRDefault="00EE5292" w:rsidP="00EE5292">
            <w:pPr>
              <w:spacing w:after="0" w:line="240" w:lineRule="auto"/>
              <w:rPr>
                <w:rFonts w:ascii="Calibri" w:eastAsia="Times New Roman" w:hAnsi="Calibri" w:cs="Calibri"/>
                <w:color w:val="000000"/>
              </w:rPr>
            </w:pPr>
          </w:p>
        </w:tc>
        <w:tc>
          <w:tcPr>
            <w:tcW w:w="1424" w:type="dxa"/>
            <w:shd w:val="clear" w:color="auto" w:fill="auto"/>
            <w:noWrap/>
            <w:vAlign w:val="bottom"/>
            <w:hideMark/>
          </w:tcPr>
          <w:p w14:paraId="01A91CE7"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4FC66FC2"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-3.37121</w:t>
            </w:r>
          </w:p>
        </w:tc>
        <w:tc>
          <w:tcPr>
            <w:tcW w:w="1109" w:type="dxa"/>
            <w:shd w:val="clear" w:color="auto" w:fill="auto"/>
            <w:noWrap/>
            <w:vAlign w:val="bottom"/>
            <w:hideMark/>
          </w:tcPr>
          <w:p w14:paraId="0ABA34E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0.17730</w:t>
            </w:r>
          </w:p>
        </w:tc>
        <w:tc>
          <w:tcPr>
            <w:tcW w:w="1109" w:type="dxa"/>
            <w:shd w:val="clear" w:color="auto" w:fill="auto"/>
            <w:noWrap/>
            <w:vAlign w:val="bottom"/>
            <w:hideMark/>
          </w:tcPr>
          <w:p w14:paraId="248C558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2.89882</w:t>
            </w:r>
          </w:p>
        </w:tc>
        <w:tc>
          <w:tcPr>
            <w:tcW w:w="1109" w:type="dxa"/>
            <w:shd w:val="clear" w:color="auto" w:fill="auto"/>
            <w:noWrap/>
            <w:vAlign w:val="bottom"/>
            <w:hideMark/>
          </w:tcPr>
          <w:p w14:paraId="36BA5DE2"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-0.07808</w:t>
            </w:r>
          </w:p>
        </w:tc>
        <w:tc>
          <w:tcPr>
            <w:tcW w:w="1109" w:type="dxa"/>
            <w:shd w:val="clear" w:color="auto" w:fill="auto"/>
            <w:noWrap/>
            <w:vAlign w:val="bottom"/>
            <w:hideMark/>
          </w:tcPr>
          <w:p w14:paraId="26B07D4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0.02551</w:t>
            </w:r>
          </w:p>
        </w:tc>
        <w:tc>
          <w:tcPr>
            <w:tcW w:w="1012" w:type="dxa"/>
            <w:shd w:val="clear" w:color="auto" w:fill="auto"/>
            <w:noWrap/>
            <w:vAlign w:val="bottom"/>
            <w:hideMark/>
          </w:tcPr>
          <w:p w14:paraId="5BC2958F"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-5685.7</w:t>
            </w:r>
          </w:p>
        </w:tc>
        <w:tc>
          <w:tcPr>
            <w:tcW w:w="1012" w:type="dxa"/>
            <w:shd w:val="clear" w:color="auto" w:fill="auto"/>
            <w:noWrap/>
            <w:vAlign w:val="bottom"/>
            <w:hideMark/>
          </w:tcPr>
          <w:p w14:paraId="52F07274"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-5675.7</w:t>
            </w:r>
          </w:p>
        </w:tc>
      </w:tr>
      <w:tr w:rsidR="00EE5292" w:rsidRPr="00EE5292" w14:paraId="7ED52FD9" w14:textId="77777777" w:rsidTr="00EE5292">
        <w:trPr>
          <w:trHeight w:val="261"/>
        </w:trPr>
        <w:tc>
          <w:tcPr>
            <w:tcW w:w="1294" w:type="dxa"/>
            <w:shd w:val="clear" w:color="auto" w:fill="auto"/>
            <w:noWrap/>
            <w:vAlign w:val="bottom"/>
            <w:hideMark/>
          </w:tcPr>
          <w:p w14:paraId="2425515F" w14:textId="77777777" w:rsidR="00EE5292" w:rsidRPr="00EE5292" w:rsidRDefault="00EE5292" w:rsidP="00EE5292">
            <w:pPr>
              <w:spacing w:after="0" w:line="240" w:lineRule="auto"/>
              <w:jc w:val="right"/>
              <w:rPr>
                <w:rFonts w:ascii="Calibri" w:eastAsia="Times New Roman" w:hAnsi="Calibri" w:cs="Calibri"/>
                <w:color w:val="000000"/>
              </w:rPr>
            </w:pPr>
          </w:p>
        </w:tc>
        <w:tc>
          <w:tcPr>
            <w:tcW w:w="1424" w:type="dxa"/>
            <w:shd w:val="clear" w:color="auto" w:fill="auto"/>
            <w:noWrap/>
            <w:vAlign w:val="bottom"/>
            <w:hideMark/>
          </w:tcPr>
          <w:p w14:paraId="46AF81DA"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561567F4"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0.04142</w:t>
            </w:r>
          </w:p>
        </w:tc>
        <w:tc>
          <w:tcPr>
            <w:tcW w:w="1109" w:type="dxa"/>
            <w:shd w:val="clear" w:color="auto" w:fill="auto"/>
            <w:noWrap/>
            <w:vAlign w:val="bottom"/>
            <w:hideMark/>
          </w:tcPr>
          <w:p w14:paraId="0E41DAB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0.05471</w:t>
            </w:r>
          </w:p>
        </w:tc>
        <w:tc>
          <w:tcPr>
            <w:tcW w:w="1109" w:type="dxa"/>
            <w:shd w:val="clear" w:color="auto" w:fill="auto"/>
            <w:noWrap/>
            <w:vAlign w:val="bottom"/>
            <w:hideMark/>
          </w:tcPr>
          <w:p w14:paraId="0F70D84E"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0.02161</w:t>
            </w:r>
          </w:p>
        </w:tc>
        <w:tc>
          <w:tcPr>
            <w:tcW w:w="1109" w:type="dxa"/>
            <w:shd w:val="clear" w:color="auto" w:fill="auto"/>
            <w:noWrap/>
            <w:vAlign w:val="bottom"/>
            <w:hideMark/>
          </w:tcPr>
          <w:p w14:paraId="7726EDCB"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0.02852</w:t>
            </w:r>
          </w:p>
        </w:tc>
        <w:tc>
          <w:tcPr>
            <w:tcW w:w="1109" w:type="dxa"/>
            <w:shd w:val="clear" w:color="auto" w:fill="auto"/>
            <w:noWrap/>
            <w:vAlign w:val="bottom"/>
            <w:hideMark/>
          </w:tcPr>
          <w:p w14:paraId="2B7D6D33"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0.00051</w:t>
            </w:r>
          </w:p>
        </w:tc>
        <w:tc>
          <w:tcPr>
            <w:tcW w:w="1012" w:type="dxa"/>
            <w:shd w:val="clear" w:color="auto" w:fill="auto"/>
            <w:noWrap/>
            <w:vAlign w:val="bottom"/>
            <w:hideMark/>
          </w:tcPr>
          <w:p w14:paraId="05D2F919"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09AAF712"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787B78B1" w14:textId="77777777" w:rsidTr="00EE5292">
        <w:trPr>
          <w:trHeight w:val="261"/>
        </w:trPr>
        <w:tc>
          <w:tcPr>
            <w:tcW w:w="1294" w:type="dxa"/>
            <w:shd w:val="clear" w:color="auto" w:fill="auto"/>
            <w:noWrap/>
            <w:vAlign w:val="bottom"/>
            <w:hideMark/>
          </w:tcPr>
          <w:p w14:paraId="53998E84"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44FD535E"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457408D3"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0F837207"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Male CO</w:t>
            </w:r>
          </w:p>
        </w:tc>
        <w:tc>
          <w:tcPr>
            <w:tcW w:w="1109" w:type="dxa"/>
            <w:shd w:val="clear" w:color="auto" w:fill="auto"/>
            <w:noWrap/>
            <w:vAlign w:val="bottom"/>
            <w:hideMark/>
          </w:tcPr>
          <w:p w14:paraId="40BA352F"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42972038"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3ABBDD82"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542DA3E9"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75F5F9C2"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19CF9474" w14:textId="77777777" w:rsidTr="00EE5292">
        <w:trPr>
          <w:trHeight w:val="261"/>
        </w:trPr>
        <w:tc>
          <w:tcPr>
            <w:tcW w:w="1294" w:type="dxa"/>
            <w:shd w:val="clear" w:color="auto" w:fill="auto"/>
            <w:noWrap/>
            <w:vAlign w:val="bottom"/>
            <w:hideMark/>
          </w:tcPr>
          <w:p w14:paraId="33D209D3"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a(SC)b(SC)</w:t>
            </w:r>
          </w:p>
        </w:tc>
        <w:tc>
          <w:tcPr>
            <w:tcW w:w="1424" w:type="dxa"/>
            <w:shd w:val="clear" w:color="auto" w:fill="auto"/>
            <w:noWrap/>
            <w:vAlign w:val="bottom"/>
            <w:hideMark/>
          </w:tcPr>
          <w:p w14:paraId="1BCFB04E"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09AB7336"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116F8E0D"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7FA93B5F"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1A57A3A0"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bOS</w:t>
            </w:r>
          </w:p>
        </w:tc>
        <w:tc>
          <w:tcPr>
            <w:tcW w:w="1109" w:type="dxa"/>
            <w:shd w:val="clear" w:color="auto" w:fill="auto"/>
            <w:noWrap/>
            <w:vAlign w:val="bottom"/>
            <w:hideMark/>
          </w:tcPr>
          <w:p w14:paraId="2F2CEB32"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012" w:type="dxa"/>
            <w:shd w:val="clear" w:color="auto" w:fill="auto"/>
            <w:noWrap/>
            <w:vAlign w:val="bottom"/>
            <w:hideMark/>
          </w:tcPr>
          <w:p w14:paraId="6947AE3C"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7DF4222A"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r>
      <w:tr w:rsidR="00EE5292" w:rsidRPr="00EE5292" w14:paraId="68FDDE3F" w14:textId="77777777" w:rsidTr="00EE5292">
        <w:trPr>
          <w:trHeight w:val="261"/>
        </w:trPr>
        <w:tc>
          <w:tcPr>
            <w:tcW w:w="1294" w:type="dxa"/>
            <w:shd w:val="clear" w:color="auto" w:fill="auto"/>
            <w:noWrap/>
            <w:vAlign w:val="bottom"/>
            <w:hideMark/>
          </w:tcPr>
          <w:p w14:paraId="4B7EEEE5" w14:textId="77777777" w:rsidR="00EE5292" w:rsidRPr="00EE5292" w:rsidRDefault="00EE5292" w:rsidP="00EE5292">
            <w:pPr>
              <w:spacing w:after="0" w:line="240" w:lineRule="auto"/>
              <w:rPr>
                <w:rFonts w:ascii="Calibri" w:eastAsia="Times New Roman" w:hAnsi="Calibri" w:cs="Calibri"/>
                <w:color w:val="000000"/>
              </w:rPr>
            </w:pPr>
          </w:p>
        </w:tc>
        <w:tc>
          <w:tcPr>
            <w:tcW w:w="1424" w:type="dxa"/>
            <w:shd w:val="clear" w:color="auto" w:fill="auto"/>
            <w:noWrap/>
            <w:vAlign w:val="bottom"/>
            <w:hideMark/>
          </w:tcPr>
          <w:p w14:paraId="5F9FAF57"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0C1688E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-3.61957</w:t>
            </w:r>
          </w:p>
        </w:tc>
        <w:tc>
          <w:tcPr>
            <w:tcW w:w="1109" w:type="dxa"/>
            <w:shd w:val="clear" w:color="auto" w:fill="auto"/>
            <w:noWrap/>
            <w:vAlign w:val="bottom"/>
            <w:hideMark/>
          </w:tcPr>
          <w:p w14:paraId="578DE54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0.171832</w:t>
            </w:r>
          </w:p>
        </w:tc>
        <w:tc>
          <w:tcPr>
            <w:tcW w:w="1109" w:type="dxa"/>
            <w:shd w:val="clear" w:color="auto" w:fill="auto"/>
            <w:noWrap/>
            <w:vAlign w:val="bottom"/>
            <w:hideMark/>
          </w:tcPr>
          <w:p w14:paraId="79A1777B"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3.117344</w:t>
            </w:r>
          </w:p>
        </w:tc>
        <w:tc>
          <w:tcPr>
            <w:tcW w:w="1109" w:type="dxa"/>
            <w:shd w:val="clear" w:color="auto" w:fill="auto"/>
            <w:noWrap/>
            <w:vAlign w:val="bottom"/>
            <w:hideMark/>
          </w:tcPr>
          <w:p w14:paraId="4271ADB5"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-0.07449</w:t>
            </w:r>
          </w:p>
        </w:tc>
        <w:tc>
          <w:tcPr>
            <w:tcW w:w="1109" w:type="dxa"/>
            <w:shd w:val="clear" w:color="auto" w:fill="auto"/>
            <w:noWrap/>
            <w:vAlign w:val="bottom"/>
            <w:hideMark/>
          </w:tcPr>
          <w:p w14:paraId="1E21D4B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0.034098</w:t>
            </w:r>
          </w:p>
        </w:tc>
        <w:tc>
          <w:tcPr>
            <w:tcW w:w="1012" w:type="dxa"/>
            <w:shd w:val="clear" w:color="auto" w:fill="auto"/>
            <w:noWrap/>
            <w:vAlign w:val="bottom"/>
            <w:hideMark/>
          </w:tcPr>
          <w:p w14:paraId="12E95F46"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-19726.4</w:t>
            </w:r>
          </w:p>
        </w:tc>
        <w:tc>
          <w:tcPr>
            <w:tcW w:w="1012" w:type="dxa"/>
            <w:shd w:val="clear" w:color="auto" w:fill="auto"/>
            <w:noWrap/>
            <w:vAlign w:val="bottom"/>
            <w:hideMark/>
          </w:tcPr>
          <w:p w14:paraId="1DF8B329"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-19716.3</w:t>
            </w:r>
          </w:p>
        </w:tc>
      </w:tr>
      <w:tr w:rsidR="00EE5292" w:rsidRPr="00EE5292" w14:paraId="3B5038A2" w14:textId="77777777" w:rsidTr="00EE5292">
        <w:trPr>
          <w:trHeight w:val="261"/>
        </w:trPr>
        <w:tc>
          <w:tcPr>
            <w:tcW w:w="1294" w:type="dxa"/>
            <w:shd w:val="clear" w:color="auto" w:fill="auto"/>
            <w:noWrap/>
            <w:vAlign w:val="bottom"/>
            <w:hideMark/>
          </w:tcPr>
          <w:p w14:paraId="6E43F31F" w14:textId="77777777" w:rsidR="00EE5292" w:rsidRPr="00EE5292" w:rsidRDefault="00EE5292" w:rsidP="00EE5292">
            <w:pPr>
              <w:spacing w:after="0" w:line="240" w:lineRule="auto"/>
              <w:jc w:val="right"/>
              <w:rPr>
                <w:rFonts w:ascii="Calibri" w:eastAsia="Times New Roman" w:hAnsi="Calibri" w:cs="Calibri"/>
                <w:color w:val="000000"/>
              </w:rPr>
            </w:pPr>
          </w:p>
        </w:tc>
        <w:tc>
          <w:tcPr>
            <w:tcW w:w="1424" w:type="dxa"/>
            <w:shd w:val="clear" w:color="auto" w:fill="auto"/>
            <w:noWrap/>
            <w:vAlign w:val="bottom"/>
            <w:hideMark/>
          </w:tcPr>
          <w:p w14:paraId="3FD2DD1B"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17791D9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0.007891</w:t>
            </w:r>
          </w:p>
        </w:tc>
        <w:tc>
          <w:tcPr>
            <w:tcW w:w="1109" w:type="dxa"/>
            <w:shd w:val="clear" w:color="auto" w:fill="auto"/>
            <w:noWrap/>
            <w:vAlign w:val="bottom"/>
            <w:hideMark/>
          </w:tcPr>
          <w:p w14:paraId="1C70057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0.019141</w:t>
            </w:r>
          </w:p>
        </w:tc>
        <w:tc>
          <w:tcPr>
            <w:tcW w:w="1109" w:type="dxa"/>
            <w:shd w:val="clear" w:color="auto" w:fill="auto"/>
            <w:noWrap/>
            <w:vAlign w:val="bottom"/>
            <w:hideMark/>
          </w:tcPr>
          <w:p w14:paraId="108E6C24"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0.004257</w:t>
            </w:r>
          </w:p>
        </w:tc>
        <w:tc>
          <w:tcPr>
            <w:tcW w:w="1109" w:type="dxa"/>
            <w:shd w:val="clear" w:color="auto" w:fill="auto"/>
            <w:noWrap/>
            <w:vAlign w:val="bottom"/>
            <w:hideMark/>
          </w:tcPr>
          <w:p w14:paraId="42D7669D"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0.009925</w:t>
            </w:r>
          </w:p>
        </w:tc>
        <w:tc>
          <w:tcPr>
            <w:tcW w:w="1109" w:type="dxa"/>
            <w:shd w:val="clear" w:color="auto" w:fill="auto"/>
            <w:noWrap/>
            <w:vAlign w:val="bottom"/>
            <w:hideMark/>
          </w:tcPr>
          <w:p w14:paraId="5C885E17"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0.000339</w:t>
            </w:r>
          </w:p>
        </w:tc>
        <w:tc>
          <w:tcPr>
            <w:tcW w:w="1012" w:type="dxa"/>
            <w:shd w:val="clear" w:color="auto" w:fill="auto"/>
            <w:noWrap/>
            <w:vAlign w:val="bottom"/>
            <w:hideMark/>
          </w:tcPr>
          <w:p w14:paraId="768E7603"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5252533D"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4ACC819A" w14:textId="77777777" w:rsidTr="00EE5292">
        <w:trPr>
          <w:trHeight w:val="261"/>
        </w:trPr>
        <w:tc>
          <w:tcPr>
            <w:tcW w:w="1294" w:type="dxa"/>
            <w:shd w:val="clear" w:color="auto" w:fill="auto"/>
            <w:noWrap/>
            <w:vAlign w:val="bottom"/>
            <w:hideMark/>
          </w:tcPr>
          <w:p w14:paraId="0F9960CB"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424" w:type="dxa"/>
            <w:shd w:val="clear" w:color="auto" w:fill="auto"/>
            <w:noWrap/>
            <w:vAlign w:val="bottom"/>
            <w:hideMark/>
          </w:tcPr>
          <w:p w14:paraId="0A22F93B"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109" w:type="dxa"/>
            <w:shd w:val="clear" w:color="auto" w:fill="auto"/>
            <w:noWrap/>
            <w:vAlign w:val="bottom"/>
            <w:hideMark/>
          </w:tcPr>
          <w:p w14:paraId="7AC009B9"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2219" w:type="dxa"/>
            <w:gridSpan w:val="2"/>
            <w:shd w:val="clear" w:color="auto" w:fill="auto"/>
            <w:noWrap/>
            <w:vAlign w:val="bottom"/>
            <w:hideMark/>
          </w:tcPr>
          <w:p w14:paraId="3441EE60"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Female CO</w:t>
            </w:r>
          </w:p>
        </w:tc>
        <w:tc>
          <w:tcPr>
            <w:tcW w:w="1109" w:type="dxa"/>
            <w:shd w:val="clear" w:color="auto" w:fill="auto"/>
            <w:noWrap/>
            <w:vAlign w:val="bottom"/>
            <w:hideMark/>
          </w:tcPr>
          <w:p w14:paraId="6062AF91" w14:textId="77777777" w:rsidR="00EE5292" w:rsidRPr="00EE5292" w:rsidRDefault="00EE5292" w:rsidP="00EE5292">
            <w:pPr>
              <w:spacing w:after="0" w:line="240" w:lineRule="auto"/>
              <w:rPr>
                <w:rFonts w:ascii="Calibri" w:eastAsia="Times New Roman" w:hAnsi="Calibri" w:cs="Calibri"/>
                <w:b/>
                <w:bCs/>
                <w:color w:val="000000"/>
                <w:u w:val="single"/>
              </w:rPr>
            </w:pPr>
          </w:p>
        </w:tc>
        <w:tc>
          <w:tcPr>
            <w:tcW w:w="1109" w:type="dxa"/>
            <w:shd w:val="clear" w:color="auto" w:fill="auto"/>
            <w:noWrap/>
            <w:vAlign w:val="bottom"/>
            <w:hideMark/>
          </w:tcPr>
          <w:p w14:paraId="44F62D96"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333F9A27" w14:textId="77777777" w:rsidR="00EE5292" w:rsidRPr="00EE5292" w:rsidRDefault="00EE5292" w:rsidP="00EE5292">
            <w:pPr>
              <w:spacing w:after="0" w:line="240" w:lineRule="auto"/>
              <w:rPr>
                <w:rFonts w:ascii="Times New Roman" w:eastAsia="Times New Roman" w:hAnsi="Times New Roman" w:cs="Times New Roman"/>
                <w:sz w:val="20"/>
                <w:szCs w:val="20"/>
              </w:rPr>
            </w:pPr>
          </w:p>
        </w:tc>
        <w:tc>
          <w:tcPr>
            <w:tcW w:w="1012" w:type="dxa"/>
            <w:shd w:val="clear" w:color="auto" w:fill="auto"/>
            <w:noWrap/>
            <w:vAlign w:val="bottom"/>
            <w:hideMark/>
          </w:tcPr>
          <w:p w14:paraId="2A0988A9"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r w:rsidR="00EE5292" w:rsidRPr="00EE5292" w14:paraId="2093AD0B" w14:textId="77777777" w:rsidTr="00EE5292">
        <w:trPr>
          <w:trHeight w:val="261"/>
        </w:trPr>
        <w:tc>
          <w:tcPr>
            <w:tcW w:w="1294" w:type="dxa"/>
            <w:shd w:val="clear" w:color="auto" w:fill="auto"/>
            <w:noWrap/>
            <w:vAlign w:val="bottom"/>
            <w:hideMark/>
          </w:tcPr>
          <w:p w14:paraId="2294D25B" w14:textId="77777777" w:rsidR="00EE5292" w:rsidRPr="00EE5292" w:rsidRDefault="00EE5292" w:rsidP="00EE5292">
            <w:pPr>
              <w:spacing w:after="0" w:line="240" w:lineRule="auto"/>
              <w:rPr>
                <w:rFonts w:ascii="Calibri" w:eastAsia="Times New Roman" w:hAnsi="Calibri" w:cs="Calibri"/>
                <w:b/>
                <w:bCs/>
                <w:color w:val="000000"/>
              </w:rPr>
            </w:pPr>
            <w:r w:rsidRPr="00EE5292">
              <w:rPr>
                <w:rFonts w:ascii="Calibri" w:eastAsia="Times New Roman" w:hAnsi="Calibri" w:cs="Calibri"/>
                <w:b/>
                <w:bCs/>
                <w:color w:val="000000"/>
              </w:rPr>
              <w:t>a(SC)b(SC)</w:t>
            </w:r>
          </w:p>
        </w:tc>
        <w:tc>
          <w:tcPr>
            <w:tcW w:w="1424" w:type="dxa"/>
            <w:shd w:val="clear" w:color="auto" w:fill="auto"/>
            <w:noWrap/>
            <w:vAlign w:val="bottom"/>
            <w:hideMark/>
          </w:tcPr>
          <w:p w14:paraId="4256A5A1"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Parameter</w:t>
            </w:r>
          </w:p>
        </w:tc>
        <w:tc>
          <w:tcPr>
            <w:tcW w:w="1109" w:type="dxa"/>
            <w:shd w:val="clear" w:color="auto" w:fill="auto"/>
            <w:noWrap/>
            <w:vAlign w:val="bottom"/>
            <w:hideMark/>
          </w:tcPr>
          <w:p w14:paraId="111CF0A7"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w:t>
            </w:r>
          </w:p>
        </w:tc>
        <w:tc>
          <w:tcPr>
            <w:tcW w:w="1109" w:type="dxa"/>
            <w:shd w:val="clear" w:color="auto" w:fill="auto"/>
            <w:noWrap/>
            <w:vAlign w:val="bottom"/>
            <w:hideMark/>
          </w:tcPr>
          <w:p w14:paraId="1E48DE02"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aOS</w:t>
            </w:r>
          </w:p>
        </w:tc>
        <w:tc>
          <w:tcPr>
            <w:tcW w:w="1109" w:type="dxa"/>
            <w:shd w:val="clear" w:color="auto" w:fill="auto"/>
            <w:noWrap/>
            <w:vAlign w:val="bottom"/>
            <w:hideMark/>
          </w:tcPr>
          <w:p w14:paraId="6C79B410"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w:t>
            </w:r>
          </w:p>
        </w:tc>
        <w:tc>
          <w:tcPr>
            <w:tcW w:w="1109" w:type="dxa"/>
            <w:shd w:val="clear" w:color="auto" w:fill="auto"/>
            <w:noWrap/>
            <w:vAlign w:val="bottom"/>
            <w:hideMark/>
          </w:tcPr>
          <w:p w14:paraId="13FDB2A4"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bOS</w:t>
            </w:r>
          </w:p>
        </w:tc>
        <w:tc>
          <w:tcPr>
            <w:tcW w:w="1109" w:type="dxa"/>
            <w:shd w:val="clear" w:color="auto" w:fill="auto"/>
            <w:noWrap/>
            <w:vAlign w:val="bottom"/>
            <w:hideMark/>
          </w:tcPr>
          <w:p w14:paraId="06BAF58E"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sd</w:t>
            </w:r>
          </w:p>
        </w:tc>
        <w:tc>
          <w:tcPr>
            <w:tcW w:w="1012" w:type="dxa"/>
            <w:shd w:val="clear" w:color="auto" w:fill="auto"/>
            <w:noWrap/>
            <w:vAlign w:val="bottom"/>
            <w:hideMark/>
          </w:tcPr>
          <w:p w14:paraId="4D6AEFFF"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-2logL</w:t>
            </w:r>
          </w:p>
        </w:tc>
        <w:tc>
          <w:tcPr>
            <w:tcW w:w="1012" w:type="dxa"/>
            <w:shd w:val="clear" w:color="auto" w:fill="auto"/>
            <w:noWrap/>
            <w:vAlign w:val="bottom"/>
            <w:hideMark/>
          </w:tcPr>
          <w:p w14:paraId="1A85F84F" w14:textId="77777777" w:rsidR="00EE5292" w:rsidRPr="00EE5292" w:rsidRDefault="00EE5292" w:rsidP="00EE5292">
            <w:pPr>
              <w:spacing w:after="0" w:line="240" w:lineRule="auto"/>
              <w:rPr>
                <w:rFonts w:ascii="Calibri" w:eastAsia="Times New Roman" w:hAnsi="Calibri" w:cs="Calibri"/>
                <w:color w:val="000000"/>
              </w:rPr>
            </w:pPr>
            <w:r w:rsidRPr="00EE5292">
              <w:rPr>
                <w:rFonts w:ascii="Calibri" w:eastAsia="Times New Roman" w:hAnsi="Calibri" w:cs="Calibri"/>
                <w:color w:val="000000"/>
              </w:rPr>
              <w:t>AICc</w:t>
            </w:r>
          </w:p>
        </w:tc>
      </w:tr>
      <w:tr w:rsidR="00EE5292" w:rsidRPr="00EE5292" w14:paraId="0C8FC78E" w14:textId="77777777" w:rsidTr="00EE5292">
        <w:trPr>
          <w:trHeight w:val="261"/>
        </w:trPr>
        <w:tc>
          <w:tcPr>
            <w:tcW w:w="1294" w:type="dxa"/>
            <w:shd w:val="clear" w:color="auto" w:fill="auto"/>
            <w:noWrap/>
            <w:vAlign w:val="bottom"/>
            <w:hideMark/>
          </w:tcPr>
          <w:p w14:paraId="5C623744" w14:textId="77777777" w:rsidR="00EE5292" w:rsidRPr="00EE5292" w:rsidRDefault="00EE5292" w:rsidP="00EE5292">
            <w:pPr>
              <w:spacing w:after="0" w:line="240" w:lineRule="auto"/>
              <w:rPr>
                <w:rFonts w:ascii="Calibri" w:eastAsia="Times New Roman" w:hAnsi="Calibri" w:cs="Calibri"/>
                <w:color w:val="000000"/>
              </w:rPr>
            </w:pPr>
          </w:p>
        </w:tc>
        <w:tc>
          <w:tcPr>
            <w:tcW w:w="1424" w:type="dxa"/>
            <w:shd w:val="clear" w:color="auto" w:fill="auto"/>
            <w:noWrap/>
            <w:vAlign w:val="bottom"/>
            <w:hideMark/>
          </w:tcPr>
          <w:p w14:paraId="3EEF155A"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Estimate</w:t>
            </w:r>
          </w:p>
        </w:tc>
        <w:tc>
          <w:tcPr>
            <w:tcW w:w="1109" w:type="dxa"/>
            <w:shd w:val="clear" w:color="auto" w:fill="auto"/>
            <w:noWrap/>
            <w:vAlign w:val="bottom"/>
            <w:hideMark/>
          </w:tcPr>
          <w:p w14:paraId="7512FBE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-3.09006</w:t>
            </w:r>
          </w:p>
        </w:tc>
        <w:tc>
          <w:tcPr>
            <w:tcW w:w="1109" w:type="dxa"/>
            <w:shd w:val="clear" w:color="auto" w:fill="auto"/>
            <w:noWrap/>
            <w:vAlign w:val="bottom"/>
            <w:hideMark/>
          </w:tcPr>
          <w:p w14:paraId="7455CCF0"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-0.10986</w:t>
            </w:r>
          </w:p>
        </w:tc>
        <w:tc>
          <w:tcPr>
            <w:tcW w:w="1109" w:type="dxa"/>
            <w:shd w:val="clear" w:color="auto" w:fill="auto"/>
            <w:noWrap/>
            <w:vAlign w:val="bottom"/>
            <w:hideMark/>
          </w:tcPr>
          <w:p w14:paraId="1AA40A1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2.79150</w:t>
            </w:r>
          </w:p>
        </w:tc>
        <w:tc>
          <w:tcPr>
            <w:tcW w:w="1109" w:type="dxa"/>
            <w:shd w:val="clear" w:color="auto" w:fill="auto"/>
            <w:noWrap/>
            <w:vAlign w:val="bottom"/>
            <w:hideMark/>
          </w:tcPr>
          <w:p w14:paraId="2224451D"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0.07098</w:t>
            </w:r>
          </w:p>
        </w:tc>
        <w:tc>
          <w:tcPr>
            <w:tcW w:w="1109" w:type="dxa"/>
            <w:shd w:val="clear" w:color="auto" w:fill="auto"/>
            <w:noWrap/>
            <w:vAlign w:val="bottom"/>
            <w:hideMark/>
          </w:tcPr>
          <w:p w14:paraId="647C2FD1"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0.02514</w:t>
            </w:r>
          </w:p>
        </w:tc>
        <w:tc>
          <w:tcPr>
            <w:tcW w:w="1012" w:type="dxa"/>
            <w:shd w:val="clear" w:color="auto" w:fill="auto"/>
            <w:noWrap/>
            <w:vAlign w:val="bottom"/>
            <w:hideMark/>
          </w:tcPr>
          <w:p w14:paraId="0B434D4E"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-12354.0</w:t>
            </w:r>
          </w:p>
        </w:tc>
        <w:tc>
          <w:tcPr>
            <w:tcW w:w="1012" w:type="dxa"/>
            <w:shd w:val="clear" w:color="auto" w:fill="auto"/>
            <w:noWrap/>
            <w:vAlign w:val="bottom"/>
            <w:hideMark/>
          </w:tcPr>
          <w:p w14:paraId="2FF95DC9"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-12344.0</w:t>
            </w:r>
          </w:p>
        </w:tc>
      </w:tr>
      <w:tr w:rsidR="00EE5292" w:rsidRPr="00EE5292" w14:paraId="558FF6C6" w14:textId="77777777" w:rsidTr="00EE5292">
        <w:trPr>
          <w:trHeight w:val="71"/>
        </w:trPr>
        <w:tc>
          <w:tcPr>
            <w:tcW w:w="1294" w:type="dxa"/>
            <w:shd w:val="clear" w:color="auto" w:fill="auto"/>
            <w:noWrap/>
            <w:vAlign w:val="bottom"/>
            <w:hideMark/>
          </w:tcPr>
          <w:p w14:paraId="02E75CC5" w14:textId="77777777" w:rsidR="00EE5292" w:rsidRPr="00EE5292" w:rsidRDefault="00EE5292" w:rsidP="00EE5292">
            <w:pPr>
              <w:spacing w:after="0" w:line="240" w:lineRule="auto"/>
              <w:jc w:val="right"/>
              <w:rPr>
                <w:rFonts w:ascii="Calibri" w:eastAsia="Times New Roman" w:hAnsi="Calibri" w:cs="Calibri"/>
                <w:color w:val="000000"/>
              </w:rPr>
            </w:pPr>
          </w:p>
        </w:tc>
        <w:tc>
          <w:tcPr>
            <w:tcW w:w="1424" w:type="dxa"/>
            <w:shd w:val="clear" w:color="auto" w:fill="auto"/>
            <w:noWrap/>
            <w:vAlign w:val="bottom"/>
            <w:hideMark/>
          </w:tcPr>
          <w:p w14:paraId="00DE9E4E" w14:textId="77777777" w:rsidR="00EE5292" w:rsidRPr="00EE5292" w:rsidRDefault="00EE5292" w:rsidP="00EE5292">
            <w:pPr>
              <w:spacing w:after="0" w:line="240" w:lineRule="auto"/>
              <w:rPr>
                <w:rFonts w:ascii="Calibri" w:eastAsia="Times New Roman" w:hAnsi="Calibri" w:cs="Calibri"/>
                <w:b/>
                <w:bCs/>
                <w:color w:val="000000"/>
                <w:u w:val="single"/>
              </w:rPr>
            </w:pPr>
            <w:r w:rsidRPr="00EE5292">
              <w:rPr>
                <w:rFonts w:ascii="Calibri" w:eastAsia="Times New Roman" w:hAnsi="Calibri" w:cs="Calibri"/>
                <w:b/>
                <w:bCs/>
                <w:color w:val="000000"/>
                <w:u w:val="single"/>
              </w:rPr>
              <w:t>SE</w:t>
            </w:r>
          </w:p>
        </w:tc>
        <w:tc>
          <w:tcPr>
            <w:tcW w:w="1109" w:type="dxa"/>
            <w:shd w:val="clear" w:color="auto" w:fill="auto"/>
            <w:noWrap/>
            <w:vAlign w:val="bottom"/>
            <w:hideMark/>
          </w:tcPr>
          <w:p w14:paraId="776BB44E"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0.01847</w:t>
            </w:r>
          </w:p>
        </w:tc>
        <w:tc>
          <w:tcPr>
            <w:tcW w:w="1109" w:type="dxa"/>
            <w:shd w:val="clear" w:color="auto" w:fill="auto"/>
            <w:noWrap/>
            <w:vAlign w:val="bottom"/>
            <w:hideMark/>
          </w:tcPr>
          <w:p w14:paraId="79F11E5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0.02853</w:t>
            </w:r>
          </w:p>
        </w:tc>
        <w:tc>
          <w:tcPr>
            <w:tcW w:w="1109" w:type="dxa"/>
            <w:shd w:val="clear" w:color="auto" w:fill="auto"/>
            <w:noWrap/>
            <w:vAlign w:val="bottom"/>
            <w:hideMark/>
          </w:tcPr>
          <w:p w14:paraId="32261978"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0.01060</w:t>
            </w:r>
          </w:p>
        </w:tc>
        <w:tc>
          <w:tcPr>
            <w:tcW w:w="1109" w:type="dxa"/>
            <w:shd w:val="clear" w:color="auto" w:fill="auto"/>
            <w:noWrap/>
            <w:vAlign w:val="bottom"/>
            <w:hideMark/>
          </w:tcPr>
          <w:p w14:paraId="7AABE20A"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0.01636</w:t>
            </w:r>
          </w:p>
        </w:tc>
        <w:tc>
          <w:tcPr>
            <w:tcW w:w="1109" w:type="dxa"/>
            <w:shd w:val="clear" w:color="auto" w:fill="auto"/>
            <w:noWrap/>
            <w:vAlign w:val="bottom"/>
            <w:hideMark/>
          </w:tcPr>
          <w:p w14:paraId="2F0B847B" w14:textId="77777777" w:rsidR="00EE5292" w:rsidRPr="00EE5292" w:rsidRDefault="00EE5292" w:rsidP="00EE5292">
            <w:pPr>
              <w:spacing w:after="0" w:line="240" w:lineRule="auto"/>
              <w:jc w:val="right"/>
              <w:rPr>
                <w:rFonts w:ascii="Calibri" w:eastAsia="Times New Roman" w:hAnsi="Calibri" w:cs="Calibri"/>
                <w:color w:val="000000"/>
              </w:rPr>
            </w:pPr>
            <w:r w:rsidRPr="00EE5292">
              <w:rPr>
                <w:rFonts w:ascii="Calibri" w:eastAsia="Times New Roman" w:hAnsi="Calibri" w:cs="Calibri"/>
                <w:color w:val="000000"/>
              </w:rPr>
              <w:t>0.00034</w:t>
            </w:r>
          </w:p>
        </w:tc>
        <w:tc>
          <w:tcPr>
            <w:tcW w:w="1012" w:type="dxa"/>
            <w:shd w:val="clear" w:color="auto" w:fill="auto"/>
            <w:noWrap/>
            <w:vAlign w:val="bottom"/>
            <w:hideMark/>
          </w:tcPr>
          <w:p w14:paraId="67E63D6B" w14:textId="77777777" w:rsidR="00EE5292" w:rsidRPr="00EE5292" w:rsidRDefault="00EE5292" w:rsidP="00EE5292">
            <w:pPr>
              <w:spacing w:after="0" w:line="240" w:lineRule="auto"/>
              <w:jc w:val="right"/>
              <w:rPr>
                <w:rFonts w:ascii="Calibri" w:eastAsia="Times New Roman" w:hAnsi="Calibri" w:cs="Calibri"/>
                <w:color w:val="000000"/>
              </w:rPr>
            </w:pPr>
          </w:p>
        </w:tc>
        <w:tc>
          <w:tcPr>
            <w:tcW w:w="1012" w:type="dxa"/>
            <w:shd w:val="clear" w:color="auto" w:fill="auto"/>
            <w:noWrap/>
            <w:vAlign w:val="bottom"/>
            <w:hideMark/>
          </w:tcPr>
          <w:p w14:paraId="06CF30CE" w14:textId="77777777" w:rsidR="00EE5292" w:rsidRPr="00EE5292" w:rsidRDefault="00EE5292" w:rsidP="00EE5292">
            <w:pPr>
              <w:spacing w:after="0" w:line="240" w:lineRule="auto"/>
              <w:rPr>
                <w:rFonts w:ascii="Times New Roman" w:eastAsia="Times New Roman" w:hAnsi="Times New Roman" w:cs="Times New Roman"/>
                <w:sz w:val="20"/>
                <w:szCs w:val="20"/>
              </w:rPr>
            </w:pPr>
          </w:p>
        </w:tc>
      </w:tr>
    </w:tbl>
    <w:p w14:paraId="06B243D8" w14:textId="7C0FC69E" w:rsidR="00EE5292" w:rsidRDefault="00EE5292" w:rsidP="00171163">
      <w:pPr>
        <w:spacing w:after="0" w:line="480" w:lineRule="auto"/>
        <w:rPr>
          <w:rFonts w:ascii="Times New Roman" w:hAnsi="Times New Roman" w:cs="Times New Roman"/>
          <w:sz w:val="24"/>
          <w:szCs w:val="24"/>
        </w:rPr>
      </w:pPr>
    </w:p>
    <w:p w14:paraId="044392C3" w14:textId="7E073AE2" w:rsidR="00EE5292" w:rsidRDefault="000323E5"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r w:rsidR="00EE5292">
        <w:rPr>
          <w:rFonts w:ascii="Times New Roman" w:hAnsi="Times New Roman" w:cs="Times New Roman"/>
          <w:sz w:val="24"/>
          <w:szCs w:val="24"/>
        </w:rPr>
        <w:t xml:space="preserve">. Best performing </w:t>
      </w:r>
      <w:ins w:id="1512" w:author="Jon.Richar" w:date="2024-03-05T13:48:00Z">
        <w:r w:rsidR="00762F7F">
          <w:rPr>
            <w:rFonts w:ascii="Times New Roman" w:hAnsi="Times New Roman" w:cs="Times New Roman"/>
            <w:sz w:val="24"/>
            <w:szCs w:val="24"/>
          </w:rPr>
          <w:t xml:space="preserve">maximum likelihood </w:t>
        </w:r>
      </w:ins>
      <w:r w:rsidR="00EE5292">
        <w:rPr>
          <w:rFonts w:ascii="Times New Roman" w:hAnsi="Times New Roman" w:cs="Times New Roman"/>
          <w:sz w:val="24"/>
          <w:szCs w:val="24"/>
        </w:rPr>
        <w:t>shell condition-only models</w:t>
      </w:r>
      <w:ins w:id="1513" w:author="Jon.Richar" w:date="2024-03-05T13:49:00Z">
        <w:r w:rsidR="00D065C0">
          <w:rPr>
            <w:rFonts w:ascii="Times New Roman" w:hAnsi="Times New Roman" w:cs="Times New Roman"/>
            <w:sz w:val="24"/>
            <w:szCs w:val="24"/>
          </w:rPr>
          <w:t>, as determined by AICc</w:t>
        </w:r>
      </w:ins>
      <w:del w:id="1514" w:author="Jon.Richar" w:date="2024-03-05T13:48:00Z">
        <w:r w:rsidR="00EE5292" w:rsidDel="00762F7F">
          <w:rPr>
            <w:rFonts w:ascii="Times New Roman" w:hAnsi="Times New Roman" w:cs="Times New Roman"/>
            <w:sz w:val="24"/>
            <w:szCs w:val="24"/>
          </w:rPr>
          <w:delText xml:space="preserve"> for maximum likelihood model series</w:delText>
        </w:r>
      </w:del>
      <w:ins w:id="1515" w:author="Jon.Richar" w:date="2024-03-05T13:48:00Z">
        <w:r w:rsidR="00762F7F">
          <w:rPr>
            <w:rFonts w:ascii="Times New Roman" w:hAnsi="Times New Roman" w:cs="Times New Roman"/>
            <w:sz w:val="24"/>
            <w:szCs w:val="24"/>
          </w:rPr>
          <w:t>.</w:t>
        </w:r>
      </w:ins>
    </w:p>
    <w:p w14:paraId="7394B34D" w14:textId="77777777" w:rsidR="00665EB3" w:rsidRDefault="00EE529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8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195"/>
        <w:gridCol w:w="1593"/>
        <w:gridCol w:w="1195"/>
        <w:gridCol w:w="1643"/>
        <w:gridCol w:w="1195"/>
      </w:tblGrid>
      <w:tr w:rsidR="00665EB3" w:rsidRPr="00665EB3" w14:paraId="5CF5BB24" w14:textId="77777777" w:rsidTr="00665EB3">
        <w:trPr>
          <w:trHeight w:val="236"/>
          <w:jc w:val="center"/>
        </w:trPr>
        <w:tc>
          <w:tcPr>
            <w:tcW w:w="1687" w:type="dxa"/>
            <w:shd w:val="clear" w:color="auto" w:fill="auto"/>
            <w:noWrap/>
            <w:vAlign w:val="bottom"/>
            <w:hideMark/>
          </w:tcPr>
          <w:p w14:paraId="2AAF765A" w14:textId="77777777" w:rsidR="00665EB3" w:rsidRPr="00665EB3" w:rsidRDefault="00665EB3" w:rsidP="00665EB3">
            <w:pPr>
              <w:spacing w:after="0" w:line="240" w:lineRule="auto"/>
              <w:rPr>
                <w:rFonts w:ascii="Times New Roman" w:eastAsia="Times New Roman" w:hAnsi="Times New Roman" w:cs="Times New Roman"/>
                <w:sz w:val="24"/>
                <w:szCs w:val="24"/>
              </w:rPr>
            </w:pPr>
          </w:p>
        </w:tc>
        <w:tc>
          <w:tcPr>
            <w:tcW w:w="1195" w:type="dxa"/>
            <w:shd w:val="clear" w:color="auto" w:fill="auto"/>
            <w:noWrap/>
            <w:vAlign w:val="bottom"/>
            <w:hideMark/>
          </w:tcPr>
          <w:p w14:paraId="285C2B65"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72F98D37"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Male RKC</w:t>
            </w:r>
          </w:p>
        </w:tc>
        <w:tc>
          <w:tcPr>
            <w:tcW w:w="1195" w:type="dxa"/>
            <w:shd w:val="clear" w:color="auto" w:fill="auto"/>
            <w:noWrap/>
            <w:vAlign w:val="bottom"/>
            <w:hideMark/>
          </w:tcPr>
          <w:p w14:paraId="6AAB7AC7"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4F92119D"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31BA8E66"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397D46E3" w14:textId="77777777" w:rsidTr="00665EB3">
        <w:trPr>
          <w:trHeight w:val="236"/>
          <w:jc w:val="center"/>
        </w:trPr>
        <w:tc>
          <w:tcPr>
            <w:tcW w:w="1687" w:type="dxa"/>
            <w:shd w:val="clear" w:color="auto" w:fill="auto"/>
            <w:noWrap/>
            <w:vAlign w:val="bottom"/>
            <w:hideMark/>
          </w:tcPr>
          <w:p w14:paraId="5A1936FB" w14:textId="77D2A698"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145F3266"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231D2628"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304DA1BA"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2D422434"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5D73AB3E"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1464064B" w14:textId="77777777" w:rsidTr="00665EB3">
        <w:trPr>
          <w:trHeight w:val="236"/>
          <w:jc w:val="center"/>
        </w:trPr>
        <w:tc>
          <w:tcPr>
            <w:tcW w:w="1687" w:type="dxa"/>
            <w:shd w:val="clear" w:color="auto" w:fill="auto"/>
            <w:noWrap/>
            <w:vAlign w:val="bottom"/>
            <w:hideMark/>
          </w:tcPr>
          <w:p w14:paraId="16153262"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463A8AC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-3.41437</w:t>
            </w:r>
          </w:p>
        </w:tc>
        <w:tc>
          <w:tcPr>
            <w:tcW w:w="1593" w:type="dxa"/>
            <w:shd w:val="clear" w:color="auto" w:fill="auto"/>
            <w:noWrap/>
            <w:vAlign w:val="bottom"/>
            <w:hideMark/>
          </w:tcPr>
          <w:p w14:paraId="4EE9EDF2"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3.15067</w:t>
            </w:r>
          </w:p>
        </w:tc>
        <w:tc>
          <w:tcPr>
            <w:tcW w:w="1195" w:type="dxa"/>
            <w:shd w:val="clear" w:color="auto" w:fill="auto"/>
            <w:noWrap/>
            <w:vAlign w:val="bottom"/>
            <w:hideMark/>
          </w:tcPr>
          <w:p w14:paraId="7F5A42F6"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0.03685</w:t>
            </w:r>
          </w:p>
        </w:tc>
        <w:tc>
          <w:tcPr>
            <w:tcW w:w="1643" w:type="dxa"/>
            <w:shd w:val="clear" w:color="auto" w:fill="auto"/>
            <w:noWrap/>
            <w:vAlign w:val="bottom"/>
            <w:hideMark/>
          </w:tcPr>
          <w:p w14:paraId="44C7E6B4"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-9267.0</w:t>
            </w:r>
          </w:p>
        </w:tc>
        <w:tc>
          <w:tcPr>
            <w:tcW w:w="1195" w:type="dxa"/>
            <w:shd w:val="clear" w:color="auto" w:fill="auto"/>
            <w:noWrap/>
            <w:vAlign w:val="bottom"/>
            <w:hideMark/>
          </w:tcPr>
          <w:p w14:paraId="43EA73A9"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-9260.9</w:t>
            </w:r>
          </w:p>
        </w:tc>
      </w:tr>
      <w:tr w:rsidR="00665EB3" w:rsidRPr="00665EB3" w14:paraId="4243932C" w14:textId="77777777" w:rsidTr="00665EB3">
        <w:trPr>
          <w:trHeight w:val="236"/>
          <w:jc w:val="center"/>
        </w:trPr>
        <w:tc>
          <w:tcPr>
            <w:tcW w:w="1687" w:type="dxa"/>
            <w:shd w:val="clear" w:color="auto" w:fill="auto"/>
            <w:noWrap/>
            <w:vAlign w:val="bottom"/>
            <w:hideMark/>
          </w:tcPr>
          <w:p w14:paraId="5C52344D"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58AD4BA2"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0.01462</w:t>
            </w:r>
          </w:p>
        </w:tc>
        <w:tc>
          <w:tcPr>
            <w:tcW w:w="1593" w:type="dxa"/>
            <w:shd w:val="clear" w:color="auto" w:fill="auto"/>
            <w:noWrap/>
            <w:vAlign w:val="bottom"/>
            <w:hideMark/>
          </w:tcPr>
          <w:p w14:paraId="0B3B61A4"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0.00703</w:t>
            </w:r>
          </w:p>
        </w:tc>
        <w:tc>
          <w:tcPr>
            <w:tcW w:w="1195" w:type="dxa"/>
            <w:shd w:val="clear" w:color="auto" w:fill="auto"/>
            <w:noWrap/>
            <w:vAlign w:val="bottom"/>
            <w:hideMark/>
          </w:tcPr>
          <w:p w14:paraId="001D979D"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0.00052</w:t>
            </w:r>
          </w:p>
        </w:tc>
        <w:tc>
          <w:tcPr>
            <w:tcW w:w="1643" w:type="dxa"/>
            <w:shd w:val="clear" w:color="auto" w:fill="auto"/>
            <w:noWrap/>
            <w:vAlign w:val="bottom"/>
            <w:hideMark/>
          </w:tcPr>
          <w:p w14:paraId="0A4E1D02"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71BB8754"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316040D8" w14:textId="77777777" w:rsidTr="00665EB3">
        <w:trPr>
          <w:trHeight w:val="236"/>
          <w:jc w:val="center"/>
        </w:trPr>
        <w:tc>
          <w:tcPr>
            <w:tcW w:w="1687" w:type="dxa"/>
            <w:shd w:val="clear" w:color="auto" w:fill="auto"/>
            <w:noWrap/>
            <w:vAlign w:val="bottom"/>
            <w:hideMark/>
          </w:tcPr>
          <w:p w14:paraId="3571DEAB"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6C781E3C"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572CD503"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Female RKC</w:t>
            </w:r>
          </w:p>
        </w:tc>
        <w:tc>
          <w:tcPr>
            <w:tcW w:w="1195" w:type="dxa"/>
            <w:shd w:val="clear" w:color="auto" w:fill="auto"/>
            <w:noWrap/>
            <w:vAlign w:val="bottom"/>
            <w:hideMark/>
          </w:tcPr>
          <w:p w14:paraId="6DF4BF9C"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6167B69C"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62D57116"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7277647F" w14:textId="77777777" w:rsidTr="00665EB3">
        <w:trPr>
          <w:trHeight w:val="236"/>
          <w:jc w:val="center"/>
        </w:trPr>
        <w:tc>
          <w:tcPr>
            <w:tcW w:w="1687" w:type="dxa"/>
            <w:shd w:val="clear" w:color="auto" w:fill="auto"/>
            <w:noWrap/>
            <w:vAlign w:val="bottom"/>
            <w:hideMark/>
          </w:tcPr>
          <w:p w14:paraId="54A46EDE" w14:textId="6F3F137E"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433E10AB"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3F1237AE"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38EED398"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3D384FB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34566BEE"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5460A674" w14:textId="77777777" w:rsidTr="00665EB3">
        <w:trPr>
          <w:trHeight w:val="236"/>
          <w:jc w:val="center"/>
        </w:trPr>
        <w:tc>
          <w:tcPr>
            <w:tcW w:w="1687" w:type="dxa"/>
            <w:shd w:val="clear" w:color="auto" w:fill="auto"/>
            <w:noWrap/>
            <w:vAlign w:val="bottom"/>
            <w:hideMark/>
          </w:tcPr>
          <w:p w14:paraId="69575093"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55BAFBB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-2.34015</w:t>
            </w:r>
          </w:p>
        </w:tc>
        <w:tc>
          <w:tcPr>
            <w:tcW w:w="1593" w:type="dxa"/>
            <w:shd w:val="clear" w:color="auto" w:fill="auto"/>
            <w:noWrap/>
            <w:vAlign w:val="bottom"/>
            <w:hideMark/>
          </w:tcPr>
          <w:p w14:paraId="01581718"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2.60753</w:t>
            </w:r>
          </w:p>
        </w:tc>
        <w:tc>
          <w:tcPr>
            <w:tcW w:w="1195" w:type="dxa"/>
            <w:shd w:val="clear" w:color="auto" w:fill="auto"/>
            <w:noWrap/>
            <w:vAlign w:val="bottom"/>
            <w:hideMark/>
          </w:tcPr>
          <w:p w14:paraId="2B7AA53F"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0.02992</w:t>
            </w:r>
          </w:p>
        </w:tc>
        <w:tc>
          <w:tcPr>
            <w:tcW w:w="1643" w:type="dxa"/>
            <w:shd w:val="clear" w:color="auto" w:fill="auto"/>
            <w:noWrap/>
            <w:vAlign w:val="bottom"/>
            <w:hideMark/>
          </w:tcPr>
          <w:p w14:paraId="1B223E34"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-4236.8</w:t>
            </w:r>
          </w:p>
        </w:tc>
        <w:tc>
          <w:tcPr>
            <w:tcW w:w="1195" w:type="dxa"/>
            <w:shd w:val="clear" w:color="auto" w:fill="auto"/>
            <w:noWrap/>
            <w:vAlign w:val="bottom"/>
            <w:hideMark/>
          </w:tcPr>
          <w:p w14:paraId="0BB9077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-4230.8</w:t>
            </w:r>
          </w:p>
        </w:tc>
      </w:tr>
      <w:tr w:rsidR="00665EB3" w:rsidRPr="00665EB3" w14:paraId="6706359A" w14:textId="77777777" w:rsidTr="00665EB3">
        <w:trPr>
          <w:trHeight w:val="236"/>
          <w:jc w:val="center"/>
        </w:trPr>
        <w:tc>
          <w:tcPr>
            <w:tcW w:w="1687" w:type="dxa"/>
            <w:shd w:val="clear" w:color="auto" w:fill="auto"/>
            <w:noWrap/>
            <w:vAlign w:val="bottom"/>
            <w:hideMark/>
          </w:tcPr>
          <w:p w14:paraId="1ADE8B25"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668CC1E3"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0.03300</w:t>
            </w:r>
          </w:p>
        </w:tc>
        <w:tc>
          <w:tcPr>
            <w:tcW w:w="1593" w:type="dxa"/>
            <w:shd w:val="clear" w:color="auto" w:fill="auto"/>
            <w:noWrap/>
            <w:vAlign w:val="bottom"/>
            <w:hideMark/>
          </w:tcPr>
          <w:p w14:paraId="40F70B30"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0.01604</w:t>
            </w:r>
          </w:p>
        </w:tc>
        <w:tc>
          <w:tcPr>
            <w:tcW w:w="1195" w:type="dxa"/>
            <w:shd w:val="clear" w:color="auto" w:fill="auto"/>
            <w:noWrap/>
            <w:vAlign w:val="bottom"/>
            <w:hideMark/>
          </w:tcPr>
          <w:p w14:paraId="60751597"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0.00066</w:t>
            </w:r>
          </w:p>
        </w:tc>
        <w:tc>
          <w:tcPr>
            <w:tcW w:w="1643" w:type="dxa"/>
            <w:shd w:val="clear" w:color="auto" w:fill="auto"/>
            <w:noWrap/>
            <w:vAlign w:val="bottom"/>
            <w:hideMark/>
          </w:tcPr>
          <w:p w14:paraId="06CA23F1"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13D17F1D"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06783E42" w14:textId="77777777" w:rsidTr="00665EB3">
        <w:trPr>
          <w:trHeight w:val="236"/>
          <w:jc w:val="center"/>
        </w:trPr>
        <w:tc>
          <w:tcPr>
            <w:tcW w:w="1687" w:type="dxa"/>
            <w:shd w:val="clear" w:color="auto" w:fill="auto"/>
            <w:noWrap/>
            <w:vAlign w:val="bottom"/>
            <w:hideMark/>
          </w:tcPr>
          <w:p w14:paraId="74434C61"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54D6139B"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33BB1094"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Male SMBKC</w:t>
            </w:r>
          </w:p>
        </w:tc>
        <w:tc>
          <w:tcPr>
            <w:tcW w:w="1195" w:type="dxa"/>
            <w:shd w:val="clear" w:color="auto" w:fill="auto"/>
            <w:noWrap/>
            <w:vAlign w:val="bottom"/>
            <w:hideMark/>
          </w:tcPr>
          <w:p w14:paraId="2A77CD7E"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51131870"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649D6D55"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2E66EA95" w14:textId="77777777" w:rsidTr="00665EB3">
        <w:trPr>
          <w:trHeight w:val="236"/>
          <w:jc w:val="center"/>
        </w:trPr>
        <w:tc>
          <w:tcPr>
            <w:tcW w:w="1687" w:type="dxa"/>
            <w:shd w:val="clear" w:color="auto" w:fill="auto"/>
            <w:noWrap/>
            <w:vAlign w:val="bottom"/>
            <w:hideMark/>
          </w:tcPr>
          <w:p w14:paraId="4DF91E6D" w14:textId="21E8F16F"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69111B21"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504AB188"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5C898180"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2239F63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24A6CF2E"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03BAAF21" w14:textId="77777777" w:rsidTr="00665EB3">
        <w:trPr>
          <w:trHeight w:val="236"/>
          <w:jc w:val="center"/>
        </w:trPr>
        <w:tc>
          <w:tcPr>
            <w:tcW w:w="1687" w:type="dxa"/>
            <w:shd w:val="clear" w:color="auto" w:fill="auto"/>
            <w:noWrap/>
            <w:vAlign w:val="bottom"/>
            <w:hideMark/>
          </w:tcPr>
          <w:p w14:paraId="3D422BEC"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2E9BD5C0"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-3.48581</w:t>
            </w:r>
          </w:p>
        </w:tc>
        <w:tc>
          <w:tcPr>
            <w:tcW w:w="1593" w:type="dxa"/>
            <w:shd w:val="clear" w:color="auto" w:fill="auto"/>
            <w:noWrap/>
            <w:vAlign w:val="bottom"/>
            <w:hideMark/>
          </w:tcPr>
          <w:p w14:paraId="2B63F880"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3.19156</w:t>
            </w:r>
          </w:p>
        </w:tc>
        <w:tc>
          <w:tcPr>
            <w:tcW w:w="1195" w:type="dxa"/>
            <w:shd w:val="clear" w:color="auto" w:fill="auto"/>
            <w:noWrap/>
            <w:vAlign w:val="bottom"/>
            <w:hideMark/>
          </w:tcPr>
          <w:p w14:paraId="3541007F"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0.04033</w:t>
            </w:r>
          </w:p>
        </w:tc>
        <w:tc>
          <w:tcPr>
            <w:tcW w:w="1643" w:type="dxa"/>
            <w:shd w:val="clear" w:color="auto" w:fill="auto"/>
            <w:noWrap/>
            <w:vAlign w:val="bottom"/>
            <w:hideMark/>
          </w:tcPr>
          <w:p w14:paraId="19BCD23E"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-5115.1</w:t>
            </w:r>
          </w:p>
        </w:tc>
        <w:tc>
          <w:tcPr>
            <w:tcW w:w="1195" w:type="dxa"/>
            <w:shd w:val="clear" w:color="auto" w:fill="auto"/>
            <w:noWrap/>
            <w:vAlign w:val="bottom"/>
            <w:hideMark/>
          </w:tcPr>
          <w:p w14:paraId="7BDA60A6"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-5109.1</w:t>
            </w:r>
          </w:p>
        </w:tc>
      </w:tr>
      <w:tr w:rsidR="00665EB3" w:rsidRPr="00665EB3" w14:paraId="518A2010" w14:textId="77777777" w:rsidTr="00665EB3">
        <w:trPr>
          <w:trHeight w:val="236"/>
          <w:jc w:val="center"/>
        </w:trPr>
        <w:tc>
          <w:tcPr>
            <w:tcW w:w="1687" w:type="dxa"/>
            <w:shd w:val="clear" w:color="auto" w:fill="auto"/>
            <w:noWrap/>
            <w:vAlign w:val="bottom"/>
            <w:hideMark/>
          </w:tcPr>
          <w:p w14:paraId="2BDD2AFA"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5EC6962E"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0.02487</w:t>
            </w:r>
          </w:p>
        </w:tc>
        <w:tc>
          <w:tcPr>
            <w:tcW w:w="1593" w:type="dxa"/>
            <w:shd w:val="clear" w:color="auto" w:fill="auto"/>
            <w:noWrap/>
            <w:vAlign w:val="bottom"/>
            <w:hideMark/>
          </w:tcPr>
          <w:p w14:paraId="037C48FE"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0.01227</w:t>
            </w:r>
          </w:p>
        </w:tc>
        <w:tc>
          <w:tcPr>
            <w:tcW w:w="1195" w:type="dxa"/>
            <w:shd w:val="clear" w:color="auto" w:fill="auto"/>
            <w:noWrap/>
            <w:vAlign w:val="bottom"/>
            <w:hideMark/>
          </w:tcPr>
          <w:p w14:paraId="5208E96D"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0.00075</w:t>
            </w:r>
          </w:p>
        </w:tc>
        <w:tc>
          <w:tcPr>
            <w:tcW w:w="1643" w:type="dxa"/>
            <w:shd w:val="clear" w:color="auto" w:fill="auto"/>
            <w:noWrap/>
            <w:vAlign w:val="bottom"/>
            <w:hideMark/>
          </w:tcPr>
          <w:p w14:paraId="3AEFDA6E"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1E9B9404"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7693419B" w14:textId="77777777" w:rsidTr="00665EB3">
        <w:trPr>
          <w:trHeight w:val="236"/>
          <w:jc w:val="center"/>
        </w:trPr>
        <w:tc>
          <w:tcPr>
            <w:tcW w:w="1687" w:type="dxa"/>
            <w:shd w:val="clear" w:color="auto" w:fill="auto"/>
            <w:noWrap/>
            <w:vAlign w:val="bottom"/>
            <w:hideMark/>
          </w:tcPr>
          <w:p w14:paraId="3AFCF202"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14DD1BA8"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017AC936"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Male CB</w:t>
            </w:r>
          </w:p>
        </w:tc>
        <w:tc>
          <w:tcPr>
            <w:tcW w:w="1195" w:type="dxa"/>
            <w:shd w:val="clear" w:color="auto" w:fill="auto"/>
            <w:noWrap/>
            <w:vAlign w:val="bottom"/>
            <w:hideMark/>
          </w:tcPr>
          <w:p w14:paraId="5E85D38A"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4F113471"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6215BA26"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761EB1BB" w14:textId="77777777" w:rsidTr="00665EB3">
        <w:trPr>
          <w:trHeight w:val="236"/>
          <w:jc w:val="center"/>
        </w:trPr>
        <w:tc>
          <w:tcPr>
            <w:tcW w:w="1687" w:type="dxa"/>
            <w:shd w:val="clear" w:color="auto" w:fill="auto"/>
            <w:noWrap/>
            <w:vAlign w:val="bottom"/>
            <w:hideMark/>
          </w:tcPr>
          <w:p w14:paraId="0A48D68A" w14:textId="7807040A"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275B3018"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7050D8E4"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689D8A4D"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7ECFA654"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7F2CD61A"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4AF1D4A1" w14:textId="77777777" w:rsidTr="00665EB3">
        <w:trPr>
          <w:trHeight w:val="236"/>
          <w:jc w:val="center"/>
        </w:trPr>
        <w:tc>
          <w:tcPr>
            <w:tcW w:w="1687" w:type="dxa"/>
            <w:shd w:val="clear" w:color="auto" w:fill="auto"/>
            <w:noWrap/>
            <w:vAlign w:val="bottom"/>
            <w:hideMark/>
          </w:tcPr>
          <w:p w14:paraId="129550BE"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05473B9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-3.68799</w:t>
            </w:r>
          </w:p>
        </w:tc>
        <w:tc>
          <w:tcPr>
            <w:tcW w:w="1593" w:type="dxa"/>
            <w:shd w:val="clear" w:color="auto" w:fill="auto"/>
            <w:noWrap/>
            <w:vAlign w:val="bottom"/>
            <w:hideMark/>
          </w:tcPr>
          <w:p w14:paraId="18C64DBA"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3.08751</w:t>
            </w:r>
          </w:p>
        </w:tc>
        <w:tc>
          <w:tcPr>
            <w:tcW w:w="1195" w:type="dxa"/>
            <w:shd w:val="clear" w:color="auto" w:fill="auto"/>
            <w:noWrap/>
            <w:vAlign w:val="bottom"/>
            <w:hideMark/>
          </w:tcPr>
          <w:p w14:paraId="0AA096B0"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0.03690</w:t>
            </w:r>
          </w:p>
        </w:tc>
        <w:tc>
          <w:tcPr>
            <w:tcW w:w="1643" w:type="dxa"/>
            <w:shd w:val="clear" w:color="auto" w:fill="auto"/>
            <w:noWrap/>
            <w:vAlign w:val="bottom"/>
            <w:hideMark/>
          </w:tcPr>
          <w:p w14:paraId="4DC1A7A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-17655.7</w:t>
            </w:r>
          </w:p>
        </w:tc>
        <w:tc>
          <w:tcPr>
            <w:tcW w:w="1195" w:type="dxa"/>
            <w:shd w:val="clear" w:color="auto" w:fill="auto"/>
            <w:noWrap/>
            <w:vAlign w:val="bottom"/>
            <w:hideMark/>
          </w:tcPr>
          <w:p w14:paraId="194A1AC6"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-17655.7</w:t>
            </w:r>
          </w:p>
        </w:tc>
      </w:tr>
      <w:tr w:rsidR="00665EB3" w:rsidRPr="00665EB3" w14:paraId="1A53CED6" w14:textId="77777777" w:rsidTr="00665EB3">
        <w:trPr>
          <w:trHeight w:val="236"/>
          <w:jc w:val="center"/>
        </w:trPr>
        <w:tc>
          <w:tcPr>
            <w:tcW w:w="1687" w:type="dxa"/>
            <w:shd w:val="clear" w:color="auto" w:fill="auto"/>
            <w:noWrap/>
            <w:vAlign w:val="bottom"/>
            <w:hideMark/>
          </w:tcPr>
          <w:p w14:paraId="3A76EEE5"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7FB788D3"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0.00595</w:t>
            </w:r>
          </w:p>
        </w:tc>
        <w:tc>
          <w:tcPr>
            <w:tcW w:w="1593" w:type="dxa"/>
            <w:shd w:val="clear" w:color="auto" w:fill="auto"/>
            <w:noWrap/>
            <w:vAlign w:val="bottom"/>
            <w:hideMark/>
          </w:tcPr>
          <w:p w14:paraId="3F090B5A"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0.00304</w:t>
            </w:r>
          </w:p>
        </w:tc>
        <w:tc>
          <w:tcPr>
            <w:tcW w:w="1195" w:type="dxa"/>
            <w:shd w:val="clear" w:color="auto" w:fill="auto"/>
            <w:noWrap/>
            <w:vAlign w:val="bottom"/>
            <w:hideMark/>
          </w:tcPr>
          <w:p w14:paraId="5905498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0.00038</w:t>
            </w:r>
          </w:p>
        </w:tc>
        <w:tc>
          <w:tcPr>
            <w:tcW w:w="1643" w:type="dxa"/>
            <w:shd w:val="clear" w:color="auto" w:fill="auto"/>
            <w:noWrap/>
            <w:vAlign w:val="bottom"/>
            <w:hideMark/>
          </w:tcPr>
          <w:p w14:paraId="3AE34F22"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3D5FABEF"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2844CA0C" w14:textId="77777777" w:rsidTr="00665EB3">
        <w:trPr>
          <w:trHeight w:val="236"/>
          <w:jc w:val="center"/>
        </w:trPr>
        <w:tc>
          <w:tcPr>
            <w:tcW w:w="1687" w:type="dxa"/>
            <w:shd w:val="clear" w:color="auto" w:fill="auto"/>
            <w:noWrap/>
            <w:vAlign w:val="bottom"/>
            <w:hideMark/>
          </w:tcPr>
          <w:p w14:paraId="1C32A782"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5E50EFCE"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620C99E9"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Female CB</w:t>
            </w:r>
          </w:p>
        </w:tc>
        <w:tc>
          <w:tcPr>
            <w:tcW w:w="1195" w:type="dxa"/>
            <w:shd w:val="clear" w:color="auto" w:fill="auto"/>
            <w:noWrap/>
            <w:vAlign w:val="bottom"/>
            <w:hideMark/>
          </w:tcPr>
          <w:p w14:paraId="187964F3"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042287F0"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3BC5A481"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504ABC01" w14:textId="77777777" w:rsidTr="00665EB3">
        <w:trPr>
          <w:trHeight w:val="236"/>
          <w:jc w:val="center"/>
        </w:trPr>
        <w:tc>
          <w:tcPr>
            <w:tcW w:w="1687" w:type="dxa"/>
            <w:shd w:val="clear" w:color="auto" w:fill="auto"/>
            <w:noWrap/>
            <w:vAlign w:val="bottom"/>
            <w:hideMark/>
          </w:tcPr>
          <w:p w14:paraId="7207F863" w14:textId="6BF2AA1B"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36D0D97D"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05345D11"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44E301AF"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53C46C5E"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317E2B2A"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657906C2" w14:textId="77777777" w:rsidTr="00665EB3">
        <w:trPr>
          <w:trHeight w:val="236"/>
          <w:jc w:val="center"/>
        </w:trPr>
        <w:tc>
          <w:tcPr>
            <w:tcW w:w="1687" w:type="dxa"/>
            <w:shd w:val="clear" w:color="auto" w:fill="auto"/>
            <w:noWrap/>
            <w:vAlign w:val="bottom"/>
            <w:hideMark/>
          </w:tcPr>
          <w:p w14:paraId="5E1B52B8"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59414D4F"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-3.29115</w:t>
            </w:r>
          </w:p>
        </w:tc>
        <w:tc>
          <w:tcPr>
            <w:tcW w:w="1593" w:type="dxa"/>
            <w:shd w:val="clear" w:color="auto" w:fill="auto"/>
            <w:noWrap/>
            <w:vAlign w:val="bottom"/>
            <w:hideMark/>
          </w:tcPr>
          <w:p w14:paraId="393FC23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2.86629</w:t>
            </w:r>
          </w:p>
        </w:tc>
        <w:tc>
          <w:tcPr>
            <w:tcW w:w="1195" w:type="dxa"/>
            <w:shd w:val="clear" w:color="auto" w:fill="auto"/>
            <w:noWrap/>
            <w:vAlign w:val="bottom"/>
            <w:hideMark/>
          </w:tcPr>
          <w:p w14:paraId="5E099A4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0.02878</w:t>
            </w:r>
          </w:p>
        </w:tc>
        <w:tc>
          <w:tcPr>
            <w:tcW w:w="1643" w:type="dxa"/>
            <w:shd w:val="clear" w:color="auto" w:fill="auto"/>
            <w:noWrap/>
            <w:vAlign w:val="bottom"/>
            <w:hideMark/>
          </w:tcPr>
          <w:p w14:paraId="316FA24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-5380.8</w:t>
            </w:r>
          </w:p>
        </w:tc>
        <w:tc>
          <w:tcPr>
            <w:tcW w:w="1195" w:type="dxa"/>
            <w:shd w:val="clear" w:color="auto" w:fill="auto"/>
            <w:noWrap/>
            <w:vAlign w:val="bottom"/>
            <w:hideMark/>
          </w:tcPr>
          <w:p w14:paraId="22B06E02"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-3268.1</w:t>
            </w:r>
          </w:p>
        </w:tc>
      </w:tr>
      <w:tr w:rsidR="00665EB3" w:rsidRPr="00665EB3" w14:paraId="48A0626A" w14:textId="77777777" w:rsidTr="00665EB3">
        <w:trPr>
          <w:trHeight w:val="236"/>
          <w:jc w:val="center"/>
        </w:trPr>
        <w:tc>
          <w:tcPr>
            <w:tcW w:w="1687" w:type="dxa"/>
            <w:shd w:val="clear" w:color="auto" w:fill="auto"/>
            <w:noWrap/>
            <w:vAlign w:val="bottom"/>
            <w:hideMark/>
          </w:tcPr>
          <w:p w14:paraId="6F053DFB"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3727A98A"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0.03049</w:t>
            </w:r>
          </w:p>
        </w:tc>
        <w:tc>
          <w:tcPr>
            <w:tcW w:w="1593" w:type="dxa"/>
            <w:shd w:val="clear" w:color="auto" w:fill="auto"/>
            <w:noWrap/>
            <w:vAlign w:val="bottom"/>
            <w:hideMark/>
          </w:tcPr>
          <w:p w14:paraId="079FE795"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0.01588</w:t>
            </w:r>
          </w:p>
        </w:tc>
        <w:tc>
          <w:tcPr>
            <w:tcW w:w="1195" w:type="dxa"/>
            <w:shd w:val="clear" w:color="auto" w:fill="auto"/>
            <w:noWrap/>
            <w:vAlign w:val="bottom"/>
            <w:hideMark/>
          </w:tcPr>
          <w:p w14:paraId="1C83E77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0.00057</w:t>
            </w:r>
          </w:p>
        </w:tc>
        <w:tc>
          <w:tcPr>
            <w:tcW w:w="1643" w:type="dxa"/>
            <w:shd w:val="clear" w:color="auto" w:fill="auto"/>
            <w:noWrap/>
            <w:vAlign w:val="bottom"/>
            <w:hideMark/>
          </w:tcPr>
          <w:p w14:paraId="0B52A941"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7D33D5DC"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5144DFA6" w14:textId="77777777" w:rsidTr="00665EB3">
        <w:trPr>
          <w:trHeight w:val="236"/>
          <w:jc w:val="center"/>
        </w:trPr>
        <w:tc>
          <w:tcPr>
            <w:tcW w:w="1687" w:type="dxa"/>
            <w:shd w:val="clear" w:color="auto" w:fill="auto"/>
            <w:noWrap/>
            <w:vAlign w:val="bottom"/>
            <w:hideMark/>
          </w:tcPr>
          <w:p w14:paraId="4BEC6256"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46855150"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038D3C43"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Male CO</w:t>
            </w:r>
          </w:p>
        </w:tc>
        <w:tc>
          <w:tcPr>
            <w:tcW w:w="1195" w:type="dxa"/>
            <w:shd w:val="clear" w:color="auto" w:fill="auto"/>
            <w:noWrap/>
            <w:vAlign w:val="bottom"/>
            <w:hideMark/>
          </w:tcPr>
          <w:p w14:paraId="5C4D93C8"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272B3766"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3FF9126E"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6B077260" w14:textId="77777777" w:rsidTr="00665EB3">
        <w:trPr>
          <w:trHeight w:val="236"/>
          <w:jc w:val="center"/>
        </w:trPr>
        <w:tc>
          <w:tcPr>
            <w:tcW w:w="1687" w:type="dxa"/>
            <w:shd w:val="clear" w:color="auto" w:fill="auto"/>
            <w:noWrap/>
            <w:vAlign w:val="bottom"/>
            <w:hideMark/>
          </w:tcPr>
          <w:p w14:paraId="5A44CD67" w14:textId="65F4B93E"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1C88CA0D"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46BC223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3A78D15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48032BFA"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3CBAF2F5"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1AF0D7B9" w14:textId="77777777" w:rsidTr="00665EB3">
        <w:trPr>
          <w:trHeight w:val="236"/>
          <w:jc w:val="center"/>
        </w:trPr>
        <w:tc>
          <w:tcPr>
            <w:tcW w:w="1687" w:type="dxa"/>
            <w:shd w:val="clear" w:color="auto" w:fill="auto"/>
            <w:noWrap/>
            <w:vAlign w:val="bottom"/>
            <w:hideMark/>
          </w:tcPr>
          <w:p w14:paraId="17BBB0C2"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1678BAE7"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-3.64712</w:t>
            </w:r>
          </w:p>
        </w:tc>
        <w:tc>
          <w:tcPr>
            <w:tcW w:w="1593" w:type="dxa"/>
            <w:shd w:val="clear" w:color="auto" w:fill="auto"/>
            <w:noWrap/>
            <w:vAlign w:val="bottom"/>
            <w:hideMark/>
          </w:tcPr>
          <w:p w14:paraId="30A6DAC7"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3.13659</w:t>
            </w:r>
          </w:p>
        </w:tc>
        <w:tc>
          <w:tcPr>
            <w:tcW w:w="1195" w:type="dxa"/>
            <w:shd w:val="clear" w:color="auto" w:fill="auto"/>
            <w:noWrap/>
            <w:vAlign w:val="bottom"/>
            <w:hideMark/>
          </w:tcPr>
          <w:p w14:paraId="0C23DA3D"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0.03651</w:t>
            </w:r>
          </w:p>
        </w:tc>
        <w:tc>
          <w:tcPr>
            <w:tcW w:w="1643" w:type="dxa"/>
            <w:shd w:val="clear" w:color="auto" w:fill="auto"/>
            <w:noWrap/>
            <w:vAlign w:val="bottom"/>
            <w:hideMark/>
          </w:tcPr>
          <w:p w14:paraId="567816BF"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-19044.8</w:t>
            </w:r>
          </w:p>
        </w:tc>
        <w:tc>
          <w:tcPr>
            <w:tcW w:w="1195" w:type="dxa"/>
            <w:shd w:val="clear" w:color="auto" w:fill="auto"/>
            <w:noWrap/>
            <w:vAlign w:val="bottom"/>
            <w:hideMark/>
          </w:tcPr>
          <w:p w14:paraId="580D8D41"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-19038.8</w:t>
            </w:r>
          </w:p>
        </w:tc>
      </w:tr>
      <w:tr w:rsidR="00665EB3" w:rsidRPr="00665EB3" w14:paraId="1EF59877" w14:textId="77777777" w:rsidTr="00665EB3">
        <w:trPr>
          <w:trHeight w:val="236"/>
          <w:jc w:val="center"/>
        </w:trPr>
        <w:tc>
          <w:tcPr>
            <w:tcW w:w="1687" w:type="dxa"/>
            <w:shd w:val="clear" w:color="auto" w:fill="auto"/>
            <w:noWrap/>
            <w:vAlign w:val="bottom"/>
            <w:hideMark/>
          </w:tcPr>
          <w:p w14:paraId="24909745"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5A07FB58"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0.00732</w:t>
            </w:r>
          </w:p>
        </w:tc>
        <w:tc>
          <w:tcPr>
            <w:tcW w:w="1593" w:type="dxa"/>
            <w:shd w:val="clear" w:color="auto" w:fill="auto"/>
            <w:noWrap/>
            <w:vAlign w:val="bottom"/>
            <w:hideMark/>
          </w:tcPr>
          <w:p w14:paraId="7F425188"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0.00389</w:t>
            </w:r>
          </w:p>
        </w:tc>
        <w:tc>
          <w:tcPr>
            <w:tcW w:w="1195" w:type="dxa"/>
            <w:shd w:val="clear" w:color="auto" w:fill="auto"/>
            <w:noWrap/>
            <w:vAlign w:val="bottom"/>
            <w:hideMark/>
          </w:tcPr>
          <w:p w14:paraId="2E3EC432"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0.00036</w:t>
            </w:r>
          </w:p>
        </w:tc>
        <w:tc>
          <w:tcPr>
            <w:tcW w:w="1643" w:type="dxa"/>
            <w:shd w:val="clear" w:color="auto" w:fill="auto"/>
            <w:noWrap/>
            <w:vAlign w:val="bottom"/>
            <w:hideMark/>
          </w:tcPr>
          <w:p w14:paraId="38F97A52"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55D6728E"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5A42C90A" w14:textId="77777777" w:rsidTr="00665EB3">
        <w:trPr>
          <w:trHeight w:val="236"/>
          <w:jc w:val="center"/>
        </w:trPr>
        <w:tc>
          <w:tcPr>
            <w:tcW w:w="1687" w:type="dxa"/>
            <w:shd w:val="clear" w:color="auto" w:fill="auto"/>
            <w:noWrap/>
            <w:vAlign w:val="bottom"/>
            <w:hideMark/>
          </w:tcPr>
          <w:p w14:paraId="4EE6CFC4"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07BD776F"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593" w:type="dxa"/>
            <w:shd w:val="clear" w:color="auto" w:fill="auto"/>
            <w:noWrap/>
            <w:vAlign w:val="bottom"/>
            <w:hideMark/>
          </w:tcPr>
          <w:p w14:paraId="0A9BA004"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Female CO</w:t>
            </w:r>
          </w:p>
        </w:tc>
        <w:tc>
          <w:tcPr>
            <w:tcW w:w="1195" w:type="dxa"/>
            <w:shd w:val="clear" w:color="auto" w:fill="auto"/>
            <w:noWrap/>
            <w:vAlign w:val="bottom"/>
            <w:hideMark/>
          </w:tcPr>
          <w:p w14:paraId="0F565FE5" w14:textId="77777777" w:rsidR="00665EB3" w:rsidRPr="00665EB3" w:rsidRDefault="00665EB3" w:rsidP="00665EB3">
            <w:pPr>
              <w:spacing w:after="0" w:line="240" w:lineRule="auto"/>
              <w:rPr>
                <w:rFonts w:ascii="Calibri" w:eastAsia="Times New Roman" w:hAnsi="Calibri" w:cs="Calibri"/>
                <w:b/>
                <w:bCs/>
                <w:color w:val="000000"/>
                <w:u w:val="single"/>
              </w:rPr>
            </w:pPr>
          </w:p>
        </w:tc>
        <w:tc>
          <w:tcPr>
            <w:tcW w:w="1643" w:type="dxa"/>
            <w:shd w:val="clear" w:color="auto" w:fill="auto"/>
            <w:noWrap/>
            <w:vAlign w:val="bottom"/>
            <w:hideMark/>
          </w:tcPr>
          <w:p w14:paraId="7FA98EA2" w14:textId="77777777" w:rsidR="00665EB3" w:rsidRPr="00665EB3" w:rsidRDefault="00665EB3" w:rsidP="00665EB3">
            <w:pPr>
              <w:spacing w:after="0" w:line="240" w:lineRule="auto"/>
              <w:rPr>
                <w:rFonts w:ascii="Times New Roman" w:eastAsia="Times New Roman" w:hAnsi="Times New Roman" w:cs="Times New Roman"/>
                <w:sz w:val="20"/>
                <w:szCs w:val="20"/>
              </w:rPr>
            </w:pPr>
          </w:p>
        </w:tc>
        <w:tc>
          <w:tcPr>
            <w:tcW w:w="1195" w:type="dxa"/>
            <w:shd w:val="clear" w:color="auto" w:fill="auto"/>
            <w:noWrap/>
            <w:vAlign w:val="bottom"/>
            <w:hideMark/>
          </w:tcPr>
          <w:p w14:paraId="26D1D0C4"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r w:rsidR="00665EB3" w:rsidRPr="00665EB3" w14:paraId="143B7A34" w14:textId="77777777" w:rsidTr="00665EB3">
        <w:trPr>
          <w:trHeight w:val="236"/>
          <w:jc w:val="center"/>
        </w:trPr>
        <w:tc>
          <w:tcPr>
            <w:tcW w:w="1687" w:type="dxa"/>
            <w:shd w:val="clear" w:color="auto" w:fill="auto"/>
            <w:noWrap/>
            <w:vAlign w:val="bottom"/>
            <w:hideMark/>
          </w:tcPr>
          <w:p w14:paraId="4F277CAB" w14:textId="0AD88CCE" w:rsidR="00665EB3" w:rsidRPr="00665EB3" w:rsidRDefault="00665EB3" w:rsidP="00665EB3">
            <w:pPr>
              <w:spacing w:after="0" w:line="240" w:lineRule="auto"/>
              <w:rPr>
                <w:rFonts w:ascii="Calibri" w:eastAsia="Times New Roman" w:hAnsi="Calibri" w:cs="Calibri"/>
                <w:b/>
                <w:bCs/>
                <w:color w:val="000000"/>
                <w:u w:val="single"/>
              </w:rPr>
            </w:pPr>
            <w:r>
              <w:rPr>
                <w:rFonts w:ascii="Calibri" w:eastAsia="Times New Roman" w:hAnsi="Calibri" w:cs="Calibri"/>
                <w:b/>
                <w:bCs/>
                <w:color w:val="000000"/>
                <w:u w:val="single"/>
              </w:rPr>
              <w:t>Parameter</w:t>
            </w:r>
          </w:p>
        </w:tc>
        <w:tc>
          <w:tcPr>
            <w:tcW w:w="1195" w:type="dxa"/>
            <w:shd w:val="clear" w:color="auto" w:fill="auto"/>
            <w:noWrap/>
            <w:vAlign w:val="bottom"/>
            <w:hideMark/>
          </w:tcPr>
          <w:p w14:paraId="38E6858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w:t>
            </w:r>
          </w:p>
        </w:tc>
        <w:tc>
          <w:tcPr>
            <w:tcW w:w="1593" w:type="dxa"/>
            <w:shd w:val="clear" w:color="auto" w:fill="auto"/>
            <w:noWrap/>
            <w:vAlign w:val="bottom"/>
            <w:hideMark/>
          </w:tcPr>
          <w:p w14:paraId="7E9CC0D0"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b</w:t>
            </w:r>
          </w:p>
        </w:tc>
        <w:tc>
          <w:tcPr>
            <w:tcW w:w="1195" w:type="dxa"/>
            <w:shd w:val="clear" w:color="auto" w:fill="auto"/>
            <w:noWrap/>
            <w:vAlign w:val="bottom"/>
            <w:hideMark/>
          </w:tcPr>
          <w:p w14:paraId="5E9DDDAD"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sd</w:t>
            </w:r>
          </w:p>
        </w:tc>
        <w:tc>
          <w:tcPr>
            <w:tcW w:w="1643" w:type="dxa"/>
            <w:shd w:val="clear" w:color="auto" w:fill="auto"/>
            <w:noWrap/>
            <w:vAlign w:val="bottom"/>
            <w:hideMark/>
          </w:tcPr>
          <w:p w14:paraId="694E2843"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-2logL</w:t>
            </w:r>
          </w:p>
        </w:tc>
        <w:tc>
          <w:tcPr>
            <w:tcW w:w="1195" w:type="dxa"/>
            <w:shd w:val="clear" w:color="auto" w:fill="auto"/>
            <w:noWrap/>
            <w:vAlign w:val="bottom"/>
            <w:hideMark/>
          </w:tcPr>
          <w:p w14:paraId="766B7A30" w14:textId="77777777" w:rsidR="00665EB3" w:rsidRPr="00665EB3" w:rsidRDefault="00665EB3" w:rsidP="00665EB3">
            <w:pPr>
              <w:spacing w:after="0" w:line="240" w:lineRule="auto"/>
              <w:rPr>
                <w:rFonts w:ascii="Calibri" w:eastAsia="Times New Roman" w:hAnsi="Calibri" w:cs="Calibri"/>
                <w:color w:val="000000"/>
              </w:rPr>
            </w:pPr>
            <w:r w:rsidRPr="00665EB3">
              <w:rPr>
                <w:rFonts w:ascii="Calibri" w:eastAsia="Times New Roman" w:hAnsi="Calibri" w:cs="Calibri"/>
                <w:color w:val="000000"/>
              </w:rPr>
              <w:t>AICc</w:t>
            </w:r>
          </w:p>
        </w:tc>
      </w:tr>
      <w:tr w:rsidR="00665EB3" w:rsidRPr="00665EB3" w14:paraId="7FD21992" w14:textId="77777777" w:rsidTr="00665EB3">
        <w:trPr>
          <w:trHeight w:val="236"/>
          <w:jc w:val="center"/>
        </w:trPr>
        <w:tc>
          <w:tcPr>
            <w:tcW w:w="1687" w:type="dxa"/>
            <w:shd w:val="clear" w:color="auto" w:fill="auto"/>
            <w:noWrap/>
            <w:vAlign w:val="bottom"/>
            <w:hideMark/>
          </w:tcPr>
          <w:p w14:paraId="48CBCC9F"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Estimate</w:t>
            </w:r>
          </w:p>
        </w:tc>
        <w:tc>
          <w:tcPr>
            <w:tcW w:w="1195" w:type="dxa"/>
            <w:shd w:val="clear" w:color="auto" w:fill="auto"/>
            <w:noWrap/>
            <w:vAlign w:val="bottom"/>
            <w:hideMark/>
          </w:tcPr>
          <w:p w14:paraId="4D75BE49"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-3.13610</w:t>
            </w:r>
          </w:p>
        </w:tc>
        <w:tc>
          <w:tcPr>
            <w:tcW w:w="1593" w:type="dxa"/>
            <w:shd w:val="clear" w:color="auto" w:fill="auto"/>
            <w:noWrap/>
            <w:vAlign w:val="bottom"/>
            <w:hideMark/>
          </w:tcPr>
          <w:p w14:paraId="3911DE25"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2.82143</w:t>
            </w:r>
          </w:p>
        </w:tc>
        <w:tc>
          <w:tcPr>
            <w:tcW w:w="1195" w:type="dxa"/>
            <w:shd w:val="clear" w:color="auto" w:fill="auto"/>
            <w:noWrap/>
            <w:vAlign w:val="bottom"/>
            <w:hideMark/>
          </w:tcPr>
          <w:p w14:paraId="7D84134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0.02585</w:t>
            </w:r>
          </w:p>
        </w:tc>
        <w:tc>
          <w:tcPr>
            <w:tcW w:w="1643" w:type="dxa"/>
            <w:shd w:val="clear" w:color="auto" w:fill="auto"/>
            <w:noWrap/>
            <w:vAlign w:val="bottom"/>
            <w:hideMark/>
          </w:tcPr>
          <w:p w14:paraId="4EE52CFD"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-11908.6</w:t>
            </w:r>
          </w:p>
        </w:tc>
        <w:tc>
          <w:tcPr>
            <w:tcW w:w="1195" w:type="dxa"/>
            <w:shd w:val="clear" w:color="auto" w:fill="auto"/>
            <w:noWrap/>
            <w:vAlign w:val="bottom"/>
            <w:hideMark/>
          </w:tcPr>
          <w:p w14:paraId="48FBD2C8"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-11902.6</w:t>
            </w:r>
          </w:p>
        </w:tc>
      </w:tr>
      <w:tr w:rsidR="00665EB3" w:rsidRPr="00665EB3" w14:paraId="0AC109A0" w14:textId="77777777" w:rsidTr="00665EB3">
        <w:trPr>
          <w:trHeight w:val="236"/>
          <w:jc w:val="center"/>
        </w:trPr>
        <w:tc>
          <w:tcPr>
            <w:tcW w:w="1687" w:type="dxa"/>
            <w:shd w:val="clear" w:color="auto" w:fill="auto"/>
            <w:noWrap/>
            <w:vAlign w:val="bottom"/>
            <w:hideMark/>
          </w:tcPr>
          <w:p w14:paraId="3A2BEADA" w14:textId="77777777" w:rsidR="00665EB3" w:rsidRPr="00665EB3" w:rsidRDefault="00665EB3" w:rsidP="00665EB3">
            <w:pPr>
              <w:spacing w:after="0" w:line="240" w:lineRule="auto"/>
              <w:rPr>
                <w:rFonts w:ascii="Calibri" w:eastAsia="Times New Roman" w:hAnsi="Calibri" w:cs="Calibri"/>
                <w:b/>
                <w:bCs/>
                <w:color w:val="000000"/>
                <w:u w:val="single"/>
              </w:rPr>
            </w:pPr>
            <w:r w:rsidRPr="00665EB3">
              <w:rPr>
                <w:rFonts w:ascii="Calibri" w:eastAsia="Times New Roman" w:hAnsi="Calibri" w:cs="Calibri"/>
                <w:b/>
                <w:bCs/>
                <w:color w:val="000000"/>
                <w:u w:val="single"/>
              </w:rPr>
              <w:t>SE</w:t>
            </w:r>
          </w:p>
        </w:tc>
        <w:tc>
          <w:tcPr>
            <w:tcW w:w="1195" w:type="dxa"/>
            <w:shd w:val="clear" w:color="auto" w:fill="auto"/>
            <w:noWrap/>
            <w:vAlign w:val="bottom"/>
            <w:hideMark/>
          </w:tcPr>
          <w:p w14:paraId="41DD8DEE"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0.01466</w:t>
            </w:r>
          </w:p>
        </w:tc>
        <w:tc>
          <w:tcPr>
            <w:tcW w:w="1593" w:type="dxa"/>
            <w:shd w:val="clear" w:color="auto" w:fill="auto"/>
            <w:noWrap/>
            <w:vAlign w:val="bottom"/>
            <w:hideMark/>
          </w:tcPr>
          <w:p w14:paraId="6B9AAA0B"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0.00841</w:t>
            </w:r>
          </w:p>
        </w:tc>
        <w:tc>
          <w:tcPr>
            <w:tcW w:w="1195" w:type="dxa"/>
            <w:shd w:val="clear" w:color="auto" w:fill="auto"/>
            <w:noWrap/>
            <w:vAlign w:val="bottom"/>
            <w:hideMark/>
          </w:tcPr>
          <w:p w14:paraId="277A45E2" w14:textId="77777777" w:rsidR="00665EB3" w:rsidRPr="00665EB3" w:rsidRDefault="00665EB3" w:rsidP="00665EB3">
            <w:pPr>
              <w:spacing w:after="0" w:line="240" w:lineRule="auto"/>
              <w:jc w:val="right"/>
              <w:rPr>
                <w:rFonts w:ascii="Calibri" w:eastAsia="Times New Roman" w:hAnsi="Calibri" w:cs="Calibri"/>
                <w:color w:val="000000"/>
              </w:rPr>
            </w:pPr>
            <w:r w:rsidRPr="00665EB3">
              <w:rPr>
                <w:rFonts w:ascii="Calibri" w:eastAsia="Times New Roman" w:hAnsi="Calibri" w:cs="Calibri"/>
                <w:color w:val="000000"/>
              </w:rPr>
              <w:t>0.00035</w:t>
            </w:r>
          </w:p>
        </w:tc>
        <w:tc>
          <w:tcPr>
            <w:tcW w:w="1643" w:type="dxa"/>
            <w:shd w:val="clear" w:color="auto" w:fill="auto"/>
            <w:noWrap/>
            <w:vAlign w:val="bottom"/>
            <w:hideMark/>
          </w:tcPr>
          <w:p w14:paraId="18D7B982" w14:textId="77777777" w:rsidR="00665EB3" w:rsidRPr="00665EB3" w:rsidRDefault="00665EB3" w:rsidP="00665EB3">
            <w:pPr>
              <w:spacing w:after="0" w:line="240" w:lineRule="auto"/>
              <w:jc w:val="right"/>
              <w:rPr>
                <w:rFonts w:ascii="Calibri" w:eastAsia="Times New Roman" w:hAnsi="Calibri" w:cs="Calibri"/>
                <w:color w:val="000000"/>
              </w:rPr>
            </w:pPr>
          </w:p>
        </w:tc>
        <w:tc>
          <w:tcPr>
            <w:tcW w:w="1195" w:type="dxa"/>
            <w:shd w:val="clear" w:color="auto" w:fill="auto"/>
            <w:noWrap/>
            <w:vAlign w:val="bottom"/>
            <w:hideMark/>
          </w:tcPr>
          <w:p w14:paraId="26F471DE" w14:textId="77777777" w:rsidR="00665EB3" w:rsidRPr="00665EB3" w:rsidRDefault="00665EB3" w:rsidP="00665EB3">
            <w:pPr>
              <w:spacing w:after="0" w:line="240" w:lineRule="auto"/>
              <w:rPr>
                <w:rFonts w:ascii="Times New Roman" w:eastAsia="Times New Roman" w:hAnsi="Times New Roman" w:cs="Times New Roman"/>
                <w:sz w:val="20"/>
                <w:szCs w:val="20"/>
              </w:rPr>
            </w:pPr>
          </w:p>
        </w:tc>
      </w:tr>
    </w:tbl>
    <w:p w14:paraId="66FECCD6" w14:textId="038A8172" w:rsidR="00EE5292" w:rsidRDefault="00EE5292" w:rsidP="00171163">
      <w:pPr>
        <w:spacing w:after="0" w:line="480" w:lineRule="auto"/>
        <w:rPr>
          <w:rFonts w:ascii="Times New Roman" w:hAnsi="Times New Roman" w:cs="Times New Roman"/>
          <w:sz w:val="24"/>
          <w:szCs w:val="24"/>
        </w:rPr>
      </w:pPr>
    </w:p>
    <w:p w14:paraId="2AFCB006" w14:textId="09D55A78" w:rsidR="00762F7F" w:rsidRDefault="00762F7F" w:rsidP="00762F7F">
      <w:pPr>
        <w:spacing w:after="0" w:line="480" w:lineRule="auto"/>
        <w:rPr>
          <w:ins w:id="1516" w:author="Jon.Richar" w:date="2024-03-05T13:39:00Z"/>
          <w:rFonts w:ascii="Times New Roman" w:hAnsi="Times New Roman" w:cs="Times New Roman"/>
          <w:sz w:val="24"/>
          <w:szCs w:val="24"/>
        </w:rPr>
      </w:pPr>
      <w:ins w:id="1517" w:author="Jon.Richar" w:date="2024-03-05T13:39:00Z">
        <w:r>
          <w:rPr>
            <w:rFonts w:ascii="Times New Roman" w:hAnsi="Times New Roman" w:cs="Times New Roman"/>
            <w:sz w:val="24"/>
            <w:szCs w:val="24"/>
          </w:rPr>
          <w:t xml:space="preserve">Table </w:t>
        </w:r>
      </w:ins>
      <w:r w:rsidR="000323E5">
        <w:rPr>
          <w:rFonts w:ascii="Times New Roman" w:hAnsi="Times New Roman" w:cs="Times New Roman"/>
          <w:sz w:val="24"/>
          <w:szCs w:val="24"/>
        </w:rPr>
        <w:t>10</w:t>
      </w:r>
      <w:ins w:id="1518" w:author="Jon.Richar" w:date="2024-03-05T13:39:00Z">
        <w:r>
          <w:rPr>
            <w:rFonts w:ascii="Times New Roman" w:hAnsi="Times New Roman" w:cs="Times New Roman"/>
            <w:sz w:val="24"/>
            <w:szCs w:val="24"/>
          </w:rPr>
          <w:t xml:space="preserve">. Model parameters for species and sex-specific </w:t>
        </w:r>
      </w:ins>
      <w:ins w:id="1519" w:author="Jon.Richar" w:date="2024-03-05T13:47:00Z">
        <w:r>
          <w:rPr>
            <w:rFonts w:ascii="Times New Roman" w:hAnsi="Times New Roman" w:cs="Times New Roman"/>
            <w:sz w:val="24"/>
            <w:szCs w:val="24"/>
          </w:rPr>
          <w:t xml:space="preserve">maximum likelihood </w:t>
        </w:r>
      </w:ins>
      <w:ins w:id="1520" w:author="Jon.Richar" w:date="2024-03-05T13:39:00Z">
        <w:r>
          <w:rPr>
            <w:rFonts w:ascii="Times New Roman" w:hAnsi="Times New Roman" w:cs="Times New Roman"/>
            <w:sz w:val="24"/>
            <w:szCs w:val="24"/>
          </w:rPr>
          <w:t>null models.</w:t>
        </w:r>
      </w:ins>
    </w:p>
    <w:p w14:paraId="50D55AE2" w14:textId="5A18082F" w:rsidR="00EE5292" w:rsidRDefault="00EE5292" w:rsidP="00171163">
      <w:pPr>
        <w:spacing w:after="0" w:line="480" w:lineRule="auto"/>
        <w:rPr>
          <w:rFonts w:ascii="Times New Roman" w:hAnsi="Times New Roman" w:cs="Times New Roman"/>
          <w:sz w:val="24"/>
          <w:szCs w:val="24"/>
        </w:rPr>
      </w:pPr>
    </w:p>
    <w:p w14:paraId="6085DC85" w14:textId="55431D4F" w:rsidR="00EE5292" w:rsidRDefault="00EE5292" w:rsidP="00171163">
      <w:pPr>
        <w:spacing w:after="0" w:line="480" w:lineRule="auto"/>
        <w:rPr>
          <w:rFonts w:ascii="Times New Roman" w:hAnsi="Times New Roman" w:cs="Times New Roman"/>
          <w:sz w:val="24"/>
          <w:szCs w:val="24"/>
        </w:rPr>
      </w:pPr>
    </w:p>
    <w:p w14:paraId="0AC85291" w14:textId="77777777" w:rsidR="00EE5292" w:rsidRDefault="00EE5292" w:rsidP="00171163">
      <w:pPr>
        <w:spacing w:after="0" w:line="480" w:lineRule="auto"/>
        <w:rPr>
          <w:rFonts w:ascii="Times New Roman" w:hAnsi="Times New Roman" w:cs="Times New Roman"/>
          <w:sz w:val="24"/>
          <w:szCs w:val="24"/>
        </w:rPr>
      </w:pPr>
    </w:p>
    <w:p w14:paraId="6ADC3DDC" w14:textId="2725F05C" w:rsidR="00ED59A3" w:rsidRDefault="00ED59A3" w:rsidP="00171163">
      <w:pPr>
        <w:spacing w:after="0" w:line="480" w:lineRule="auto"/>
        <w:rPr>
          <w:rFonts w:ascii="Times New Roman" w:hAnsi="Times New Roman" w:cs="Times New Roman"/>
          <w:sz w:val="24"/>
          <w:szCs w:val="24"/>
        </w:rPr>
      </w:pPr>
    </w:p>
    <w:p w14:paraId="722BF4B0" w14:textId="0F6F4F51" w:rsidR="009F68DC"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3814"/>
        <w:gridCol w:w="3694"/>
      </w:tblGrid>
      <w:tr w:rsidR="006517F0" w:rsidRPr="00CD359D" w14:paraId="3915A1A8" w14:textId="77777777" w:rsidTr="00986DC2">
        <w:trPr>
          <w:trHeight w:val="283"/>
        </w:trPr>
        <w:tc>
          <w:tcPr>
            <w:tcW w:w="2075" w:type="dxa"/>
            <w:shd w:val="clear" w:color="auto" w:fill="auto"/>
            <w:noWrap/>
            <w:vAlign w:val="bottom"/>
            <w:hideMark/>
          </w:tcPr>
          <w:p w14:paraId="2D0E97DF" w14:textId="77777777" w:rsidR="006517F0" w:rsidRPr="00CD359D" w:rsidRDefault="006517F0" w:rsidP="00A327CF">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Stock</w:t>
            </w:r>
          </w:p>
        </w:tc>
        <w:tc>
          <w:tcPr>
            <w:tcW w:w="3814" w:type="dxa"/>
            <w:shd w:val="clear" w:color="auto" w:fill="auto"/>
            <w:noWrap/>
            <w:vAlign w:val="bottom"/>
            <w:hideMark/>
          </w:tcPr>
          <w:p w14:paraId="23E51477" w14:textId="0C2D6452" w:rsidR="006517F0" w:rsidRPr="00CD359D" w:rsidRDefault="006517F0" w:rsidP="00A327CF">
            <w:pPr>
              <w:spacing w:after="0" w:line="240" w:lineRule="auto"/>
              <w:jc w:val="center"/>
              <w:rPr>
                <w:rFonts w:ascii="Times New Roman" w:eastAsia="Times New Roman" w:hAnsi="Times New Roman" w:cs="Times New Roman"/>
                <w:color w:val="000000"/>
                <w:sz w:val="24"/>
                <w:szCs w:val="24"/>
                <w:u w:val="single"/>
              </w:rPr>
            </w:pPr>
            <w:r w:rsidRPr="00CD359D">
              <w:rPr>
                <w:rFonts w:ascii="Times New Roman" w:eastAsia="Times New Roman" w:hAnsi="Times New Roman" w:cs="Times New Roman"/>
                <w:color w:val="000000"/>
                <w:sz w:val="24"/>
                <w:szCs w:val="24"/>
                <w:u w:val="single"/>
              </w:rPr>
              <w:t>Mature male biomass</w:t>
            </w:r>
            <w:r w:rsidR="004130D5" w:rsidRPr="00CD359D">
              <w:rPr>
                <w:rFonts w:ascii="Times New Roman" w:eastAsia="Times New Roman" w:hAnsi="Times New Roman" w:cs="Times New Roman"/>
                <w:color w:val="000000"/>
                <w:sz w:val="24"/>
                <w:szCs w:val="24"/>
                <w:u w:val="single"/>
              </w:rPr>
              <w:t xml:space="preserve"> % difference</w:t>
            </w:r>
          </w:p>
        </w:tc>
        <w:tc>
          <w:tcPr>
            <w:tcW w:w="3694" w:type="dxa"/>
            <w:shd w:val="clear" w:color="auto" w:fill="auto"/>
            <w:noWrap/>
            <w:vAlign w:val="bottom"/>
            <w:hideMark/>
          </w:tcPr>
          <w:p w14:paraId="264ED387" w14:textId="4FA76160" w:rsidR="006517F0" w:rsidRPr="00CD359D" w:rsidRDefault="006517F0" w:rsidP="00A327CF">
            <w:pPr>
              <w:spacing w:after="0" w:line="240" w:lineRule="auto"/>
              <w:jc w:val="center"/>
              <w:rPr>
                <w:rFonts w:ascii="Times New Roman" w:eastAsia="Times New Roman" w:hAnsi="Times New Roman" w:cs="Times New Roman"/>
                <w:color w:val="000000"/>
                <w:sz w:val="24"/>
                <w:szCs w:val="24"/>
                <w:u w:val="single"/>
              </w:rPr>
            </w:pPr>
            <w:r w:rsidRPr="00CD359D">
              <w:rPr>
                <w:rFonts w:ascii="Times New Roman" w:eastAsia="Times New Roman" w:hAnsi="Times New Roman" w:cs="Times New Roman"/>
                <w:color w:val="000000"/>
                <w:sz w:val="24"/>
                <w:szCs w:val="24"/>
                <w:u w:val="single"/>
              </w:rPr>
              <w:t>Legal male biomass</w:t>
            </w:r>
            <w:r w:rsidR="004130D5" w:rsidRPr="00CD359D">
              <w:rPr>
                <w:rFonts w:ascii="Times New Roman" w:eastAsia="Times New Roman" w:hAnsi="Times New Roman" w:cs="Times New Roman"/>
                <w:color w:val="000000"/>
                <w:sz w:val="24"/>
                <w:szCs w:val="24"/>
                <w:u w:val="single"/>
              </w:rPr>
              <w:t xml:space="preserve"> % difference</w:t>
            </w:r>
          </w:p>
        </w:tc>
      </w:tr>
      <w:tr w:rsidR="006517F0" w:rsidRPr="00CD359D" w14:paraId="07042D10" w14:textId="77777777" w:rsidTr="00986DC2">
        <w:trPr>
          <w:trHeight w:val="283"/>
        </w:trPr>
        <w:tc>
          <w:tcPr>
            <w:tcW w:w="2075" w:type="dxa"/>
            <w:shd w:val="clear" w:color="auto" w:fill="auto"/>
            <w:noWrap/>
            <w:vAlign w:val="bottom"/>
            <w:hideMark/>
          </w:tcPr>
          <w:p w14:paraId="0DE78C0A" w14:textId="77777777" w:rsidR="006517F0" w:rsidRPr="00CD359D" w:rsidRDefault="006517F0" w:rsidP="00A327CF">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BBRKC</w:t>
            </w:r>
          </w:p>
        </w:tc>
        <w:tc>
          <w:tcPr>
            <w:tcW w:w="3814" w:type="dxa"/>
            <w:shd w:val="clear" w:color="auto" w:fill="auto"/>
            <w:noWrap/>
            <w:vAlign w:val="bottom"/>
            <w:hideMark/>
          </w:tcPr>
          <w:p w14:paraId="06F42597" w14:textId="3961FABD" w:rsidR="006517F0" w:rsidRPr="00CD359D" w:rsidRDefault="003F161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1.81</w:t>
            </w:r>
          </w:p>
        </w:tc>
        <w:tc>
          <w:tcPr>
            <w:tcW w:w="3694" w:type="dxa"/>
            <w:shd w:val="clear" w:color="auto" w:fill="auto"/>
            <w:noWrap/>
            <w:vAlign w:val="bottom"/>
            <w:hideMark/>
          </w:tcPr>
          <w:p w14:paraId="5F52D00B" w14:textId="5F88DCC5"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1.95</w:t>
            </w:r>
          </w:p>
        </w:tc>
      </w:tr>
      <w:tr w:rsidR="006517F0" w:rsidRPr="00CD359D" w14:paraId="0BCC7052" w14:textId="77777777" w:rsidTr="00986DC2">
        <w:trPr>
          <w:trHeight w:val="283"/>
        </w:trPr>
        <w:tc>
          <w:tcPr>
            <w:tcW w:w="2075" w:type="dxa"/>
            <w:shd w:val="clear" w:color="auto" w:fill="auto"/>
            <w:noWrap/>
            <w:vAlign w:val="bottom"/>
            <w:hideMark/>
          </w:tcPr>
          <w:p w14:paraId="464163FA" w14:textId="77777777" w:rsidR="006517F0" w:rsidRPr="00CD359D" w:rsidRDefault="006517F0" w:rsidP="00A327CF">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E166 CB</w:t>
            </w:r>
          </w:p>
        </w:tc>
        <w:tc>
          <w:tcPr>
            <w:tcW w:w="3814" w:type="dxa"/>
            <w:shd w:val="clear" w:color="auto" w:fill="auto"/>
            <w:noWrap/>
            <w:vAlign w:val="bottom"/>
            <w:hideMark/>
          </w:tcPr>
          <w:p w14:paraId="55A54B41" w14:textId="0DAA1451"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4.18</w:t>
            </w:r>
          </w:p>
        </w:tc>
        <w:tc>
          <w:tcPr>
            <w:tcW w:w="3694" w:type="dxa"/>
            <w:shd w:val="clear" w:color="auto" w:fill="auto"/>
            <w:noWrap/>
            <w:vAlign w:val="bottom"/>
            <w:hideMark/>
          </w:tcPr>
          <w:p w14:paraId="4144E9DC" w14:textId="1B8721C9"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4.37</w:t>
            </w:r>
          </w:p>
        </w:tc>
      </w:tr>
      <w:tr w:rsidR="006517F0" w:rsidRPr="00CD359D" w14:paraId="4DE15F50" w14:textId="77777777" w:rsidTr="00986DC2">
        <w:trPr>
          <w:trHeight w:val="283"/>
        </w:trPr>
        <w:tc>
          <w:tcPr>
            <w:tcW w:w="2075" w:type="dxa"/>
            <w:shd w:val="clear" w:color="auto" w:fill="auto"/>
            <w:noWrap/>
            <w:vAlign w:val="bottom"/>
            <w:hideMark/>
          </w:tcPr>
          <w:p w14:paraId="3CFDB3A2" w14:textId="77777777" w:rsidR="006517F0" w:rsidRPr="00CD359D" w:rsidRDefault="006517F0" w:rsidP="00A327CF">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W166 CB</w:t>
            </w:r>
          </w:p>
        </w:tc>
        <w:tc>
          <w:tcPr>
            <w:tcW w:w="3814" w:type="dxa"/>
            <w:shd w:val="clear" w:color="auto" w:fill="auto"/>
            <w:noWrap/>
            <w:vAlign w:val="bottom"/>
            <w:hideMark/>
          </w:tcPr>
          <w:p w14:paraId="6BE13061" w14:textId="6E74FE84"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3.62</w:t>
            </w:r>
            <w:del w:id="1521" w:author="Jon.Richar" w:date="2023-11-08T12:54:00Z">
              <w:r w:rsidR="006517F0" w:rsidRPr="00CD359D" w:rsidDel="00DC7ABD">
                <w:rPr>
                  <w:rFonts w:ascii="Times New Roman" w:eastAsia="Times New Roman" w:hAnsi="Times New Roman" w:cs="Times New Roman"/>
                  <w:color w:val="000000"/>
                  <w:sz w:val="24"/>
                  <w:szCs w:val="24"/>
                </w:rPr>
                <w:delText>2.37</w:delText>
              </w:r>
            </w:del>
          </w:p>
        </w:tc>
        <w:tc>
          <w:tcPr>
            <w:tcW w:w="3694" w:type="dxa"/>
            <w:shd w:val="clear" w:color="auto" w:fill="auto"/>
            <w:noWrap/>
            <w:vAlign w:val="bottom"/>
            <w:hideMark/>
          </w:tcPr>
          <w:p w14:paraId="3909F3F9" w14:textId="6AAC746E"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3.94</w:t>
            </w:r>
            <w:del w:id="1522" w:author="Jon.Richar" w:date="2023-11-08T12:54:00Z">
              <w:r w:rsidR="006517F0" w:rsidRPr="00CD359D" w:rsidDel="00DC7ABD">
                <w:rPr>
                  <w:rFonts w:ascii="Times New Roman" w:eastAsia="Times New Roman" w:hAnsi="Times New Roman" w:cs="Times New Roman"/>
                  <w:color w:val="000000"/>
                  <w:sz w:val="24"/>
                  <w:szCs w:val="24"/>
                </w:rPr>
                <w:delText>2.69</w:delText>
              </w:r>
            </w:del>
          </w:p>
        </w:tc>
      </w:tr>
      <w:tr w:rsidR="006517F0" w:rsidRPr="00CD359D" w14:paraId="22AD7930" w14:textId="77777777" w:rsidTr="00986DC2">
        <w:trPr>
          <w:trHeight w:val="283"/>
        </w:trPr>
        <w:tc>
          <w:tcPr>
            <w:tcW w:w="2075" w:type="dxa"/>
            <w:shd w:val="clear" w:color="auto" w:fill="auto"/>
            <w:noWrap/>
            <w:vAlign w:val="bottom"/>
            <w:hideMark/>
          </w:tcPr>
          <w:p w14:paraId="5A126151" w14:textId="1AB619EC" w:rsidR="006517F0" w:rsidRPr="00CD359D" w:rsidRDefault="006517F0" w:rsidP="00A327CF">
            <w:pPr>
              <w:spacing w:after="0" w:line="240" w:lineRule="auto"/>
              <w:jc w:val="center"/>
              <w:rPr>
                <w:rFonts w:ascii="Times New Roman" w:eastAsia="Times New Roman" w:hAnsi="Times New Roman" w:cs="Times New Roman"/>
                <w:color w:val="000000"/>
                <w:sz w:val="24"/>
                <w:szCs w:val="24"/>
              </w:rPr>
            </w:pPr>
            <w:del w:id="1523" w:author="Jon.Richar" w:date="2023-11-02T15:22:00Z">
              <w:r w:rsidRPr="00CD359D" w:rsidDel="00291C12">
                <w:rPr>
                  <w:rFonts w:ascii="Times New Roman" w:eastAsia="Times New Roman" w:hAnsi="Times New Roman" w:cs="Times New Roman"/>
                  <w:color w:val="000000"/>
                  <w:sz w:val="24"/>
                  <w:szCs w:val="24"/>
                </w:rPr>
                <w:delText>EBS CO</w:delText>
              </w:r>
            </w:del>
            <w:ins w:id="1524" w:author="Jon.Richar" w:date="2023-11-02T15:22:00Z">
              <w:r w:rsidR="00291C12" w:rsidRPr="00CD359D">
                <w:rPr>
                  <w:rFonts w:ascii="Times New Roman" w:eastAsia="Times New Roman" w:hAnsi="Times New Roman" w:cs="Times New Roman"/>
                  <w:color w:val="000000"/>
                  <w:sz w:val="24"/>
                  <w:szCs w:val="24"/>
                </w:rPr>
                <w:t>EBS SNC</w:t>
              </w:r>
            </w:ins>
          </w:p>
        </w:tc>
        <w:tc>
          <w:tcPr>
            <w:tcW w:w="3814" w:type="dxa"/>
            <w:shd w:val="clear" w:color="auto" w:fill="auto"/>
            <w:noWrap/>
            <w:vAlign w:val="bottom"/>
            <w:hideMark/>
          </w:tcPr>
          <w:p w14:paraId="0E2C57CA" w14:textId="6C13FB41"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0.89</w:t>
            </w:r>
            <w:del w:id="1525" w:author="Jon.Richar" w:date="2023-11-08T13:02:00Z">
              <w:r w:rsidR="006517F0" w:rsidRPr="00CD359D" w:rsidDel="00DC7ABD">
                <w:rPr>
                  <w:rFonts w:ascii="Times New Roman" w:eastAsia="Times New Roman" w:hAnsi="Times New Roman" w:cs="Times New Roman"/>
                  <w:color w:val="000000"/>
                  <w:sz w:val="24"/>
                  <w:szCs w:val="24"/>
                </w:rPr>
                <w:delText>0.01</w:delText>
              </w:r>
            </w:del>
          </w:p>
        </w:tc>
        <w:tc>
          <w:tcPr>
            <w:tcW w:w="3694" w:type="dxa"/>
            <w:shd w:val="clear" w:color="auto" w:fill="auto"/>
            <w:noWrap/>
            <w:vAlign w:val="bottom"/>
            <w:hideMark/>
          </w:tcPr>
          <w:p w14:paraId="5630A16B" w14:textId="27CCE8F6" w:rsidR="006517F0" w:rsidRPr="00CD359D" w:rsidRDefault="005E5503" w:rsidP="005E5503">
            <w:pPr>
              <w:spacing w:after="0" w:line="240" w:lineRule="auto"/>
              <w:jc w:val="center"/>
              <w:rPr>
                <w:rFonts w:ascii="Times New Roman" w:eastAsia="Times New Roman" w:hAnsi="Times New Roman" w:cs="Times New Roman"/>
                <w:color w:val="000000"/>
                <w:sz w:val="24"/>
                <w:szCs w:val="24"/>
              </w:rPr>
            </w:pPr>
            <w:r w:rsidRPr="00CD359D">
              <w:rPr>
                <w:rFonts w:ascii="Times New Roman" w:eastAsia="Times New Roman" w:hAnsi="Times New Roman" w:cs="Times New Roman"/>
                <w:color w:val="000000"/>
                <w:sz w:val="24"/>
                <w:szCs w:val="24"/>
              </w:rPr>
              <w:t>0.98</w:t>
            </w:r>
            <w:del w:id="1526" w:author="Jon.Richar" w:date="2023-11-08T13:03:00Z">
              <w:r w:rsidR="006517F0" w:rsidRPr="00CD359D" w:rsidDel="00DC7ABD">
                <w:rPr>
                  <w:rFonts w:ascii="Times New Roman" w:eastAsia="Times New Roman" w:hAnsi="Times New Roman" w:cs="Times New Roman"/>
                  <w:color w:val="000000"/>
                  <w:sz w:val="24"/>
                  <w:szCs w:val="24"/>
                </w:rPr>
                <w:delText>-0.18</w:delText>
              </w:r>
            </w:del>
          </w:p>
        </w:tc>
      </w:tr>
    </w:tbl>
    <w:p w14:paraId="52E7EA94" w14:textId="5CA2EEE9" w:rsidR="004C5528" w:rsidRPr="00CD359D" w:rsidRDefault="004C5528" w:rsidP="00171163">
      <w:pPr>
        <w:spacing w:after="0" w:line="480" w:lineRule="auto"/>
        <w:rPr>
          <w:rFonts w:ascii="Times New Roman" w:hAnsi="Times New Roman" w:cs="Times New Roman"/>
          <w:sz w:val="24"/>
          <w:szCs w:val="24"/>
        </w:rPr>
      </w:pPr>
    </w:p>
    <w:p w14:paraId="3F2D58D3" w14:textId="1F85DB63" w:rsidR="009F68DC" w:rsidRDefault="00E87134" w:rsidP="00171163">
      <w:pPr>
        <w:spacing w:after="0" w:line="480" w:lineRule="auto"/>
        <w:rPr>
          <w:rFonts w:ascii="Times New Roman" w:hAnsi="Times New Roman" w:cs="Times New Roman"/>
          <w:sz w:val="24"/>
          <w:szCs w:val="24"/>
        </w:rPr>
      </w:pPr>
      <w:r w:rsidRPr="00CD359D">
        <w:rPr>
          <w:rFonts w:ascii="Times New Roman" w:hAnsi="Times New Roman" w:cs="Times New Roman"/>
          <w:sz w:val="24"/>
          <w:szCs w:val="24"/>
        </w:rPr>
        <w:t xml:space="preserve">Table </w:t>
      </w:r>
      <w:r w:rsidR="000323E5" w:rsidRPr="00CD359D">
        <w:rPr>
          <w:rFonts w:ascii="Times New Roman" w:hAnsi="Times New Roman" w:cs="Times New Roman"/>
          <w:sz w:val="24"/>
          <w:szCs w:val="24"/>
        </w:rPr>
        <w:t>11</w:t>
      </w:r>
      <w:r w:rsidR="006517F0" w:rsidRPr="00CD359D">
        <w:rPr>
          <w:rFonts w:ascii="Times New Roman" w:hAnsi="Times New Roman" w:cs="Times New Roman"/>
          <w:sz w:val="24"/>
          <w:szCs w:val="24"/>
        </w:rPr>
        <w:t xml:space="preserve">. Mean percent </w:t>
      </w:r>
      <w:ins w:id="1527" w:author="Jon.Richar" w:date="2023-11-08T13:06:00Z">
        <w:r w:rsidR="00116946" w:rsidRPr="00CD359D">
          <w:rPr>
            <w:rFonts w:ascii="Times New Roman" w:hAnsi="Times New Roman" w:cs="Times New Roman"/>
            <w:sz w:val="24"/>
            <w:szCs w:val="24"/>
          </w:rPr>
          <w:t xml:space="preserve">absolute </w:t>
        </w:r>
      </w:ins>
      <w:r w:rsidR="006517F0" w:rsidRPr="00CD359D">
        <w:rPr>
          <w:rFonts w:ascii="Times New Roman" w:hAnsi="Times New Roman" w:cs="Times New Roman"/>
          <w:sz w:val="24"/>
          <w:szCs w:val="24"/>
        </w:rPr>
        <w:t xml:space="preserve">differences between biomass estimates </w:t>
      </w:r>
      <w:r w:rsidR="00AD78AB" w:rsidRPr="00CD359D">
        <w:rPr>
          <w:rFonts w:ascii="Times New Roman" w:hAnsi="Times New Roman" w:cs="Times New Roman"/>
          <w:sz w:val="24"/>
          <w:szCs w:val="24"/>
        </w:rPr>
        <w:t xml:space="preserve">calculated using shell condition-based size-weight models and estimates calculated using a single model applied to all males regardless of shell condition, </w:t>
      </w:r>
      <w:r w:rsidR="006517F0" w:rsidRPr="00CD359D">
        <w:rPr>
          <w:rFonts w:ascii="Times New Roman" w:hAnsi="Times New Roman" w:cs="Times New Roman"/>
          <w:sz w:val="24"/>
          <w:szCs w:val="24"/>
        </w:rPr>
        <w:t>by stock and major male category</w:t>
      </w:r>
      <w:r w:rsidR="00AD78AB" w:rsidRPr="00CD359D">
        <w:rPr>
          <w:rFonts w:ascii="Times New Roman" w:hAnsi="Times New Roman" w:cs="Times New Roman"/>
          <w:sz w:val="24"/>
          <w:szCs w:val="24"/>
        </w:rPr>
        <w:t>.</w:t>
      </w:r>
      <w:r w:rsidR="004130D5" w:rsidRPr="00CD359D">
        <w:rPr>
          <w:rFonts w:ascii="Times New Roman" w:hAnsi="Times New Roman" w:cs="Times New Roman"/>
          <w:sz w:val="24"/>
          <w:szCs w:val="24"/>
        </w:rPr>
        <w:t xml:space="preserve"> Note that eastern (east of 166 °W</w:t>
      </w:r>
      <w:r w:rsidR="008E092D" w:rsidRPr="00CD359D">
        <w:rPr>
          <w:rFonts w:ascii="Times New Roman" w:hAnsi="Times New Roman" w:cs="Times New Roman"/>
          <w:sz w:val="24"/>
          <w:szCs w:val="24"/>
        </w:rPr>
        <w:t>) and western (west of 166 °W) B</w:t>
      </w:r>
      <w:r w:rsidR="004130D5" w:rsidRPr="00CD359D">
        <w:rPr>
          <w:rFonts w:ascii="Times New Roman" w:hAnsi="Times New Roman" w:cs="Times New Roman"/>
          <w:sz w:val="24"/>
          <w:szCs w:val="24"/>
        </w:rPr>
        <w:t>airdi stocks are listed separately, although the same size-weight model is applied to both.</w:t>
      </w:r>
    </w:p>
    <w:p w14:paraId="03D1138B" w14:textId="0543060C" w:rsidR="006517F0" w:rsidRDefault="006517F0" w:rsidP="00171163">
      <w:pPr>
        <w:spacing w:after="0" w:line="480" w:lineRule="auto"/>
        <w:rPr>
          <w:rFonts w:ascii="Times New Roman" w:hAnsi="Times New Roman" w:cs="Times New Roman"/>
          <w:sz w:val="24"/>
          <w:szCs w:val="24"/>
        </w:rPr>
      </w:pPr>
    </w:p>
    <w:p w14:paraId="6B1B975B" w14:textId="77777777" w:rsidR="001A1D9B" w:rsidRDefault="001A1D9B" w:rsidP="00171163">
      <w:pPr>
        <w:spacing w:after="0" w:line="480" w:lineRule="auto"/>
        <w:rPr>
          <w:rFonts w:ascii="Times New Roman" w:hAnsi="Times New Roman" w:cs="Times New Roman"/>
          <w:sz w:val="24"/>
          <w:szCs w:val="24"/>
        </w:rPr>
      </w:pPr>
    </w:p>
    <w:p w14:paraId="49F0B641" w14:textId="77777777" w:rsidR="001A1D9B" w:rsidRDefault="001A1D9B" w:rsidP="00171163">
      <w:pPr>
        <w:spacing w:after="0" w:line="480" w:lineRule="auto"/>
        <w:rPr>
          <w:rFonts w:ascii="Times New Roman" w:hAnsi="Times New Roman" w:cs="Times New Roman"/>
          <w:sz w:val="24"/>
          <w:szCs w:val="24"/>
        </w:rPr>
      </w:pPr>
    </w:p>
    <w:p w14:paraId="72A336B2" w14:textId="77777777" w:rsidR="001A1D9B" w:rsidRDefault="001A1D9B" w:rsidP="00171163">
      <w:pPr>
        <w:spacing w:after="0" w:line="480" w:lineRule="auto"/>
        <w:rPr>
          <w:rFonts w:ascii="Times New Roman" w:hAnsi="Times New Roman" w:cs="Times New Roman"/>
          <w:sz w:val="24"/>
          <w:szCs w:val="24"/>
        </w:rPr>
      </w:pPr>
    </w:p>
    <w:p w14:paraId="35561268" w14:textId="77777777" w:rsidR="001A1D9B" w:rsidRDefault="001A1D9B" w:rsidP="00171163">
      <w:pPr>
        <w:spacing w:after="0" w:line="480" w:lineRule="auto"/>
        <w:rPr>
          <w:rFonts w:ascii="Times New Roman" w:hAnsi="Times New Roman" w:cs="Times New Roman"/>
          <w:sz w:val="24"/>
          <w:szCs w:val="24"/>
        </w:rPr>
      </w:pPr>
    </w:p>
    <w:p w14:paraId="715D57A6" w14:textId="77777777" w:rsidR="001A1D9B" w:rsidRDefault="001A1D9B" w:rsidP="00171163">
      <w:pPr>
        <w:spacing w:after="0" w:line="480" w:lineRule="auto"/>
        <w:rPr>
          <w:rFonts w:ascii="Times New Roman" w:hAnsi="Times New Roman" w:cs="Times New Roman"/>
          <w:sz w:val="24"/>
          <w:szCs w:val="24"/>
        </w:rPr>
      </w:pPr>
    </w:p>
    <w:p w14:paraId="1ED0F95F" w14:textId="77777777" w:rsidR="001A1D9B" w:rsidRDefault="001A1D9B" w:rsidP="00171163">
      <w:pPr>
        <w:spacing w:after="0" w:line="480" w:lineRule="auto"/>
        <w:rPr>
          <w:rFonts w:ascii="Times New Roman" w:hAnsi="Times New Roman" w:cs="Times New Roman"/>
          <w:sz w:val="24"/>
          <w:szCs w:val="24"/>
        </w:rPr>
      </w:pPr>
    </w:p>
    <w:p w14:paraId="6AF3372C" w14:textId="77777777" w:rsidR="001A1D9B" w:rsidRDefault="001A1D9B" w:rsidP="00171163">
      <w:pPr>
        <w:spacing w:after="0" w:line="480" w:lineRule="auto"/>
        <w:rPr>
          <w:rFonts w:ascii="Times New Roman" w:hAnsi="Times New Roman" w:cs="Times New Roman"/>
          <w:sz w:val="24"/>
          <w:szCs w:val="24"/>
        </w:rPr>
      </w:pPr>
    </w:p>
    <w:p w14:paraId="61EF4D0C" w14:textId="77777777" w:rsidR="001A1D9B" w:rsidRDefault="001A1D9B" w:rsidP="00171163">
      <w:pPr>
        <w:spacing w:after="0" w:line="480" w:lineRule="auto"/>
        <w:rPr>
          <w:rFonts w:ascii="Times New Roman" w:hAnsi="Times New Roman" w:cs="Times New Roman"/>
          <w:sz w:val="24"/>
          <w:szCs w:val="24"/>
        </w:rPr>
      </w:pPr>
    </w:p>
    <w:p w14:paraId="34A51814" w14:textId="77777777" w:rsidR="001A1D9B" w:rsidRDefault="001A1D9B" w:rsidP="00171163">
      <w:pPr>
        <w:spacing w:after="0" w:line="480" w:lineRule="auto"/>
        <w:rPr>
          <w:rFonts w:ascii="Times New Roman" w:hAnsi="Times New Roman" w:cs="Times New Roman"/>
          <w:sz w:val="24"/>
          <w:szCs w:val="24"/>
        </w:rPr>
      </w:pPr>
    </w:p>
    <w:p w14:paraId="4D5D4DEB" w14:textId="77777777" w:rsidR="001A1D9B" w:rsidRDefault="001A1D9B" w:rsidP="00171163">
      <w:pPr>
        <w:spacing w:after="0" w:line="480" w:lineRule="auto"/>
        <w:rPr>
          <w:rFonts w:ascii="Times New Roman" w:hAnsi="Times New Roman" w:cs="Times New Roman"/>
          <w:sz w:val="24"/>
          <w:szCs w:val="24"/>
        </w:rPr>
      </w:pPr>
    </w:p>
    <w:p w14:paraId="44496EDC" w14:textId="77777777" w:rsidR="001A1D9B" w:rsidRDefault="001A1D9B" w:rsidP="00171163">
      <w:pPr>
        <w:spacing w:after="0" w:line="480" w:lineRule="auto"/>
        <w:rPr>
          <w:rFonts w:ascii="Times New Roman" w:hAnsi="Times New Roman" w:cs="Times New Roman"/>
          <w:sz w:val="24"/>
          <w:szCs w:val="24"/>
        </w:rPr>
      </w:pPr>
    </w:p>
    <w:p w14:paraId="23FC3EB1" w14:textId="77777777" w:rsidR="001A1D9B" w:rsidRDefault="001A1D9B" w:rsidP="00171163">
      <w:pPr>
        <w:spacing w:after="0" w:line="480" w:lineRule="auto"/>
        <w:rPr>
          <w:rFonts w:ascii="Times New Roman" w:hAnsi="Times New Roman" w:cs="Times New Roman"/>
          <w:sz w:val="24"/>
          <w:szCs w:val="24"/>
        </w:rPr>
      </w:pPr>
    </w:p>
    <w:p w14:paraId="7FBB7A13" w14:textId="77777777" w:rsidR="00BF614A" w:rsidRDefault="00BF614A" w:rsidP="00171163">
      <w:pPr>
        <w:spacing w:after="0" w:line="480" w:lineRule="auto"/>
        <w:rPr>
          <w:rFonts w:ascii="Times New Roman" w:hAnsi="Times New Roman" w:cs="Times New Roman"/>
          <w:sz w:val="24"/>
          <w:szCs w:val="24"/>
        </w:rPr>
      </w:pPr>
    </w:p>
    <w:p w14:paraId="497141C9" w14:textId="351D3BC0" w:rsidR="00DD024E" w:rsidRDefault="00764ED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0DC23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93pt">
            <v:imagedata r:id="rId11" o:title="BBRKC_Male_Female_BestModels_labelled"/>
          </v:shape>
        </w:pict>
      </w:r>
      <w:commentRangeStart w:id="1528"/>
      <w:r w:rsidR="00750E3A">
        <w:rPr>
          <w:rFonts w:ascii="Times New Roman" w:hAnsi="Times New Roman" w:cs="Times New Roman"/>
          <w:sz w:val="24"/>
          <w:szCs w:val="24"/>
        </w:rPr>
        <w:t>Figure 1</w:t>
      </w:r>
      <w:commentRangeEnd w:id="1528"/>
      <w:r w:rsidR="00E305AB">
        <w:rPr>
          <w:rStyle w:val="CommentReference"/>
        </w:rPr>
        <w:commentReference w:id="1528"/>
      </w:r>
      <w:r w:rsidR="00750E3A">
        <w:rPr>
          <w:rFonts w:ascii="Times New Roman" w:hAnsi="Times New Roman" w:cs="Times New Roman"/>
          <w:sz w:val="24"/>
          <w:szCs w:val="24"/>
        </w:rPr>
        <w:t>.</w:t>
      </w:r>
      <w:r w:rsidR="00AD78AB">
        <w:rPr>
          <w:rFonts w:ascii="Times New Roman" w:hAnsi="Times New Roman" w:cs="Times New Roman"/>
          <w:sz w:val="24"/>
          <w:szCs w:val="24"/>
        </w:rPr>
        <w:t xml:space="preserve"> For</w:t>
      </w:r>
      <w:r w:rsidR="00B97E9F">
        <w:rPr>
          <w:rFonts w:ascii="Times New Roman" w:hAnsi="Times New Roman" w:cs="Times New Roman"/>
          <w:sz w:val="24"/>
          <w:szCs w:val="24"/>
        </w:rPr>
        <w:t xml:space="preserve"> Bristol Bay red king crab; scatterplots of </w:t>
      </w:r>
      <w:r w:rsidR="00AD78AB">
        <w:rPr>
          <w:rFonts w:ascii="Times New Roman" w:hAnsi="Times New Roman" w:cs="Times New Roman"/>
          <w:sz w:val="24"/>
          <w:szCs w:val="24"/>
        </w:rPr>
        <w:t xml:space="preserve">weights </w:t>
      </w:r>
      <w:r w:rsidR="00B97E9F">
        <w:rPr>
          <w:rFonts w:ascii="Times New Roman" w:hAnsi="Times New Roman" w:cs="Times New Roman"/>
          <w:sz w:val="24"/>
          <w:szCs w:val="24"/>
        </w:rPr>
        <w:t>against</w:t>
      </w:r>
      <w:r w:rsidR="00AD78AB">
        <w:rPr>
          <w:rFonts w:ascii="Times New Roman" w:hAnsi="Times New Roman" w:cs="Times New Roman"/>
          <w:sz w:val="24"/>
          <w:szCs w:val="24"/>
        </w:rPr>
        <w:t xml:space="preserve"> carapace length measurements, </w:t>
      </w:r>
      <w:r w:rsidR="00B97E9F">
        <w:rPr>
          <w:rFonts w:ascii="Times New Roman" w:hAnsi="Times New Roman" w:cs="Times New Roman"/>
          <w:sz w:val="24"/>
          <w:szCs w:val="24"/>
        </w:rPr>
        <w:t>comparing model fits for the baseline size-weight model, and the “best” maximum likelihood (ML) model incorporating shell condition and temperature effects, for the warmest and coldest year in the time series</w:t>
      </w:r>
      <w:r w:rsidR="00AD78AB">
        <w:rPr>
          <w:rFonts w:ascii="Times New Roman" w:hAnsi="Times New Roman" w:cs="Times New Roman"/>
          <w:sz w:val="24"/>
          <w:szCs w:val="24"/>
        </w:rPr>
        <w:t xml:space="preserve">, </w:t>
      </w:r>
      <w:r w:rsidR="00B97E9F">
        <w:rPr>
          <w:rFonts w:ascii="Times New Roman" w:hAnsi="Times New Roman" w:cs="Times New Roman"/>
          <w:sz w:val="24"/>
          <w:szCs w:val="24"/>
        </w:rPr>
        <w:t>, for a.) new shell males, b.) old shell males and c.) new shell mature females. Note in particular the discrepancies between the ML models, and the baseline for old shell males and mature female crab.</w:t>
      </w:r>
    </w:p>
    <w:p w14:paraId="40D830D9" w14:textId="77777777" w:rsidR="00BF614A" w:rsidRDefault="00BF614A" w:rsidP="00171163">
      <w:pPr>
        <w:spacing w:after="0" w:line="480" w:lineRule="auto"/>
        <w:rPr>
          <w:rFonts w:ascii="Times New Roman" w:hAnsi="Times New Roman" w:cs="Times New Roman"/>
          <w:noProof/>
          <w:sz w:val="24"/>
          <w:szCs w:val="24"/>
        </w:rPr>
      </w:pPr>
    </w:p>
    <w:p w14:paraId="500E5ABB" w14:textId="77777777" w:rsidR="00BF614A" w:rsidRDefault="00BF614A" w:rsidP="00171163">
      <w:pPr>
        <w:spacing w:after="0" w:line="480" w:lineRule="auto"/>
        <w:rPr>
          <w:rFonts w:ascii="Times New Roman" w:hAnsi="Times New Roman" w:cs="Times New Roman"/>
          <w:noProof/>
          <w:sz w:val="24"/>
          <w:szCs w:val="24"/>
        </w:rPr>
      </w:pPr>
    </w:p>
    <w:p w14:paraId="4DEFB14D" w14:textId="77777777" w:rsidR="00BF614A" w:rsidRDefault="00BF614A" w:rsidP="00171163">
      <w:pPr>
        <w:spacing w:after="0" w:line="480" w:lineRule="auto"/>
        <w:rPr>
          <w:rFonts w:ascii="Times New Roman" w:hAnsi="Times New Roman" w:cs="Times New Roman"/>
          <w:noProof/>
          <w:sz w:val="24"/>
          <w:szCs w:val="24"/>
        </w:rPr>
      </w:pPr>
    </w:p>
    <w:p w14:paraId="38B73465" w14:textId="77777777" w:rsidR="00BF614A" w:rsidRDefault="00BF614A" w:rsidP="00171163">
      <w:pPr>
        <w:spacing w:after="0" w:line="480" w:lineRule="auto"/>
        <w:rPr>
          <w:rFonts w:ascii="Times New Roman" w:hAnsi="Times New Roman" w:cs="Times New Roman"/>
          <w:noProof/>
          <w:sz w:val="24"/>
          <w:szCs w:val="24"/>
        </w:rPr>
      </w:pPr>
    </w:p>
    <w:p w14:paraId="6C0CFA22" w14:textId="7784042E" w:rsidR="00BF614A" w:rsidRDefault="00BF614A" w:rsidP="00171163">
      <w:pPr>
        <w:spacing w:after="0" w:line="480" w:lineRule="auto"/>
        <w:rPr>
          <w:rFonts w:ascii="Times New Roman" w:hAnsi="Times New Roman" w:cs="Times New Roman"/>
          <w:noProof/>
          <w:sz w:val="24"/>
          <w:szCs w:val="24"/>
        </w:rPr>
      </w:pPr>
    </w:p>
    <w:p w14:paraId="04FBF50B" w14:textId="77777777" w:rsidR="00BF614A" w:rsidRDefault="00BF614A" w:rsidP="00171163">
      <w:pPr>
        <w:spacing w:after="0" w:line="480" w:lineRule="auto"/>
        <w:rPr>
          <w:rFonts w:ascii="Times New Roman" w:hAnsi="Times New Roman" w:cs="Times New Roman"/>
          <w:noProof/>
          <w:sz w:val="24"/>
          <w:szCs w:val="24"/>
        </w:rPr>
      </w:pPr>
    </w:p>
    <w:p w14:paraId="4790F67A" w14:textId="1189AEBD" w:rsidR="00A91A9B" w:rsidRDefault="00764EDA" w:rsidP="00171163">
      <w:pPr>
        <w:spacing w:after="0" w:line="480" w:lineRule="auto"/>
        <w:rPr>
          <w:ins w:id="1529" w:author="Jon.Richar" w:date="2023-11-15T12:08:00Z"/>
          <w:rFonts w:ascii="Times New Roman" w:hAnsi="Times New Roman" w:cs="Times New Roman"/>
          <w:sz w:val="24"/>
          <w:szCs w:val="24"/>
        </w:rPr>
      </w:pPr>
      <w:r>
        <w:rPr>
          <w:rFonts w:ascii="Times New Roman" w:hAnsi="Times New Roman" w:cs="Times New Roman"/>
          <w:noProof/>
          <w:sz w:val="24"/>
          <w:szCs w:val="24"/>
        </w:rPr>
        <w:lastRenderedPageBreak/>
        <w:pict w14:anchorId="0B397720">
          <v:shape id="_x0000_i1026" type="#_x0000_t75" style="width:467pt;height:187pt">
            <v:imagedata r:id="rId12" o:title="SMBKC Male BestModels_labelled"/>
          </v:shape>
        </w:pict>
      </w:r>
      <w:r w:rsidR="00DD024E">
        <w:rPr>
          <w:rFonts w:ascii="Times New Roman" w:hAnsi="Times New Roman" w:cs="Times New Roman"/>
          <w:sz w:val="24"/>
          <w:szCs w:val="24"/>
        </w:rPr>
        <w:t xml:space="preserve">Figure 2. For </w:t>
      </w:r>
      <w:r w:rsidR="00B97E9F">
        <w:rPr>
          <w:rFonts w:ascii="Times New Roman" w:hAnsi="Times New Roman" w:cs="Times New Roman"/>
          <w:sz w:val="24"/>
          <w:szCs w:val="24"/>
        </w:rPr>
        <w:t xml:space="preserve">male </w:t>
      </w:r>
      <w:r w:rsidR="00DD024E">
        <w:rPr>
          <w:rFonts w:ascii="Times New Roman" w:hAnsi="Times New Roman" w:cs="Times New Roman"/>
          <w:sz w:val="24"/>
          <w:szCs w:val="24"/>
        </w:rPr>
        <w:t xml:space="preserve">St. Matthew Island blue king crab; </w:t>
      </w:r>
      <w:r w:rsidR="00B97E9F">
        <w:rPr>
          <w:rFonts w:ascii="Times New Roman" w:hAnsi="Times New Roman" w:cs="Times New Roman"/>
          <w:sz w:val="24"/>
          <w:szCs w:val="24"/>
        </w:rPr>
        <w:t>scatterplots of weights against carapace length measurements, comparing model fits for the baseline size-weight model, and the “best” maximum likelihood (ML) model incorporating shell condition and temperature effects, for the warmest and coldest year in the time series, , for a.) new shell males, b.) old shell males</w:t>
      </w:r>
      <w:r w:rsidR="00DD024E">
        <w:rPr>
          <w:rFonts w:ascii="Times New Roman" w:hAnsi="Times New Roman" w:cs="Times New Roman"/>
          <w:sz w:val="24"/>
          <w:szCs w:val="24"/>
        </w:rPr>
        <w:t>.</w:t>
      </w:r>
    </w:p>
    <w:p w14:paraId="3EC3B0C5" w14:textId="77777777" w:rsidR="00A52F29" w:rsidRDefault="00A52F29" w:rsidP="00171163">
      <w:pPr>
        <w:spacing w:after="0" w:line="480" w:lineRule="auto"/>
        <w:rPr>
          <w:rFonts w:ascii="Times New Roman" w:hAnsi="Times New Roman" w:cs="Times New Roman"/>
          <w:sz w:val="24"/>
          <w:szCs w:val="24"/>
        </w:rPr>
      </w:pPr>
    </w:p>
    <w:p w14:paraId="533129D6" w14:textId="6F3CF427" w:rsidR="00750E3A" w:rsidRDefault="00750E3A" w:rsidP="00171163">
      <w:pPr>
        <w:spacing w:after="0" w:line="480" w:lineRule="auto"/>
        <w:rPr>
          <w:rFonts w:ascii="Times New Roman" w:hAnsi="Times New Roman" w:cs="Times New Roman"/>
          <w:sz w:val="24"/>
          <w:szCs w:val="24"/>
        </w:rPr>
      </w:pPr>
    </w:p>
    <w:p w14:paraId="106F7B40" w14:textId="553248F9" w:rsidR="001A1D9B" w:rsidRDefault="001A1D9B" w:rsidP="00171163">
      <w:pPr>
        <w:spacing w:after="0" w:line="480" w:lineRule="auto"/>
        <w:rPr>
          <w:rFonts w:ascii="Times New Roman" w:hAnsi="Times New Roman" w:cs="Times New Roman"/>
          <w:sz w:val="24"/>
          <w:szCs w:val="24"/>
        </w:rPr>
      </w:pPr>
    </w:p>
    <w:p w14:paraId="05266914" w14:textId="09070F64" w:rsidR="001A1D9B" w:rsidRDefault="001A1D9B" w:rsidP="00171163">
      <w:pPr>
        <w:spacing w:after="0" w:line="480" w:lineRule="auto"/>
        <w:rPr>
          <w:rFonts w:ascii="Times New Roman" w:hAnsi="Times New Roman" w:cs="Times New Roman"/>
          <w:sz w:val="24"/>
          <w:szCs w:val="24"/>
        </w:rPr>
      </w:pPr>
    </w:p>
    <w:p w14:paraId="6EE617A3" w14:textId="49A0F9DD" w:rsidR="001A1D9B" w:rsidRDefault="001A1D9B" w:rsidP="00171163">
      <w:pPr>
        <w:spacing w:after="0" w:line="480" w:lineRule="auto"/>
        <w:rPr>
          <w:rFonts w:ascii="Times New Roman" w:hAnsi="Times New Roman" w:cs="Times New Roman"/>
          <w:sz w:val="24"/>
          <w:szCs w:val="24"/>
        </w:rPr>
      </w:pPr>
    </w:p>
    <w:p w14:paraId="3F9E7511" w14:textId="27D94F49" w:rsidR="001A1D9B" w:rsidRDefault="001A1D9B" w:rsidP="00171163">
      <w:pPr>
        <w:spacing w:after="0" w:line="480" w:lineRule="auto"/>
        <w:rPr>
          <w:rFonts w:ascii="Times New Roman" w:hAnsi="Times New Roman" w:cs="Times New Roman"/>
          <w:sz w:val="24"/>
          <w:szCs w:val="24"/>
        </w:rPr>
      </w:pPr>
    </w:p>
    <w:p w14:paraId="56C36DFF" w14:textId="2013A6A6" w:rsidR="001A1D9B" w:rsidRDefault="001A1D9B" w:rsidP="00171163">
      <w:pPr>
        <w:spacing w:after="0" w:line="480" w:lineRule="auto"/>
        <w:rPr>
          <w:rFonts w:ascii="Times New Roman" w:hAnsi="Times New Roman" w:cs="Times New Roman"/>
          <w:sz w:val="24"/>
          <w:szCs w:val="24"/>
        </w:rPr>
      </w:pPr>
    </w:p>
    <w:p w14:paraId="2CECFC4E" w14:textId="2FD4F60B" w:rsidR="001A1D9B" w:rsidRDefault="001A1D9B" w:rsidP="00171163">
      <w:pPr>
        <w:spacing w:after="0" w:line="480" w:lineRule="auto"/>
        <w:rPr>
          <w:rFonts w:ascii="Times New Roman" w:hAnsi="Times New Roman" w:cs="Times New Roman"/>
          <w:sz w:val="24"/>
          <w:szCs w:val="24"/>
        </w:rPr>
      </w:pPr>
    </w:p>
    <w:p w14:paraId="17EFD30C" w14:textId="1CD93186" w:rsidR="001A1D9B" w:rsidRDefault="001A1D9B" w:rsidP="00171163">
      <w:pPr>
        <w:spacing w:after="0" w:line="480" w:lineRule="auto"/>
        <w:rPr>
          <w:rFonts w:ascii="Times New Roman" w:hAnsi="Times New Roman" w:cs="Times New Roman"/>
          <w:sz w:val="24"/>
          <w:szCs w:val="24"/>
        </w:rPr>
      </w:pPr>
    </w:p>
    <w:p w14:paraId="534DA590" w14:textId="7709321F" w:rsidR="001A1D9B" w:rsidRDefault="001A1D9B" w:rsidP="00171163">
      <w:pPr>
        <w:spacing w:after="0" w:line="480" w:lineRule="auto"/>
        <w:rPr>
          <w:rFonts w:ascii="Times New Roman" w:hAnsi="Times New Roman" w:cs="Times New Roman"/>
          <w:sz w:val="24"/>
          <w:szCs w:val="24"/>
        </w:rPr>
      </w:pPr>
    </w:p>
    <w:p w14:paraId="0B7441F5" w14:textId="4DD222FA" w:rsidR="001A1D9B" w:rsidRDefault="001A1D9B" w:rsidP="00171163">
      <w:pPr>
        <w:spacing w:after="0" w:line="480" w:lineRule="auto"/>
        <w:rPr>
          <w:rFonts w:ascii="Times New Roman" w:hAnsi="Times New Roman" w:cs="Times New Roman"/>
          <w:sz w:val="24"/>
          <w:szCs w:val="24"/>
        </w:rPr>
      </w:pPr>
    </w:p>
    <w:p w14:paraId="2FC3000C" w14:textId="77777777" w:rsidR="00BF614A" w:rsidRDefault="00BF614A" w:rsidP="00204707">
      <w:pPr>
        <w:spacing w:after="0" w:line="480" w:lineRule="auto"/>
        <w:rPr>
          <w:rFonts w:ascii="Times New Roman" w:hAnsi="Times New Roman" w:cs="Times New Roman"/>
          <w:sz w:val="24"/>
          <w:szCs w:val="24"/>
        </w:rPr>
      </w:pPr>
    </w:p>
    <w:p w14:paraId="2CF5093A" w14:textId="18312C53" w:rsidR="000532C5" w:rsidRDefault="00764ED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2048D458">
          <v:shape id="_x0000_i1027" type="#_x0000_t75" style="width:467.5pt;height:299pt">
            <v:imagedata r:id="rId13" o:title="EBS CB Male BestModels_labelled"/>
          </v:shape>
        </w:pict>
      </w:r>
      <w:r w:rsidR="00EB55AA">
        <w:rPr>
          <w:rFonts w:ascii="Times New Roman" w:hAnsi="Times New Roman" w:cs="Times New Roman"/>
          <w:sz w:val="24"/>
          <w:szCs w:val="24"/>
        </w:rPr>
        <w:t>Figure 3</w:t>
      </w:r>
      <w:r w:rsidR="00204707">
        <w:rPr>
          <w:rFonts w:ascii="Times New Roman" w:hAnsi="Times New Roman" w:cs="Times New Roman"/>
          <w:sz w:val="24"/>
          <w:szCs w:val="24"/>
        </w:rPr>
        <w:t>. For</w:t>
      </w:r>
      <w:r w:rsidR="005F17B1">
        <w:rPr>
          <w:rFonts w:ascii="Times New Roman" w:hAnsi="Times New Roman" w:cs="Times New Roman"/>
          <w:sz w:val="24"/>
          <w:szCs w:val="24"/>
        </w:rPr>
        <w:t xml:space="preserve"> male</w:t>
      </w:r>
      <w:r w:rsidR="00204707">
        <w:rPr>
          <w:rFonts w:ascii="Times New Roman" w:hAnsi="Times New Roman" w:cs="Times New Roman"/>
          <w:sz w:val="24"/>
          <w:szCs w:val="24"/>
        </w:rPr>
        <w:t xml:space="preserve"> Eastern Bering Sea </w:t>
      </w:r>
      <w:r w:rsidR="00A52F29">
        <w:rPr>
          <w:rFonts w:ascii="Times New Roman" w:hAnsi="Times New Roman" w:cs="Times New Roman"/>
          <w:sz w:val="24"/>
          <w:szCs w:val="24"/>
        </w:rPr>
        <w:t>Tanner crab</w:t>
      </w:r>
      <w:r w:rsidR="00CB4B1F">
        <w:rPr>
          <w:rFonts w:ascii="Times New Roman" w:hAnsi="Times New Roman" w:cs="Times New Roman"/>
          <w:sz w:val="24"/>
          <w:szCs w:val="24"/>
        </w:rPr>
        <w:t xml:space="preserve">; scatterplots of </w:t>
      </w:r>
      <w:r w:rsidR="005F17B1">
        <w:rPr>
          <w:rFonts w:ascii="Times New Roman" w:hAnsi="Times New Roman" w:cs="Times New Roman"/>
          <w:sz w:val="24"/>
          <w:szCs w:val="24"/>
        </w:rPr>
        <w:t>weight against</w:t>
      </w:r>
      <w:r w:rsidR="00204707">
        <w:rPr>
          <w:rFonts w:ascii="Times New Roman" w:hAnsi="Times New Roman" w:cs="Times New Roman"/>
          <w:sz w:val="24"/>
          <w:szCs w:val="24"/>
        </w:rPr>
        <w:t xml:space="preserve"> </w:t>
      </w:r>
      <w:r w:rsidR="00BD2347">
        <w:rPr>
          <w:rFonts w:ascii="Times New Roman" w:hAnsi="Times New Roman" w:cs="Times New Roman"/>
          <w:sz w:val="24"/>
          <w:szCs w:val="24"/>
        </w:rPr>
        <w:t>carapace width</w:t>
      </w:r>
      <w:r w:rsidR="005F17B1">
        <w:rPr>
          <w:rFonts w:ascii="Times New Roman" w:hAnsi="Times New Roman" w:cs="Times New Roman"/>
          <w:sz w:val="24"/>
          <w:szCs w:val="24"/>
        </w:rPr>
        <w:t xml:space="preserve"> measurements comparing model fits for the baseline size weight model, and the “best” maximum likelihood (ML) model for incorporating shell condition, maturity and temperature, for the warmest and coldest year in the time series, for a.) new shell immature males</w:t>
      </w:r>
      <w:r w:rsidR="00204707">
        <w:rPr>
          <w:rFonts w:ascii="Times New Roman" w:hAnsi="Times New Roman" w:cs="Times New Roman"/>
          <w:sz w:val="24"/>
          <w:szCs w:val="24"/>
        </w:rPr>
        <w:t xml:space="preserve">, b.) </w:t>
      </w:r>
      <w:r w:rsidR="005F17B1">
        <w:rPr>
          <w:rFonts w:ascii="Times New Roman" w:hAnsi="Times New Roman" w:cs="Times New Roman"/>
          <w:sz w:val="24"/>
          <w:szCs w:val="24"/>
        </w:rPr>
        <w:t>old shell immature males,</w:t>
      </w:r>
      <w:r w:rsidR="00204707">
        <w:rPr>
          <w:rFonts w:ascii="Times New Roman" w:hAnsi="Times New Roman" w:cs="Times New Roman"/>
          <w:sz w:val="24"/>
          <w:szCs w:val="24"/>
        </w:rPr>
        <w:t xml:space="preserve"> c.) </w:t>
      </w:r>
      <w:r w:rsidR="005F17B1">
        <w:rPr>
          <w:rFonts w:ascii="Times New Roman" w:hAnsi="Times New Roman" w:cs="Times New Roman"/>
          <w:sz w:val="24"/>
          <w:szCs w:val="24"/>
        </w:rPr>
        <w:t>new shell mature males</w:t>
      </w:r>
      <w:r w:rsidR="00204707">
        <w:rPr>
          <w:rFonts w:ascii="Times New Roman" w:hAnsi="Times New Roman" w:cs="Times New Roman"/>
          <w:sz w:val="24"/>
          <w:szCs w:val="24"/>
        </w:rPr>
        <w:t xml:space="preserve">, </w:t>
      </w:r>
      <w:r w:rsidR="005F17B1">
        <w:rPr>
          <w:rFonts w:ascii="Times New Roman" w:hAnsi="Times New Roman" w:cs="Times New Roman"/>
          <w:sz w:val="24"/>
          <w:szCs w:val="24"/>
        </w:rPr>
        <w:t xml:space="preserve">and </w:t>
      </w:r>
      <w:r w:rsidR="00204707">
        <w:rPr>
          <w:rFonts w:ascii="Times New Roman" w:hAnsi="Times New Roman" w:cs="Times New Roman"/>
          <w:sz w:val="24"/>
          <w:szCs w:val="24"/>
        </w:rPr>
        <w:t xml:space="preserve">d.) </w:t>
      </w:r>
      <w:r w:rsidR="005F17B1">
        <w:rPr>
          <w:rFonts w:ascii="Times New Roman" w:hAnsi="Times New Roman" w:cs="Times New Roman"/>
          <w:sz w:val="24"/>
          <w:szCs w:val="24"/>
        </w:rPr>
        <w:t>old shell mature males. Note similarity between all models for old shell immature and new shell mature males, and marked dissimilarity between the ML and baseline models for new shell immature and old shell mature males.</w:t>
      </w:r>
    </w:p>
    <w:p w14:paraId="73106469" w14:textId="4EE80E1E" w:rsidR="001A1D9B" w:rsidRDefault="001A1D9B" w:rsidP="00204707">
      <w:pPr>
        <w:spacing w:after="0" w:line="480" w:lineRule="auto"/>
        <w:rPr>
          <w:rFonts w:ascii="Times New Roman" w:hAnsi="Times New Roman" w:cs="Times New Roman"/>
          <w:sz w:val="24"/>
          <w:szCs w:val="24"/>
        </w:rPr>
      </w:pPr>
    </w:p>
    <w:p w14:paraId="7153AF7A" w14:textId="15B913A7" w:rsidR="001A1D9B" w:rsidRDefault="001A1D9B" w:rsidP="00204707">
      <w:pPr>
        <w:spacing w:after="0" w:line="480" w:lineRule="auto"/>
        <w:rPr>
          <w:rFonts w:ascii="Times New Roman" w:hAnsi="Times New Roman" w:cs="Times New Roman"/>
          <w:sz w:val="24"/>
          <w:szCs w:val="24"/>
        </w:rPr>
      </w:pPr>
    </w:p>
    <w:p w14:paraId="7833BC31" w14:textId="5D34DEDD" w:rsidR="00BF614A" w:rsidRDefault="00BF614A" w:rsidP="00204707">
      <w:pPr>
        <w:spacing w:after="0" w:line="480" w:lineRule="auto"/>
        <w:rPr>
          <w:rFonts w:ascii="Times New Roman" w:hAnsi="Times New Roman" w:cs="Times New Roman"/>
          <w:sz w:val="24"/>
          <w:szCs w:val="24"/>
        </w:rPr>
      </w:pPr>
    </w:p>
    <w:p w14:paraId="5056B8DF" w14:textId="523C2463" w:rsidR="00BF614A" w:rsidRDefault="00BF614A" w:rsidP="00204707">
      <w:pPr>
        <w:spacing w:after="0" w:line="480" w:lineRule="auto"/>
        <w:rPr>
          <w:rFonts w:ascii="Times New Roman" w:hAnsi="Times New Roman" w:cs="Times New Roman"/>
          <w:sz w:val="24"/>
          <w:szCs w:val="24"/>
        </w:rPr>
      </w:pPr>
    </w:p>
    <w:p w14:paraId="18AF78DD" w14:textId="77777777" w:rsidR="000973A8" w:rsidRDefault="000973A8" w:rsidP="00204707">
      <w:pPr>
        <w:spacing w:after="0" w:line="480" w:lineRule="auto"/>
        <w:rPr>
          <w:rFonts w:ascii="Times New Roman" w:hAnsi="Times New Roman" w:cs="Times New Roman"/>
          <w:sz w:val="24"/>
          <w:szCs w:val="24"/>
        </w:rPr>
      </w:pPr>
    </w:p>
    <w:p w14:paraId="412CE673" w14:textId="6E12CAFF" w:rsidR="001A1D9B" w:rsidRDefault="00764ED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5EF25487">
          <v:shape id="_x0000_i1028" type="#_x0000_t75" style="width:467.5pt;height:299pt">
            <v:imagedata r:id="rId14" o:title="EBS CO Male BestModels_labelled"/>
          </v:shape>
        </w:pict>
      </w:r>
      <w:r w:rsidR="00156C8B">
        <w:rPr>
          <w:rFonts w:ascii="Times New Roman" w:hAnsi="Times New Roman" w:cs="Times New Roman"/>
          <w:sz w:val="24"/>
          <w:szCs w:val="24"/>
        </w:rPr>
        <w:t>Figure 4</w:t>
      </w:r>
      <w:r w:rsidR="005F17B1">
        <w:rPr>
          <w:rFonts w:ascii="Times New Roman" w:hAnsi="Times New Roman" w:cs="Times New Roman"/>
          <w:sz w:val="24"/>
          <w:szCs w:val="24"/>
        </w:rPr>
        <w:t xml:space="preserve">. For male Eastern Bering Sea snow crab; scatterplots of weight against carapace width measurements comparing model fits for the baseline size weight model, and the “best” maximum likelihood (ML) model for incorporating shell condition, maturity and temperature, for the warmest and coldest year </w:t>
      </w:r>
      <w:r w:rsidR="00C276AC">
        <w:rPr>
          <w:rFonts w:ascii="Times New Roman" w:hAnsi="Times New Roman" w:cs="Times New Roman"/>
          <w:sz w:val="24"/>
          <w:szCs w:val="24"/>
        </w:rPr>
        <w:t>in the time series, for a.) new-</w:t>
      </w:r>
      <w:r w:rsidR="005F17B1">
        <w:rPr>
          <w:rFonts w:ascii="Times New Roman" w:hAnsi="Times New Roman" w:cs="Times New Roman"/>
          <w:sz w:val="24"/>
          <w:szCs w:val="24"/>
        </w:rPr>
        <w:t>shell immature males, b.) ol</w:t>
      </w:r>
      <w:r w:rsidR="00C276AC">
        <w:rPr>
          <w:rFonts w:ascii="Times New Roman" w:hAnsi="Times New Roman" w:cs="Times New Roman"/>
          <w:sz w:val="24"/>
          <w:szCs w:val="24"/>
        </w:rPr>
        <w:t>d-shell immature males, c.) new-shell mature males, and d.) old-</w:t>
      </w:r>
      <w:r w:rsidR="005F17B1">
        <w:rPr>
          <w:rFonts w:ascii="Times New Roman" w:hAnsi="Times New Roman" w:cs="Times New Roman"/>
          <w:sz w:val="24"/>
          <w:szCs w:val="24"/>
        </w:rPr>
        <w:t>shell mature males.</w:t>
      </w:r>
      <w:r w:rsidR="00AA5AA8">
        <w:rPr>
          <w:rFonts w:ascii="Times New Roman" w:hAnsi="Times New Roman" w:cs="Times New Roman"/>
          <w:sz w:val="24"/>
          <w:szCs w:val="24"/>
        </w:rPr>
        <w:t xml:space="preserve"> Note high similarity for all models, except new shell immature males</w:t>
      </w:r>
    </w:p>
    <w:p w14:paraId="0B178247" w14:textId="327CA1A5" w:rsidR="001A1D9B" w:rsidRDefault="001A1D9B" w:rsidP="00204707">
      <w:pPr>
        <w:spacing w:after="0" w:line="480" w:lineRule="auto"/>
        <w:rPr>
          <w:rFonts w:ascii="Times New Roman" w:hAnsi="Times New Roman" w:cs="Times New Roman"/>
          <w:sz w:val="24"/>
          <w:szCs w:val="24"/>
        </w:rPr>
      </w:pPr>
    </w:p>
    <w:p w14:paraId="72520B9C" w14:textId="2FBDCC6C" w:rsidR="001A1D9B" w:rsidRDefault="001A1D9B" w:rsidP="00204707">
      <w:pPr>
        <w:spacing w:after="0" w:line="480" w:lineRule="auto"/>
        <w:rPr>
          <w:rFonts w:ascii="Times New Roman" w:hAnsi="Times New Roman" w:cs="Times New Roman"/>
          <w:sz w:val="24"/>
          <w:szCs w:val="24"/>
        </w:rPr>
      </w:pPr>
    </w:p>
    <w:p w14:paraId="60071D23" w14:textId="3B6F804A" w:rsidR="001A1D9B" w:rsidRDefault="001A1D9B" w:rsidP="00204707">
      <w:pPr>
        <w:spacing w:after="0" w:line="480" w:lineRule="auto"/>
        <w:rPr>
          <w:rFonts w:ascii="Times New Roman" w:hAnsi="Times New Roman" w:cs="Times New Roman"/>
          <w:sz w:val="24"/>
          <w:szCs w:val="24"/>
        </w:rPr>
      </w:pPr>
    </w:p>
    <w:p w14:paraId="3F996B7A" w14:textId="7106A152" w:rsidR="001A1D9B" w:rsidRDefault="001A1D9B" w:rsidP="00204707">
      <w:pPr>
        <w:spacing w:after="0" w:line="480" w:lineRule="auto"/>
        <w:rPr>
          <w:rFonts w:ascii="Times New Roman" w:hAnsi="Times New Roman" w:cs="Times New Roman"/>
          <w:sz w:val="24"/>
          <w:szCs w:val="24"/>
        </w:rPr>
      </w:pPr>
    </w:p>
    <w:p w14:paraId="2667BA68" w14:textId="4AFBFE24" w:rsidR="001A1D9B" w:rsidRDefault="001A1D9B" w:rsidP="00204707">
      <w:pPr>
        <w:spacing w:after="0" w:line="480" w:lineRule="auto"/>
        <w:rPr>
          <w:rFonts w:ascii="Times New Roman" w:hAnsi="Times New Roman" w:cs="Times New Roman"/>
          <w:sz w:val="24"/>
          <w:szCs w:val="24"/>
        </w:rPr>
      </w:pPr>
    </w:p>
    <w:p w14:paraId="5F722365" w14:textId="24A4A60A" w:rsidR="00204707" w:rsidRDefault="00204707" w:rsidP="00204707">
      <w:pPr>
        <w:spacing w:after="0" w:line="480" w:lineRule="auto"/>
        <w:rPr>
          <w:rFonts w:ascii="Times New Roman" w:hAnsi="Times New Roman" w:cs="Times New Roman"/>
          <w:sz w:val="24"/>
          <w:szCs w:val="24"/>
        </w:rPr>
      </w:pPr>
    </w:p>
    <w:p w14:paraId="3C3DEFC9" w14:textId="4302800B" w:rsidR="007B0073" w:rsidRDefault="00764ED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3A1D7B8F">
          <v:shape id="_x0000_i1029" type="#_x0000_t75" style="width:468pt;height:388pt">
            <v:imagedata r:id="rId15" o:title="Male KingCRab"/>
          </v:shape>
        </w:pict>
      </w:r>
      <w:r w:rsidR="000A5CD9">
        <w:rPr>
          <w:rStyle w:val="CommentReference"/>
        </w:rPr>
        <w:commentReference w:id="1530"/>
      </w:r>
      <w:r w:rsidR="00156C8B">
        <w:rPr>
          <w:rFonts w:ascii="Times New Roman" w:hAnsi="Times New Roman" w:cs="Times New Roman"/>
          <w:sz w:val="24"/>
          <w:szCs w:val="24"/>
        </w:rPr>
        <w:t xml:space="preserve">Figure 5. </w:t>
      </w:r>
      <w:r w:rsidR="00340029">
        <w:rPr>
          <w:rFonts w:ascii="Times New Roman" w:hAnsi="Times New Roman" w:cs="Times New Roman"/>
          <w:sz w:val="24"/>
          <w:szCs w:val="24"/>
        </w:rPr>
        <w:t>Percent difference in weight between shell condition</w:t>
      </w:r>
      <w:r w:rsidR="000A5CD9">
        <w:rPr>
          <w:rFonts w:ascii="Times New Roman" w:hAnsi="Times New Roman" w:cs="Times New Roman"/>
          <w:sz w:val="24"/>
          <w:szCs w:val="24"/>
        </w:rPr>
        <w:t>-thermal effect</w:t>
      </w:r>
      <w:r w:rsidR="00340029">
        <w:rPr>
          <w:rFonts w:ascii="Times New Roman" w:hAnsi="Times New Roman" w:cs="Times New Roman"/>
          <w:sz w:val="24"/>
          <w:szCs w:val="24"/>
        </w:rPr>
        <w:t xml:space="preserve"> </w:t>
      </w:r>
      <w:r w:rsidR="00121B80">
        <w:rPr>
          <w:rFonts w:ascii="Times New Roman" w:hAnsi="Times New Roman" w:cs="Times New Roman"/>
          <w:sz w:val="24"/>
          <w:szCs w:val="24"/>
        </w:rPr>
        <w:t xml:space="preserve">maximum likelihood </w:t>
      </w:r>
      <w:r w:rsidR="00340029">
        <w:rPr>
          <w:rFonts w:ascii="Times New Roman" w:hAnsi="Times New Roman" w:cs="Times New Roman"/>
          <w:sz w:val="24"/>
          <w:szCs w:val="24"/>
        </w:rPr>
        <w:t>size-weight model</w:t>
      </w:r>
      <w:r w:rsidR="000A5CD9">
        <w:rPr>
          <w:rFonts w:ascii="Times New Roman" w:hAnsi="Times New Roman" w:cs="Times New Roman"/>
          <w:sz w:val="24"/>
          <w:szCs w:val="24"/>
        </w:rPr>
        <w:t>s</w:t>
      </w:r>
      <w:r w:rsidR="00340029">
        <w:rPr>
          <w:rFonts w:ascii="Times New Roman" w:hAnsi="Times New Roman" w:cs="Times New Roman"/>
          <w:sz w:val="24"/>
          <w:szCs w:val="24"/>
        </w:rPr>
        <w:t xml:space="preserve"> by size for </w:t>
      </w:r>
      <w:r w:rsidR="00E04852">
        <w:rPr>
          <w:rFonts w:ascii="Times New Roman" w:hAnsi="Times New Roman" w:cs="Times New Roman"/>
          <w:sz w:val="24"/>
          <w:szCs w:val="24"/>
        </w:rPr>
        <w:t xml:space="preserve">male </w:t>
      </w:r>
      <w:r w:rsidR="00340029">
        <w:rPr>
          <w:rFonts w:ascii="Times New Roman" w:hAnsi="Times New Roman" w:cs="Times New Roman"/>
          <w:sz w:val="24"/>
          <w:szCs w:val="24"/>
        </w:rPr>
        <w:t xml:space="preserve">a.) Bristol Bay red king crab, </w:t>
      </w:r>
      <w:r w:rsidR="00DF3A40">
        <w:rPr>
          <w:rFonts w:ascii="Times New Roman" w:hAnsi="Times New Roman" w:cs="Times New Roman"/>
          <w:sz w:val="24"/>
          <w:szCs w:val="24"/>
        </w:rPr>
        <w:t>b.) St. Matthew blue king crab</w:t>
      </w:r>
      <w:r w:rsidR="000A5CD9">
        <w:rPr>
          <w:rFonts w:ascii="Times New Roman" w:hAnsi="Times New Roman" w:cs="Times New Roman"/>
          <w:sz w:val="24"/>
          <w:szCs w:val="24"/>
        </w:rPr>
        <w:t xml:space="preserve">. For male red king crab, changes in difference across size range are of sufficiently small magnitude as to cause </w:t>
      </w:r>
      <w:r w:rsidR="00E828EA">
        <w:rPr>
          <w:rFonts w:ascii="Times New Roman" w:hAnsi="Times New Roman" w:cs="Times New Roman"/>
          <w:sz w:val="24"/>
          <w:szCs w:val="24"/>
        </w:rPr>
        <w:t>trend lines to appear flat</w:t>
      </w:r>
      <w:r w:rsidR="000A5CD9">
        <w:rPr>
          <w:rFonts w:ascii="Times New Roman" w:hAnsi="Times New Roman" w:cs="Times New Roman"/>
          <w:sz w:val="24"/>
          <w:szCs w:val="24"/>
        </w:rPr>
        <w:t>.</w:t>
      </w:r>
    </w:p>
    <w:p w14:paraId="51F707A1" w14:textId="53D459FE" w:rsidR="00DF376E" w:rsidRDefault="00DF376E" w:rsidP="00204707">
      <w:pPr>
        <w:spacing w:after="0" w:line="480" w:lineRule="auto"/>
        <w:rPr>
          <w:rFonts w:ascii="Times New Roman" w:hAnsi="Times New Roman" w:cs="Times New Roman"/>
          <w:sz w:val="24"/>
          <w:szCs w:val="24"/>
        </w:rPr>
      </w:pPr>
    </w:p>
    <w:p w14:paraId="1C58E996" w14:textId="00F29FEC" w:rsidR="00891537" w:rsidRDefault="00891537" w:rsidP="00204707">
      <w:pPr>
        <w:spacing w:after="0" w:line="480" w:lineRule="auto"/>
        <w:rPr>
          <w:rFonts w:ascii="Times New Roman" w:hAnsi="Times New Roman" w:cs="Times New Roman"/>
          <w:sz w:val="24"/>
          <w:szCs w:val="24"/>
        </w:rPr>
      </w:pPr>
    </w:p>
    <w:p w14:paraId="132D5919" w14:textId="6607209D"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column"/>
      </w:r>
      <w:r w:rsidR="006347F6">
        <w:rPr>
          <w:rStyle w:val="CommentReference"/>
        </w:rPr>
        <w:lastRenderedPageBreak/>
        <w:commentReference w:id="1531"/>
      </w:r>
    </w:p>
    <w:p w14:paraId="3A7B03F2" w14:textId="4D3B28A6" w:rsidR="00156C8B" w:rsidRDefault="00764EDA" w:rsidP="00891537">
      <w:pPr>
        <w:rPr>
          <w:rFonts w:ascii="Times New Roman" w:hAnsi="Times New Roman" w:cs="Times New Roman"/>
          <w:sz w:val="24"/>
          <w:szCs w:val="24"/>
        </w:rPr>
      </w:pPr>
      <w:r>
        <w:rPr>
          <w:rFonts w:ascii="Times New Roman" w:hAnsi="Times New Roman" w:cs="Times New Roman"/>
          <w:sz w:val="24"/>
          <w:szCs w:val="24"/>
        </w:rPr>
        <w:pict w14:anchorId="3F7C61AF">
          <v:shape id="_x0000_i1030" type="#_x0000_t75" style="width:468.5pt;height:319pt">
            <v:imagedata r:id="rId16" o:title="Male Chionoecetes"/>
          </v:shape>
        </w:pict>
      </w:r>
    </w:p>
    <w:p w14:paraId="4DBFD8B7" w14:textId="1D6748CF" w:rsidR="00891537" w:rsidRDefault="00156C8B"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Figure 6</w:t>
      </w:r>
      <w:r w:rsidR="00891537">
        <w:rPr>
          <w:rFonts w:ascii="Times New Roman" w:hAnsi="Times New Roman" w:cs="Times New Roman"/>
          <w:sz w:val="24"/>
          <w:szCs w:val="24"/>
        </w:rPr>
        <w:t xml:space="preserve">. </w:t>
      </w:r>
      <w:r w:rsidR="00F520FF">
        <w:rPr>
          <w:rFonts w:ascii="Times New Roman" w:hAnsi="Times New Roman" w:cs="Times New Roman"/>
          <w:sz w:val="24"/>
          <w:szCs w:val="24"/>
        </w:rPr>
        <w:t xml:space="preserve">Percent difference in weight between shell condition-thermal effect </w:t>
      </w:r>
      <w:r w:rsidR="00121B80">
        <w:rPr>
          <w:rFonts w:ascii="Times New Roman" w:hAnsi="Times New Roman" w:cs="Times New Roman"/>
          <w:sz w:val="24"/>
          <w:szCs w:val="24"/>
        </w:rPr>
        <w:t xml:space="preserve">maximum likelihood </w:t>
      </w:r>
      <w:r w:rsidR="00F520FF">
        <w:rPr>
          <w:rFonts w:ascii="Times New Roman" w:hAnsi="Times New Roman" w:cs="Times New Roman"/>
          <w:sz w:val="24"/>
          <w:szCs w:val="24"/>
        </w:rPr>
        <w:t xml:space="preserve">size-weight models by size for </w:t>
      </w:r>
      <w:r w:rsidR="00891537">
        <w:rPr>
          <w:rFonts w:ascii="Times New Roman" w:hAnsi="Times New Roman" w:cs="Times New Roman"/>
          <w:sz w:val="24"/>
          <w:szCs w:val="24"/>
        </w:rPr>
        <w:t xml:space="preserve">a.) </w:t>
      </w:r>
      <w:r w:rsidR="00AD6346">
        <w:rPr>
          <w:rFonts w:ascii="Times New Roman" w:hAnsi="Times New Roman" w:cs="Times New Roman"/>
          <w:sz w:val="24"/>
          <w:szCs w:val="24"/>
        </w:rPr>
        <w:t>I</w:t>
      </w:r>
      <w:r w:rsidR="00F520FF">
        <w:rPr>
          <w:rFonts w:ascii="Times New Roman" w:hAnsi="Times New Roman" w:cs="Times New Roman"/>
          <w:sz w:val="24"/>
          <w:szCs w:val="24"/>
        </w:rPr>
        <w:t>mmature male eastern Bering Sea (EBS) Tanner crab</w:t>
      </w:r>
      <w:r w:rsidR="00891537">
        <w:rPr>
          <w:rFonts w:ascii="Times New Roman" w:hAnsi="Times New Roman" w:cs="Times New Roman"/>
          <w:sz w:val="24"/>
          <w:szCs w:val="24"/>
        </w:rPr>
        <w:t xml:space="preserve">, b.) </w:t>
      </w:r>
      <w:r w:rsidR="00AD6346">
        <w:rPr>
          <w:rFonts w:ascii="Times New Roman" w:hAnsi="Times New Roman" w:cs="Times New Roman"/>
          <w:sz w:val="24"/>
          <w:szCs w:val="24"/>
        </w:rPr>
        <w:t>M</w:t>
      </w:r>
      <w:r w:rsidR="00F520FF">
        <w:rPr>
          <w:rFonts w:ascii="Times New Roman" w:hAnsi="Times New Roman" w:cs="Times New Roman"/>
          <w:sz w:val="24"/>
          <w:szCs w:val="24"/>
        </w:rPr>
        <w:t>ature male eastern Bering Sea (EBS) Tanner crab</w:t>
      </w:r>
      <w:r w:rsidR="00891537">
        <w:rPr>
          <w:rFonts w:ascii="Times New Roman" w:hAnsi="Times New Roman" w:cs="Times New Roman"/>
          <w:sz w:val="24"/>
          <w:szCs w:val="24"/>
        </w:rPr>
        <w:t xml:space="preserve">, c.) </w:t>
      </w:r>
      <w:r w:rsidR="00AD6346">
        <w:rPr>
          <w:rFonts w:ascii="Times New Roman" w:hAnsi="Times New Roman" w:cs="Times New Roman"/>
          <w:sz w:val="24"/>
          <w:szCs w:val="24"/>
        </w:rPr>
        <w:t>I</w:t>
      </w:r>
      <w:r w:rsidR="00F520FF">
        <w:rPr>
          <w:rFonts w:ascii="Times New Roman" w:hAnsi="Times New Roman" w:cs="Times New Roman"/>
          <w:sz w:val="24"/>
          <w:szCs w:val="24"/>
        </w:rPr>
        <w:t xml:space="preserve">mmature male eastern Bering Sea (EBS) snow crab, </w:t>
      </w:r>
      <w:r w:rsidR="00891537">
        <w:rPr>
          <w:rFonts w:ascii="Times New Roman" w:hAnsi="Times New Roman" w:cs="Times New Roman"/>
          <w:sz w:val="24"/>
          <w:szCs w:val="24"/>
        </w:rPr>
        <w:t xml:space="preserve">and d.) </w:t>
      </w:r>
      <w:r w:rsidR="00AD6346">
        <w:rPr>
          <w:rFonts w:ascii="Times New Roman" w:hAnsi="Times New Roman" w:cs="Times New Roman"/>
          <w:sz w:val="24"/>
          <w:szCs w:val="24"/>
        </w:rPr>
        <w:t>M</w:t>
      </w:r>
      <w:r w:rsidR="00F520FF">
        <w:rPr>
          <w:rFonts w:ascii="Times New Roman" w:hAnsi="Times New Roman" w:cs="Times New Roman"/>
          <w:sz w:val="24"/>
          <w:szCs w:val="24"/>
        </w:rPr>
        <w:t>ature male eastern Bering Sea (EBS) snow crab</w:t>
      </w:r>
      <w:r w:rsidR="00891537">
        <w:rPr>
          <w:rFonts w:ascii="Times New Roman" w:hAnsi="Times New Roman" w:cs="Times New Roman"/>
          <w:sz w:val="24"/>
          <w:szCs w:val="24"/>
        </w:rPr>
        <w:t>.</w:t>
      </w:r>
    </w:p>
    <w:p w14:paraId="53E9CD01" w14:textId="77777777" w:rsidR="00891537" w:rsidRDefault="00891537" w:rsidP="00891537">
      <w:pPr>
        <w:rPr>
          <w:rFonts w:ascii="Times New Roman" w:hAnsi="Times New Roman" w:cs="Times New Roman"/>
          <w:sz w:val="24"/>
          <w:szCs w:val="24"/>
        </w:rPr>
      </w:pPr>
    </w:p>
    <w:p w14:paraId="4B6A881D" w14:textId="67540550"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page"/>
      </w:r>
    </w:p>
    <w:p w14:paraId="50F497D3" w14:textId="361A5693" w:rsidR="00891537" w:rsidRDefault="00764EDA" w:rsidP="0089153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pict w14:anchorId="10D41C78">
          <v:shape id="_x0000_i1031" type="#_x0000_t75" style="width:467.5pt;height:272.5pt">
            <v:imagedata r:id="rId17" o:title="Female Tanner CS 4 panel"/>
          </v:shape>
        </w:pict>
      </w:r>
    </w:p>
    <w:p w14:paraId="52716AF1" w14:textId="004EB582" w:rsidR="00891537" w:rsidRDefault="00355E76"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Figure 7</w:t>
      </w:r>
      <w:r w:rsidR="00891537">
        <w:rPr>
          <w:rFonts w:ascii="Times New Roman" w:hAnsi="Times New Roman" w:cs="Times New Roman"/>
          <w:sz w:val="24"/>
          <w:szCs w:val="24"/>
        </w:rPr>
        <w:t xml:space="preserve">. Percent difference in weight between female covariate-specific </w:t>
      </w:r>
      <w:r w:rsidR="00121B80">
        <w:rPr>
          <w:rFonts w:ascii="Times New Roman" w:hAnsi="Times New Roman" w:cs="Times New Roman"/>
          <w:sz w:val="24"/>
          <w:szCs w:val="24"/>
        </w:rPr>
        <w:t xml:space="preserve">least-squares </w:t>
      </w:r>
      <w:r w:rsidR="00891537">
        <w:rPr>
          <w:rFonts w:ascii="Times New Roman" w:hAnsi="Times New Roman" w:cs="Times New Roman"/>
          <w:sz w:val="24"/>
          <w:szCs w:val="24"/>
        </w:rPr>
        <w:t xml:space="preserve">size-weight models and current standard models for female </w:t>
      </w:r>
      <w:r w:rsidR="00AD6346">
        <w:rPr>
          <w:rFonts w:ascii="Times New Roman" w:hAnsi="Times New Roman" w:cs="Times New Roman"/>
          <w:sz w:val="24"/>
          <w:szCs w:val="24"/>
        </w:rPr>
        <w:t>EBS Bairdi. Covariates are a.) S</w:t>
      </w:r>
      <w:r w:rsidR="00891537">
        <w:rPr>
          <w:rFonts w:ascii="Times New Roman" w:hAnsi="Times New Roman" w:cs="Times New Roman"/>
          <w:sz w:val="24"/>
          <w:szCs w:val="24"/>
        </w:rPr>
        <w:t>hell condition, b.)</w:t>
      </w:r>
      <w:r w:rsidR="00AD6346">
        <w:rPr>
          <w:rFonts w:ascii="Times New Roman" w:hAnsi="Times New Roman" w:cs="Times New Roman"/>
          <w:sz w:val="24"/>
          <w:szCs w:val="24"/>
        </w:rPr>
        <w:t xml:space="preserve"> Temperature, c.) C</w:t>
      </w:r>
      <w:r w:rsidR="004B02AD">
        <w:rPr>
          <w:rFonts w:ascii="Times New Roman" w:hAnsi="Times New Roman" w:cs="Times New Roman"/>
          <w:sz w:val="24"/>
          <w:szCs w:val="24"/>
        </w:rPr>
        <w:t xml:space="preserve">lutch </w:t>
      </w:r>
      <w:r w:rsidR="00891537">
        <w:rPr>
          <w:rFonts w:ascii="Times New Roman" w:hAnsi="Times New Roman" w:cs="Times New Roman"/>
          <w:sz w:val="24"/>
          <w:szCs w:val="24"/>
        </w:rPr>
        <w:t xml:space="preserve">size = 4 (half full), </w:t>
      </w:r>
      <w:r w:rsidR="00AD6346">
        <w:rPr>
          <w:rFonts w:ascii="Times New Roman" w:hAnsi="Times New Roman" w:cs="Times New Roman"/>
          <w:sz w:val="24"/>
          <w:szCs w:val="24"/>
        </w:rPr>
        <w:t>d.) C</w:t>
      </w:r>
      <w:r w:rsidR="004B02AD">
        <w:rPr>
          <w:rFonts w:ascii="Times New Roman" w:hAnsi="Times New Roman" w:cs="Times New Roman"/>
          <w:sz w:val="24"/>
          <w:szCs w:val="24"/>
        </w:rPr>
        <w:t xml:space="preserve">lutch </w:t>
      </w:r>
      <w:r w:rsidR="00891537">
        <w:rPr>
          <w:rFonts w:ascii="Times New Roman" w:hAnsi="Times New Roman" w:cs="Times New Roman"/>
          <w:sz w:val="24"/>
          <w:szCs w:val="24"/>
        </w:rPr>
        <w:t xml:space="preserve">size = 6, e.) New shell + clutch size 4 and 6, f.) Old shell + clutch </w:t>
      </w:r>
      <w:r w:rsidR="00F66C02">
        <w:rPr>
          <w:rFonts w:ascii="Times New Roman" w:hAnsi="Times New Roman" w:cs="Times New Roman"/>
          <w:sz w:val="24"/>
          <w:szCs w:val="24"/>
        </w:rPr>
        <w:t xml:space="preserve">size </w:t>
      </w:r>
      <w:r w:rsidR="00891537">
        <w:rPr>
          <w:rFonts w:ascii="Times New Roman" w:hAnsi="Times New Roman" w:cs="Times New Roman"/>
          <w:sz w:val="24"/>
          <w:szCs w:val="24"/>
        </w:rPr>
        <w:t>4 and 6.</w:t>
      </w:r>
    </w:p>
    <w:p w14:paraId="642091F7" w14:textId="77777777" w:rsidR="00891537" w:rsidRDefault="00891537" w:rsidP="00891537">
      <w:pPr>
        <w:spacing w:after="0" w:line="480" w:lineRule="auto"/>
        <w:rPr>
          <w:rFonts w:ascii="Times New Roman" w:hAnsi="Times New Roman" w:cs="Times New Roman"/>
          <w:sz w:val="24"/>
          <w:szCs w:val="24"/>
        </w:rPr>
      </w:pPr>
    </w:p>
    <w:p w14:paraId="508C9895" w14:textId="77777777" w:rsidR="00891537" w:rsidRDefault="00891537" w:rsidP="00891537">
      <w:pPr>
        <w:spacing w:after="0" w:line="480" w:lineRule="auto"/>
        <w:rPr>
          <w:rFonts w:ascii="Times New Roman" w:hAnsi="Times New Roman" w:cs="Times New Roman"/>
          <w:sz w:val="24"/>
          <w:szCs w:val="24"/>
        </w:rPr>
      </w:pPr>
    </w:p>
    <w:p w14:paraId="3CC65C87" w14:textId="14BF0C63"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764EDA">
        <w:rPr>
          <w:rFonts w:ascii="Times New Roman" w:hAnsi="Times New Roman" w:cs="Times New Roman"/>
          <w:noProof/>
          <w:sz w:val="24"/>
          <w:szCs w:val="24"/>
        </w:rPr>
        <w:lastRenderedPageBreak/>
        <w:pict w14:anchorId="2B235BF0">
          <v:shape id="_x0000_i1032" type="#_x0000_t75" style="width:467.5pt;height:257.5pt">
            <v:imagedata r:id="rId18" o:title="Female snow crab 4 panel CS plot"/>
          </v:shape>
        </w:pict>
      </w:r>
    </w:p>
    <w:p w14:paraId="20D87D10" w14:textId="092393E4"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355E76">
        <w:rPr>
          <w:rFonts w:ascii="Times New Roman" w:hAnsi="Times New Roman" w:cs="Times New Roman"/>
          <w:sz w:val="24"/>
          <w:szCs w:val="24"/>
        </w:rPr>
        <w:t>8</w:t>
      </w:r>
      <w:r>
        <w:rPr>
          <w:rFonts w:ascii="Times New Roman" w:hAnsi="Times New Roman" w:cs="Times New Roman"/>
          <w:sz w:val="24"/>
          <w:szCs w:val="24"/>
        </w:rPr>
        <w:t>. Percent difference in weight between female covariate-specific</w:t>
      </w:r>
      <w:r w:rsidR="00121B80">
        <w:rPr>
          <w:rFonts w:ascii="Times New Roman" w:hAnsi="Times New Roman" w:cs="Times New Roman"/>
          <w:sz w:val="24"/>
          <w:szCs w:val="24"/>
        </w:rPr>
        <w:t xml:space="preserve"> least-squares</w:t>
      </w:r>
      <w:r>
        <w:rPr>
          <w:rFonts w:ascii="Times New Roman" w:hAnsi="Times New Roman" w:cs="Times New Roman"/>
          <w:sz w:val="24"/>
          <w:szCs w:val="24"/>
        </w:rPr>
        <w:t xml:space="preserve"> size-weight models and current standard models for female </w:t>
      </w:r>
      <w:r w:rsidR="00AD6346">
        <w:rPr>
          <w:rFonts w:ascii="Times New Roman" w:hAnsi="Times New Roman" w:cs="Times New Roman"/>
          <w:sz w:val="24"/>
          <w:szCs w:val="24"/>
        </w:rPr>
        <w:t>EBS opilio. Covariates are a.) Shell condition, b.) Temperature, c.) C</w:t>
      </w:r>
      <w:r>
        <w:rPr>
          <w:rFonts w:ascii="Times New Roman" w:hAnsi="Times New Roman" w:cs="Times New Roman"/>
          <w:sz w:val="24"/>
          <w:szCs w:val="24"/>
        </w:rPr>
        <w:t>lutch</w:t>
      </w:r>
      <w:r w:rsidR="00F66C02">
        <w:rPr>
          <w:rFonts w:ascii="Times New Roman" w:hAnsi="Times New Roman" w:cs="Times New Roman"/>
          <w:sz w:val="24"/>
          <w:szCs w:val="24"/>
        </w:rPr>
        <w:t xml:space="preserve"> </w:t>
      </w:r>
      <w:r>
        <w:rPr>
          <w:rFonts w:ascii="Times New Roman" w:hAnsi="Times New Roman" w:cs="Times New Roman"/>
          <w:sz w:val="24"/>
          <w:szCs w:val="24"/>
        </w:rPr>
        <w:t>size = 4 (half full) and d</w:t>
      </w:r>
      <w:r w:rsidR="00AD6346">
        <w:rPr>
          <w:rFonts w:ascii="Times New Roman" w:hAnsi="Times New Roman" w:cs="Times New Roman"/>
          <w:sz w:val="24"/>
          <w:szCs w:val="24"/>
        </w:rPr>
        <w:t>.) C</w:t>
      </w:r>
      <w:r>
        <w:rPr>
          <w:rFonts w:ascii="Times New Roman" w:hAnsi="Times New Roman" w:cs="Times New Roman"/>
          <w:sz w:val="24"/>
          <w:szCs w:val="24"/>
        </w:rPr>
        <w:t>lutch</w:t>
      </w:r>
      <w:r w:rsidR="00DA3414">
        <w:rPr>
          <w:rFonts w:ascii="Times New Roman" w:hAnsi="Times New Roman" w:cs="Times New Roman"/>
          <w:sz w:val="24"/>
          <w:szCs w:val="24"/>
        </w:rPr>
        <w:t xml:space="preserve"> </w:t>
      </w:r>
      <w:r>
        <w:rPr>
          <w:rFonts w:ascii="Times New Roman" w:hAnsi="Times New Roman" w:cs="Times New Roman"/>
          <w:sz w:val="24"/>
          <w:szCs w:val="24"/>
        </w:rPr>
        <w:t xml:space="preserve">size = 6, e.) New shell + clutch size 4 and 6, </w:t>
      </w:r>
      <w:r w:rsidR="004B02AD">
        <w:rPr>
          <w:rFonts w:ascii="Times New Roman" w:hAnsi="Times New Roman" w:cs="Times New Roman"/>
          <w:sz w:val="24"/>
          <w:szCs w:val="24"/>
        </w:rPr>
        <w:t xml:space="preserve">and </w:t>
      </w:r>
      <w:r>
        <w:rPr>
          <w:rFonts w:ascii="Times New Roman" w:hAnsi="Times New Roman" w:cs="Times New Roman"/>
          <w:sz w:val="24"/>
          <w:szCs w:val="24"/>
        </w:rPr>
        <w:t xml:space="preserve">f.) Old shell + clutch </w:t>
      </w:r>
      <w:r w:rsidR="00F66C02">
        <w:rPr>
          <w:rFonts w:ascii="Times New Roman" w:hAnsi="Times New Roman" w:cs="Times New Roman"/>
          <w:sz w:val="24"/>
          <w:szCs w:val="24"/>
        </w:rPr>
        <w:t xml:space="preserve">size </w:t>
      </w:r>
      <w:r>
        <w:rPr>
          <w:rFonts w:ascii="Times New Roman" w:hAnsi="Times New Roman" w:cs="Times New Roman"/>
          <w:sz w:val="24"/>
          <w:szCs w:val="24"/>
        </w:rPr>
        <w:t xml:space="preserve">4 and 6. </w:t>
      </w:r>
    </w:p>
    <w:p w14:paraId="76EDC479" w14:textId="5E6908AD" w:rsidR="00891537" w:rsidRDefault="00891537" w:rsidP="00204707">
      <w:pPr>
        <w:spacing w:after="0" w:line="480" w:lineRule="auto"/>
        <w:rPr>
          <w:rFonts w:ascii="Times New Roman" w:hAnsi="Times New Roman" w:cs="Times New Roman"/>
          <w:sz w:val="24"/>
          <w:szCs w:val="24"/>
        </w:rPr>
      </w:pPr>
    </w:p>
    <w:p w14:paraId="6FD0CC4D" w14:textId="77777777" w:rsidR="00803135" w:rsidRDefault="00803135" w:rsidP="00171163">
      <w:pPr>
        <w:spacing w:after="0" w:line="480" w:lineRule="auto"/>
        <w:rPr>
          <w:rFonts w:ascii="Times New Roman" w:hAnsi="Times New Roman" w:cs="Times New Roman"/>
          <w:sz w:val="24"/>
          <w:szCs w:val="24"/>
        </w:rPr>
      </w:pPr>
    </w:p>
    <w:p w14:paraId="719BCC24" w14:textId="77777777" w:rsidR="00803135" w:rsidRDefault="00803135" w:rsidP="00171163">
      <w:pPr>
        <w:spacing w:after="0" w:line="480" w:lineRule="auto"/>
        <w:rPr>
          <w:rFonts w:ascii="Times New Roman" w:hAnsi="Times New Roman" w:cs="Times New Roman"/>
          <w:sz w:val="24"/>
          <w:szCs w:val="24"/>
        </w:rPr>
      </w:pPr>
    </w:p>
    <w:p w14:paraId="6230E5AC" w14:textId="77777777" w:rsidR="00803135" w:rsidRDefault="00803135" w:rsidP="00171163">
      <w:pPr>
        <w:spacing w:after="0" w:line="480" w:lineRule="auto"/>
        <w:rPr>
          <w:rFonts w:ascii="Times New Roman" w:hAnsi="Times New Roman" w:cs="Times New Roman"/>
          <w:sz w:val="24"/>
          <w:szCs w:val="24"/>
        </w:rPr>
      </w:pPr>
    </w:p>
    <w:p w14:paraId="0D1E8EBE" w14:textId="77777777" w:rsidR="00803135" w:rsidRDefault="00803135" w:rsidP="00171163">
      <w:pPr>
        <w:spacing w:after="0" w:line="480" w:lineRule="auto"/>
        <w:rPr>
          <w:rFonts w:ascii="Times New Roman" w:hAnsi="Times New Roman" w:cs="Times New Roman"/>
          <w:sz w:val="24"/>
          <w:szCs w:val="24"/>
        </w:rPr>
      </w:pPr>
    </w:p>
    <w:p w14:paraId="52EA1AED" w14:textId="77777777" w:rsidR="00803135" w:rsidRDefault="00803135" w:rsidP="00171163">
      <w:pPr>
        <w:spacing w:after="0" w:line="480" w:lineRule="auto"/>
        <w:rPr>
          <w:rFonts w:ascii="Times New Roman" w:hAnsi="Times New Roman" w:cs="Times New Roman"/>
          <w:sz w:val="24"/>
          <w:szCs w:val="24"/>
        </w:rPr>
      </w:pPr>
    </w:p>
    <w:p w14:paraId="0829903C" w14:textId="77777777" w:rsidR="00803135" w:rsidRDefault="00803135" w:rsidP="00171163">
      <w:pPr>
        <w:spacing w:after="0" w:line="480" w:lineRule="auto"/>
        <w:rPr>
          <w:rFonts w:ascii="Times New Roman" w:hAnsi="Times New Roman" w:cs="Times New Roman"/>
          <w:sz w:val="24"/>
          <w:szCs w:val="24"/>
        </w:rPr>
      </w:pPr>
    </w:p>
    <w:p w14:paraId="61B60AEB" w14:textId="77777777" w:rsidR="00803135" w:rsidRDefault="00803135" w:rsidP="00171163">
      <w:pPr>
        <w:spacing w:after="0" w:line="480" w:lineRule="auto"/>
        <w:rPr>
          <w:rFonts w:ascii="Times New Roman" w:hAnsi="Times New Roman" w:cs="Times New Roman"/>
          <w:sz w:val="24"/>
          <w:szCs w:val="24"/>
        </w:rPr>
      </w:pPr>
    </w:p>
    <w:p w14:paraId="50DDB92B" w14:textId="77777777" w:rsidR="00803135" w:rsidRDefault="00803135" w:rsidP="00171163">
      <w:pPr>
        <w:spacing w:after="0" w:line="480" w:lineRule="auto"/>
        <w:rPr>
          <w:rFonts w:ascii="Times New Roman" w:hAnsi="Times New Roman" w:cs="Times New Roman"/>
          <w:sz w:val="24"/>
          <w:szCs w:val="24"/>
        </w:rPr>
      </w:pPr>
    </w:p>
    <w:p w14:paraId="270BD899" w14:textId="77777777" w:rsidR="00803135" w:rsidRDefault="00803135" w:rsidP="00171163">
      <w:pPr>
        <w:spacing w:after="0" w:line="480" w:lineRule="auto"/>
        <w:rPr>
          <w:rFonts w:ascii="Times New Roman" w:hAnsi="Times New Roman" w:cs="Times New Roman"/>
          <w:sz w:val="24"/>
          <w:szCs w:val="24"/>
        </w:rPr>
      </w:pPr>
    </w:p>
    <w:p w14:paraId="6CB74C20" w14:textId="77777777" w:rsidR="00803135" w:rsidRDefault="00803135" w:rsidP="00171163">
      <w:pPr>
        <w:spacing w:after="0" w:line="480" w:lineRule="auto"/>
        <w:rPr>
          <w:rFonts w:ascii="Times New Roman" w:hAnsi="Times New Roman" w:cs="Times New Roman"/>
          <w:sz w:val="24"/>
          <w:szCs w:val="24"/>
        </w:rPr>
      </w:pPr>
    </w:p>
    <w:p w14:paraId="1232B84B" w14:textId="27D686F6" w:rsidR="00830C1E" w:rsidRDefault="00764ED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pict w14:anchorId="0857D990">
          <v:shape id="_x0000_i1033" type="#_x0000_t75" style="width:468pt;height:277pt">
            <v:imagedata r:id="rId19" o:title="NBS Male 4 panel"/>
          </v:shape>
        </w:pict>
      </w:r>
      <w:r w:rsidR="00830C1E">
        <w:rPr>
          <w:rFonts w:ascii="Times New Roman" w:hAnsi="Times New Roman" w:cs="Times New Roman"/>
          <w:sz w:val="24"/>
          <w:szCs w:val="24"/>
        </w:rPr>
        <w:t xml:space="preserve">Figure 9. Percent difference in weight </w:t>
      </w:r>
      <w:r w:rsidR="00B05E5A">
        <w:rPr>
          <w:rFonts w:ascii="Times New Roman" w:hAnsi="Times New Roman" w:cs="Times New Roman"/>
          <w:sz w:val="24"/>
          <w:szCs w:val="24"/>
        </w:rPr>
        <w:t xml:space="preserve">at size </w:t>
      </w:r>
      <w:r w:rsidR="00645FD1">
        <w:rPr>
          <w:rFonts w:ascii="Times New Roman" w:hAnsi="Times New Roman" w:cs="Times New Roman"/>
          <w:sz w:val="24"/>
          <w:szCs w:val="24"/>
        </w:rPr>
        <w:t xml:space="preserve">between shell condition-only maximum likelihood (ML) </w:t>
      </w:r>
      <w:r w:rsidR="00830C1E">
        <w:rPr>
          <w:rFonts w:ascii="Times New Roman" w:hAnsi="Times New Roman" w:cs="Times New Roman"/>
          <w:sz w:val="24"/>
          <w:szCs w:val="24"/>
        </w:rPr>
        <w:t>size-weight m</w:t>
      </w:r>
      <w:r w:rsidR="00B05E5A">
        <w:rPr>
          <w:rFonts w:ascii="Times New Roman" w:hAnsi="Times New Roman" w:cs="Times New Roman"/>
          <w:sz w:val="24"/>
          <w:szCs w:val="24"/>
        </w:rPr>
        <w:t>odel</w:t>
      </w:r>
      <w:r w:rsidR="00645FD1">
        <w:rPr>
          <w:rFonts w:ascii="Times New Roman" w:hAnsi="Times New Roman" w:cs="Times New Roman"/>
          <w:sz w:val="24"/>
          <w:szCs w:val="24"/>
        </w:rPr>
        <w:t>s</w:t>
      </w:r>
      <w:r w:rsidR="00B05E5A">
        <w:rPr>
          <w:rFonts w:ascii="Times New Roman" w:hAnsi="Times New Roman" w:cs="Times New Roman"/>
          <w:sz w:val="24"/>
          <w:szCs w:val="24"/>
        </w:rPr>
        <w:t xml:space="preserve"> and current standard model, and between </w:t>
      </w:r>
      <w:r w:rsidR="00645FD1">
        <w:rPr>
          <w:rFonts w:ascii="Times New Roman" w:hAnsi="Times New Roman" w:cs="Times New Roman"/>
          <w:sz w:val="24"/>
          <w:szCs w:val="24"/>
        </w:rPr>
        <w:t xml:space="preserve">the ML null (no covariate effects) models for </w:t>
      </w:r>
      <w:r w:rsidR="00B05E5A">
        <w:rPr>
          <w:rFonts w:ascii="Times New Roman" w:hAnsi="Times New Roman" w:cs="Times New Roman"/>
          <w:sz w:val="24"/>
          <w:szCs w:val="24"/>
        </w:rPr>
        <w:t>eastern Bering Sea (EBS</w:t>
      </w:r>
      <w:r w:rsidR="00645FD1">
        <w:rPr>
          <w:rFonts w:ascii="Times New Roman" w:hAnsi="Times New Roman" w:cs="Times New Roman"/>
          <w:sz w:val="24"/>
          <w:szCs w:val="24"/>
        </w:rPr>
        <w:t xml:space="preserve">) and northern Bering Sea (NBS) </w:t>
      </w:r>
      <w:r w:rsidR="00830C1E">
        <w:rPr>
          <w:rFonts w:ascii="Times New Roman" w:hAnsi="Times New Roman" w:cs="Times New Roman"/>
          <w:sz w:val="24"/>
          <w:szCs w:val="24"/>
        </w:rPr>
        <w:t xml:space="preserve">male a.) Norton Sound red king crab, b.) </w:t>
      </w:r>
      <w:r w:rsidR="00AD6346">
        <w:rPr>
          <w:rFonts w:ascii="Times New Roman" w:hAnsi="Times New Roman" w:cs="Times New Roman"/>
          <w:sz w:val="24"/>
          <w:szCs w:val="24"/>
        </w:rPr>
        <w:t>N</w:t>
      </w:r>
      <w:r w:rsidR="00830C1E">
        <w:rPr>
          <w:rFonts w:ascii="Times New Roman" w:hAnsi="Times New Roman" w:cs="Times New Roman"/>
          <w:sz w:val="24"/>
          <w:szCs w:val="24"/>
        </w:rPr>
        <w:t xml:space="preserve">orthern Bering Sea blue king crab, and c.) </w:t>
      </w:r>
      <w:r w:rsidR="00AD6346">
        <w:rPr>
          <w:rFonts w:ascii="Times New Roman" w:hAnsi="Times New Roman" w:cs="Times New Roman"/>
          <w:sz w:val="24"/>
          <w:szCs w:val="24"/>
        </w:rPr>
        <w:t>N</w:t>
      </w:r>
      <w:r w:rsidR="00830C1E">
        <w:rPr>
          <w:rFonts w:ascii="Times New Roman" w:hAnsi="Times New Roman" w:cs="Times New Roman"/>
          <w:sz w:val="24"/>
          <w:szCs w:val="24"/>
        </w:rPr>
        <w:t>orthern Bering Sea opilio crab.</w:t>
      </w:r>
    </w:p>
    <w:p w14:paraId="5EA5BEC3" w14:textId="77777777" w:rsidR="00830C1E" w:rsidRDefault="00830C1E" w:rsidP="00171163">
      <w:pPr>
        <w:spacing w:after="0" w:line="480" w:lineRule="auto"/>
        <w:rPr>
          <w:rFonts w:ascii="Times New Roman" w:hAnsi="Times New Roman" w:cs="Times New Roman"/>
          <w:sz w:val="24"/>
          <w:szCs w:val="24"/>
        </w:rPr>
      </w:pPr>
    </w:p>
    <w:p w14:paraId="04F59A90" w14:textId="01D0787D" w:rsidR="00A91A9B"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764EDA">
        <w:rPr>
          <w:rFonts w:ascii="Times New Roman" w:hAnsi="Times New Roman" w:cs="Times New Roman"/>
          <w:noProof/>
          <w:sz w:val="24"/>
          <w:szCs w:val="24"/>
        </w:rPr>
        <w:lastRenderedPageBreak/>
        <w:pict w14:anchorId="569056B1">
          <v:shape id="_x0000_i1034" type="#_x0000_t75" style="width:468pt;height:264pt">
            <v:imagedata r:id="rId20" o:title="Male 4 panel biomass pct_dif"/>
          </v:shape>
        </w:pict>
      </w:r>
      <w:r w:rsidR="009C0C8D">
        <w:rPr>
          <w:rStyle w:val="CommentReference"/>
        </w:rPr>
        <w:commentReference w:id="1532"/>
      </w:r>
    </w:p>
    <w:p w14:paraId="403231EB" w14:textId="1A91E85B" w:rsidR="00E04852"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10</w:t>
      </w:r>
      <w:r w:rsidR="00D508F2">
        <w:rPr>
          <w:rFonts w:ascii="Times New Roman" w:hAnsi="Times New Roman" w:cs="Times New Roman"/>
          <w:sz w:val="24"/>
          <w:szCs w:val="24"/>
        </w:rPr>
        <w:t xml:space="preserve">. Percent </w:t>
      </w:r>
      <w:commentRangeStart w:id="1533"/>
      <w:r w:rsidR="00D508F2">
        <w:rPr>
          <w:rFonts w:ascii="Times New Roman" w:hAnsi="Times New Roman" w:cs="Times New Roman"/>
          <w:sz w:val="24"/>
          <w:szCs w:val="24"/>
        </w:rPr>
        <w:t xml:space="preserve">difference </w:t>
      </w:r>
      <w:commentRangeEnd w:id="1533"/>
      <w:r w:rsidR="009C0C8D">
        <w:rPr>
          <w:rStyle w:val="CommentReference"/>
        </w:rPr>
        <w:commentReference w:id="1533"/>
      </w:r>
      <w:r w:rsidR="00D508F2">
        <w:rPr>
          <w:rFonts w:ascii="Times New Roman" w:hAnsi="Times New Roman" w:cs="Times New Roman"/>
          <w:sz w:val="24"/>
          <w:szCs w:val="24"/>
        </w:rPr>
        <w:t xml:space="preserve">in population biomass estimates for mature and legal to retain </w:t>
      </w:r>
      <w:r w:rsidR="00484850">
        <w:rPr>
          <w:rFonts w:ascii="Times New Roman" w:hAnsi="Times New Roman" w:cs="Times New Roman"/>
          <w:sz w:val="24"/>
          <w:szCs w:val="24"/>
        </w:rPr>
        <w:t>male size classes</w:t>
      </w:r>
      <w:r w:rsidR="00764948">
        <w:rPr>
          <w:rFonts w:ascii="Times New Roman" w:hAnsi="Times New Roman" w:cs="Times New Roman"/>
          <w:sz w:val="24"/>
          <w:szCs w:val="24"/>
        </w:rPr>
        <w:t xml:space="preserve"> for; a.) Bristol Bay red king crab, b.)</w:t>
      </w:r>
      <w:r w:rsidR="005F004F">
        <w:rPr>
          <w:rFonts w:ascii="Times New Roman" w:hAnsi="Times New Roman" w:cs="Times New Roman"/>
          <w:sz w:val="24"/>
          <w:szCs w:val="24"/>
        </w:rPr>
        <w:t xml:space="preserve"> St. Matthew blue king crab,</w:t>
      </w:r>
      <w:r w:rsidR="00764948">
        <w:rPr>
          <w:rFonts w:ascii="Times New Roman" w:hAnsi="Times New Roman" w:cs="Times New Roman"/>
          <w:sz w:val="24"/>
          <w:szCs w:val="24"/>
        </w:rPr>
        <w:t xml:space="preserve"> </w:t>
      </w:r>
      <w:r w:rsidR="005F004F">
        <w:rPr>
          <w:rFonts w:ascii="Times New Roman" w:hAnsi="Times New Roman" w:cs="Times New Roman"/>
          <w:sz w:val="24"/>
          <w:szCs w:val="24"/>
        </w:rPr>
        <w:t xml:space="preserve">c.) </w:t>
      </w:r>
      <w:r w:rsidR="00764948">
        <w:rPr>
          <w:rFonts w:ascii="Times New Roman" w:hAnsi="Times New Roman" w:cs="Times New Roman"/>
          <w:sz w:val="24"/>
          <w:szCs w:val="24"/>
        </w:rPr>
        <w:t xml:space="preserve">Eastern district </w:t>
      </w:r>
      <w:r w:rsidR="00CC6DA8">
        <w:rPr>
          <w:rFonts w:ascii="Times New Roman" w:hAnsi="Times New Roman" w:cs="Times New Roman"/>
          <w:sz w:val="24"/>
          <w:szCs w:val="24"/>
        </w:rPr>
        <w:t xml:space="preserve">Tanner </w:t>
      </w:r>
      <w:r w:rsidR="00764948">
        <w:rPr>
          <w:rFonts w:ascii="Times New Roman" w:hAnsi="Times New Roman" w:cs="Times New Roman"/>
          <w:sz w:val="24"/>
          <w:szCs w:val="24"/>
        </w:rPr>
        <w:t xml:space="preserve">crab, </w:t>
      </w:r>
      <w:r w:rsidR="005F004F">
        <w:rPr>
          <w:rFonts w:ascii="Times New Roman" w:hAnsi="Times New Roman" w:cs="Times New Roman"/>
          <w:sz w:val="24"/>
          <w:szCs w:val="24"/>
        </w:rPr>
        <w:t>d</w:t>
      </w:r>
      <w:r w:rsidR="008E092D">
        <w:rPr>
          <w:rFonts w:ascii="Times New Roman" w:hAnsi="Times New Roman" w:cs="Times New Roman"/>
          <w:sz w:val="24"/>
          <w:szCs w:val="24"/>
        </w:rPr>
        <w:t xml:space="preserve">.) Western district </w:t>
      </w:r>
      <w:r w:rsidR="00CC6DA8">
        <w:rPr>
          <w:rFonts w:ascii="Times New Roman" w:hAnsi="Times New Roman" w:cs="Times New Roman"/>
          <w:sz w:val="24"/>
          <w:szCs w:val="24"/>
        </w:rPr>
        <w:t xml:space="preserve">Tanner </w:t>
      </w:r>
      <w:r w:rsidR="00764948">
        <w:rPr>
          <w:rFonts w:ascii="Times New Roman" w:hAnsi="Times New Roman" w:cs="Times New Roman"/>
          <w:sz w:val="24"/>
          <w:szCs w:val="24"/>
        </w:rPr>
        <w:t xml:space="preserve">crab and </w:t>
      </w:r>
      <w:r w:rsidR="005F004F">
        <w:rPr>
          <w:rFonts w:ascii="Times New Roman" w:hAnsi="Times New Roman" w:cs="Times New Roman"/>
          <w:sz w:val="24"/>
          <w:szCs w:val="24"/>
        </w:rPr>
        <w:t>e</w:t>
      </w:r>
      <w:r w:rsidR="00764948">
        <w:rPr>
          <w:rFonts w:ascii="Times New Roman" w:hAnsi="Times New Roman" w:cs="Times New Roman"/>
          <w:sz w:val="24"/>
          <w:szCs w:val="24"/>
        </w:rPr>
        <w:t>.) Eastern Bering Sea opilio crab.</w:t>
      </w:r>
    </w:p>
    <w:p w14:paraId="54E366A2" w14:textId="4289D07D" w:rsidR="00CD11D1" w:rsidRPr="00A3597C" w:rsidRDefault="00CD11D1" w:rsidP="00891537">
      <w:pPr>
        <w:rPr>
          <w:rFonts w:ascii="Times New Roman" w:hAnsi="Times New Roman" w:cs="Times New Roman"/>
          <w:sz w:val="24"/>
          <w:szCs w:val="24"/>
        </w:rPr>
      </w:pPr>
    </w:p>
    <w:sectPr w:rsidR="00CD11D1" w:rsidRPr="00A3597C" w:rsidSect="00EE529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Chris.Long" w:date="2023-07-03T14:27:00Z" w:initials="C">
    <w:p w14:paraId="52D1A6A8" w14:textId="51C1F2EF" w:rsidR="00764EDA" w:rsidRDefault="00764EDA">
      <w:pPr>
        <w:pStyle w:val="CommentText"/>
      </w:pPr>
      <w:r>
        <w:rPr>
          <w:rStyle w:val="CommentReference"/>
        </w:rPr>
        <w:annotationRef/>
      </w:r>
      <w:r>
        <w:t>In science papers, use ‘while’ and ‘since’ only in the temporal sense not as substitutes for although or because.</w:t>
      </w:r>
    </w:p>
  </w:comment>
  <w:comment w:id="438" w:author="Chris.Long" w:date="2023-07-05T11:42:00Z" w:initials="C">
    <w:p w14:paraId="159E3113" w14:textId="77777777" w:rsidR="00764EDA" w:rsidRDefault="00764EDA" w:rsidP="00A954E0">
      <w:pPr>
        <w:pStyle w:val="CommentText"/>
      </w:pPr>
      <w:r>
        <w:rPr>
          <w:rStyle w:val="CommentReference"/>
        </w:rPr>
        <w:annotationRef/>
      </w:r>
      <w:r>
        <w:t>It’s not clear to me what exactly was done here.  Do you mean you had fit the log transformed weight to ANCOVA models with log transformed length as a covariate and SC or TR as factors?  Or something else?</w:t>
      </w:r>
    </w:p>
  </w:comment>
  <w:comment w:id="439" w:author="Chris.Long" w:date="2023-07-05T11:53:00Z" w:initials="C">
    <w:p w14:paraId="70CD5494" w14:textId="77777777" w:rsidR="00764EDA" w:rsidRDefault="00764EDA" w:rsidP="00A954E0">
      <w:pPr>
        <w:pStyle w:val="CommentText"/>
      </w:pPr>
      <w:r>
        <w:rPr>
          <w:rStyle w:val="CommentReference"/>
        </w:rPr>
        <w:annotationRef/>
      </w:r>
    </w:p>
  </w:comment>
  <w:comment w:id="440" w:author="Jon.Richar" w:date="2023-11-08T15:16:00Z" w:initials="J">
    <w:p w14:paraId="7A3B3B36" w14:textId="2B3B7F0F" w:rsidR="00764EDA" w:rsidRDefault="00764EDA">
      <w:pPr>
        <w:pStyle w:val="CommentText"/>
      </w:pPr>
      <w:r>
        <w:rPr>
          <w:rStyle w:val="CommentReference"/>
        </w:rPr>
        <w:annotationRef/>
      </w:r>
      <w:r>
        <w:t>Clarified I think</w:t>
      </w:r>
    </w:p>
  </w:comment>
  <w:comment w:id="449" w:author="Chris.Long" w:date="2023-07-05T11:42:00Z" w:initials="C">
    <w:p w14:paraId="11E59F1F" w14:textId="54B87D6E" w:rsidR="00764EDA" w:rsidRDefault="00764EDA">
      <w:pPr>
        <w:pStyle w:val="CommentText"/>
      </w:pPr>
      <w:r>
        <w:rPr>
          <w:rStyle w:val="CommentReference"/>
        </w:rPr>
        <w:annotationRef/>
      </w:r>
      <w:r>
        <w:t>It’s not clear to me what exactly was done here.  Do you mean you had fit the log transformed weight to ANCOVA models with log transformed length as a covariate and SC or TR as factors?  Or something else?</w:t>
      </w:r>
    </w:p>
  </w:comment>
  <w:comment w:id="450" w:author="Chris.Long" w:date="2023-07-05T11:53:00Z" w:initials="C">
    <w:p w14:paraId="545DD756" w14:textId="2F1ADF20" w:rsidR="00764EDA" w:rsidRDefault="00764EDA">
      <w:pPr>
        <w:pStyle w:val="CommentText"/>
      </w:pPr>
      <w:r>
        <w:rPr>
          <w:rStyle w:val="CommentReference"/>
        </w:rPr>
        <w:annotationRef/>
      </w:r>
    </w:p>
  </w:comment>
  <w:comment w:id="451" w:author="Jon.Richar" w:date="2023-11-08T15:15:00Z" w:initials="J">
    <w:p w14:paraId="0BB3441B" w14:textId="43BAE58F" w:rsidR="00764EDA" w:rsidRDefault="00764EDA">
      <w:pPr>
        <w:pStyle w:val="CommentText"/>
      </w:pPr>
      <w:r>
        <w:rPr>
          <w:rStyle w:val="CommentReference"/>
        </w:rPr>
        <w:annotationRef/>
      </w:r>
      <w:r>
        <w:t>Clarified…I think</w:t>
      </w:r>
    </w:p>
  </w:comment>
  <w:comment w:id="457" w:author="Jon.Richar" w:date="2024-01-10T14:02:00Z" w:initials="J">
    <w:p w14:paraId="7D92FDA8" w14:textId="45339456" w:rsidR="00764EDA" w:rsidRDefault="00764EDA">
      <w:pPr>
        <w:pStyle w:val="CommentText"/>
      </w:pPr>
      <w:r>
        <w:rPr>
          <w:rStyle w:val="CommentReference"/>
        </w:rPr>
        <w:annotationRef/>
      </w:r>
      <w:r>
        <w:t>Chris, can please flesh this out a little? (or not if you think its fine as is)</w:t>
      </w:r>
    </w:p>
  </w:comment>
  <w:comment w:id="630" w:author="Chris.Long" w:date="2023-07-05T15:37:00Z" w:initials="C">
    <w:p w14:paraId="1B16A0D4" w14:textId="2B945ABB" w:rsidR="00764EDA" w:rsidRDefault="00764EDA">
      <w:pPr>
        <w:pStyle w:val="CommentText"/>
      </w:pPr>
      <w:r>
        <w:rPr>
          <w:rStyle w:val="CommentReference"/>
        </w:rPr>
        <w:annotationRef/>
      </w:r>
      <w:r>
        <w:t>Focus here on the results, not the analyses.  Think in terms of: SC2 crabs were lighter than SC3 crabs at all sizes (ANCOVA, Table x, Fig. x).</w:t>
      </w:r>
    </w:p>
  </w:comment>
  <w:comment w:id="633" w:author="Chris.Long" w:date="2023-07-05T15:28:00Z" w:initials="C">
    <w:p w14:paraId="1EB9D4D0" w14:textId="1427C6E4" w:rsidR="00764EDA" w:rsidRDefault="00764EDA">
      <w:pPr>
        <w:pStyle w:val="CommentText"/>
      </w:pPr>
      <w:r>
        <w:rPr>
          <w:rStyle w:val="CommentReference"/>
        </w:rPr>
        <w:annotationRef/>
      </w:r>
      <w:r>
        <w:t xml:space="preserve">I would resist the temptation to interpret the slopes and intercepts independently of each other (in this case the TC slope is much higher so the smaller intercept only matters for small crabs.  </w:t>
      </w:r>
    </w:p>
  </w:comment>
  <w:comment w:id="658" w:author="Chris.Long" w:date="2023-07-05T16:27:00Z" w:initials="C">
    <w:p w14:paraId="3CF5B9B0" w14:textId="74C02A43" w:rsidR="00764EDA" w:rsidRDefault="00764EDA">
      <w:pPr>
        <w:pStyle w:val="CommentText"/>
      </w:pPr>
      <w:r>
        <w:rPr>
          <w:rStyle w:val="CommentReference"/>
        </w:rPr>
        <w:annotationRef/>
      </w:r>
      <w:r>
        <w:t>Divergence from base model may not be the best way to show this.  That is going to be a function of the weight warm vs cold years had on the base model which is going to be a function of sample sizes.  I’d show the percent differences between the factors instead.  I.e were or warm years heavier?  Were CF6s or CF4 heavier? Use the BM estimates to show how the new model affects stock assessment.</w:t>
      </w:r>
    </w:p>
  </w:comment>
  <w:comment w:id="659" w:author="Jon.Richar" w:date="2023-11-13T08:53:00Z" w:initials="J">
    <w:p w14:paraId="6093F708" w14:textId="45DFDDFE" w:rsidR="00764EDA" w:rsidRDefault="00764EDA">
      <w:pPr>
        <w:pStyle w:val="CommentText"/>
      </w:pPr>
      <w:r>
        <w:rPr>
          <w:rStyle w:val="CommentReference"/>
        </w:rPr>
        <w:annotationRef/>
      </w:r>
      <w:r>
        <w:t>New analyses underway…this section obsolete</w:t>
      </w:r>
    </w:p>
  </w:comment>
  <w:comment w:id="680" w:author="Chris.Long" w:date="2023-07-05T16:59:00Z" w:initials="C">
    <w:p w14:paraId="54759957" w14:textId="2C7340DF" w:rsidR="00764EDA" w:rsidRDefault="00764EDA">
      <w:pPr>
        <w:pStyle w:val="CommentText"/>
      </w:pPr>
      <w:r>
        <w:rPr>
          <w:rStyle w:val="CommentReference"/>
        </w:rPr>
        <w:annotationRef/>
      </w:r>
      <w:r>
        <w:t>This is going to be true.  The baseline model averages over all the data so the overall estimate of biomass over all the years is going to be the same.  I would calculated the averages ABS(deviance) rather than the average.  This will tell you how much the models differ on average in a given year.</w:t>
      </w:r>
    </w:p>
  </w:comment>
  <w:comment w:id="681" w:author="Jon.Richar" w:date="2023-11-08T15:17:00Z" w:initials="J">
    <w:p w14:paraId="6A7160F9" w14:textId="489E64FC" w:rsidR="00764EDA" w:rsidRDefault="00764EDA">
      <w:pPr>
        <w:pStyle w:val="CommentText"/>
      </w:pPr>
      <w:r>
        <w:rPr>
          <w:rStyle w:val="CommentReference"/>
        </w:rPr>
        <w:annotationRef/>
      </w:r>
      <w:r>
        <w:t>Absolute differences applied and added to table</w:t>
      </w:r>
    </w:p>
  </w:comment>
  <w:comment w:id="691" w:author="Chris.Long" w:date="2023-07-06T09:16:00Z" w:initials="C">
    <w:p w14:paraId="54D487E1" w14:textId="275B54C4" w:rsidR="00764EDA" w:rsidRDefault="00764EDA">
      <w:pPr>
        <w:pStyle w:val="CommentText"/>
      </w:pPr>
      <w:r>
        <w:rPr>
          <w:rStyle w:val="CommentReference"/>
        </w:rPr>
        <w:annotationRef/>
      </w:r>
      <w:r>
        <w:t xml:space="preserve">I suppose.  I’ve never actually done this.  I just select crabs with no or low epibiont loads.  </w:t>
      </w:r>
    </w:p>
  </w:comment>
  <w:comment w:id="722" w:author="Chris.Long" w:date="2023-07-06T09:02:00Z" w:initials="C">
    <w:p w14:paraId="1A9D2A97" w14:textId="3FDCDDEE" w:rsidR="00764EDA" w:rsidRDefault="00764EDA">
      <w:pPr>
        <w:pStyle w:val="CommentText"/>
      </w:pPr>
      <w:r>
        <w:rPr>
          <w:rStyle w:val="CommentReference"/>
        </w:rPr>
        <w:annotationRef/>
      </w:r>
      <w:r>
        <w:t>I suspect that the terminal molt/morphometric maturity may have something to do with this. We know the claws get much larger for the same sized carapace.  Since all the SC3 crabs are terminally molted and most of the SC2 crabs aren’t this may be a major driver.  I also suspect that this is why the TC/SC have a larger effect size here than the RKC/BKC which don’t have a morphometric change at maturity.</w:t>
      </w:r>
    </w:p>
  </w:comment>
  <w:comment w:id="723" w:author="Jon.Richar" w:date="2023-11-08T15:16:00Z" w:initials="J">
    <w:p w14:paraId="65EC7786" w14:textId="32D70F74" w:rsidR="00764EDA" w:rsidRDefault="00764EDA">
      <w:pPr>
        <w:pStyle w:val="CommentText"/>
      </w:pPr>
      <w:r>
        <w:rPr>
          <w:rStyle w:val="CommentReference"/>
        </w:rPr>
        <w:annotationRef/>
      </w:r>
      <w:r>
        <w:t>Point added</w:t>
      </w:r>
    </w:p>
  </w:comment>
  <w:comment w:id="739" w:author="Chris.Long" w:date="2023-07-05T17:18:00Z" w:initials="C">
    <w:p w14:paraId="28CAB4D4" w14:textId="79102FB5" w:rsidR="00764EDA" w:rsidRDefault="00764EDA">
      <w:pPr>
        <w:pStyle w:val="CommentText"/>
      </w:pPr>
      <w:r>
        <w:rPr>
          <w:rStyle w:val="CommentReference"/>
        </w:rPr>
        <w:annotationRef/>
      </w:r>
      <w:r>
        <w:t>I’m still not certain what you mean by a confounding effect?  Why not just include the egg mass as part of the stock/female biomass?  Do the current models discount the weight of the clutch?</w:t>
      </w:r>
    </w:p>
  </w:comment>
  <w:comment w:id="740" w:author="Chris.Long" w:date="2023-07-06T08:33:00Z" w:initials="C">
    <w:p w14:paraId="37308C7B" w14:textId="5C8A1D8E" w:rsidR="00764EDA" w:rsidRDefault="00764EDA">
      <w:pPr>
        <w:pStyle w:val="CommentText"/>
      </w:pPr>
      <w:r>
        <w:rPr>
          <w:rStyle w:val="CommentReference"/>
        </w:rPr>
        <w:annotationRef/>
      </w:r>
    </w:p>
  </w:comment>
  <w:comment w:id="741" w:author="Jon.Richar" w:date="2023-11-08T15:16:00Z" w:initials="J">
    <w:p w14:paraId="23E1D064" w14:textId="1069E378" w:rsidR="00764EDA" w:rsidRDefault="00764EDA">
      <w:pPr>
        <w:pStyle w:val="CommentText"/>
      </w:pPr>
      <w:r>
        <w:rPr>
          <w:rStyle w:val="CommentReference"/>
        </w:rPr>
        <w:annotationRef/>
      </w:r>
      <w:r>
        <w:t>Reworded</w:t>
      </w:r>
    </w:p>
  </w:comment>
  <w:comment w:id="745" w:author="Chris.Long" w:date="2023-07-06T08:49:00Z" w:initials="C">
    <w:p w14:paraId="01C887BC" w14:textId="5E15F0CE" w:rsidR="00764EDA" w:rsidRDefault="00764EDA">
      <w:pPr>
        <w:pStyle w:val="CommentText"/>
      </w:pPr>
      <w:r>
        <w:rPr>
          <w:rStyle w:val="CommentReference"/>
        </w:rPr>
        <w:annotationRef/>
      </w:r>
      <w:r>
        <w:t>I think you need to establish a bit better what the issue is with egg mass (maybe in the intro).  Egg mass is still a part of the overall stock biomass; would you make a different category for it?  Do any other L-W relationships try to subtract out egg weight?  I guess I always just assumed it was considered part of the female mass.</w:t>
      </w:r>
    </w:p>
  </w:comment>
  <w:comment w:id="746" w:author="Jon.Richar" w:date="2023-11-08T15:16:00Z" w:initials="J">
    <w:p w14:paraId="11DD5F1D" w14:textId="6A241BE2" w:rsidR="00764EDA" w:rsidRDefault="00764EDA">
      <w:pPr>
        <w:pStyle w:val="CommentText"/>
      </w:pPr>
      <w:r>
        <w:rPr>
          <w:rStyle w:val="CommentReference"/>
        </w:rPr>
        <w:annotationRef/>
      </w:r>
      <w:r>
        <w:t>Done</w:t>
      </w:r>
    </w:p>
  </w:comment>
  <w:comment w:id="762" w:author="Jon.Richar" w:date="2023-11-21T13:54:00Z" w:initials="J">
    <w:p w14:paraId="7CCFCE33" w14:textId="4B268272" w:rsidR="00764EDA" w:rsidRDefault="00764EDA">
      <w:pPr>
        <w:pStyle w:val="CommentText"/>
      </w:pPr>
      <w:r>
        <w:rPr>
          <w:rStyle w:val="CommentReference"/>
        </w:rPr>
        <w:annotationRef/>
      </w:r>
      <w:r>
        <w:rPr>
          <w:noProof/>
        </w:rPr>
        <w:t>Change based on Chris's work</w:t>
      </w:r>
    </w:p>
  </w:comment>
  <w:comment w:id="1528" w:author="Chris.Long" w:date="2023-07-05T14:49:00Z" w:initials="C">
    <w:p w14:paraId="3961A963" w14:textId="0E1E265B" w:rsidR="00764EDA" w:rsidRDefault="00764EDA">
      <w:pPr>
        <w:pStyle w:val="CommentText"/>
      </w:pPr>
      <w:r>
        <w:rPr>
          <w:rStyle w:val="CommentReference"/>
        </w:rPr>
        <w:annotationRef/>
      </w:r>
      <w:r>
        <w:t>Consider using the regular L/W rather than the ln of each; 1) I always find those easier to interpret, 2) Differences will be easier to see b/c the differences in weight will be much larger than ln(w).</w:t>
      </w:r>
    </w:p>
  </w:comment>
  <w:comment w:id="1530" w:author="Jon.Richar" w:date="2024-05-02T12:56:00Z" w:initials="J">
    <w:p w14:paraId="070E80FA" w14:textId="38FA1984" w:rsidR="00764EDA" w:rsidRDefault="00764EDA">
      <w:pPr>
        <w:pStyle w:val="CommentText"/>
      </w:pPr>
      <w:r>
        <w:rPr>
          <w:rStyle w:val="CommentReference"/>
        </w:rPr>
        <w:annotationRef/>
      </w:r>
      <w:r>
        <w:t>Change OS/NS to old shell/new shell</w:t>
      </w:r>
    </w:p>
  </w:comment>
  <w:comment w:id="1531" w:author="Chris.Long" w:date="2023-07-05T16:00:00Z" w:initials="C">
    <w:p w14:paraId="1AEA20C0" w14:textId="118C4B48" w:rsidR="00764EDA" w:rsidRDefault="00764EDA">
      <w:pPr>
        <w:pStyle w:val="CommentText"/>
      </w:pPr>
      <w:r>
        <w:rPr>
          <w:rStyle w:val="CommentReference"/>
        </w:rPr>
        <w:annotationRef/>
      </w:r>
      <w:r>
        <w:t>Your ‘cold’ lines are red and your ‘warm’ are blue!  I might flip these.  I might also suggest that you show the difference between the warm and cold years rather than the difference between each and the baseline model.  Then you could do a single figure with 4 lines (one for each species/sex)</w:t>
      </w:r>
    </w:p>
  </w:comment>
  <w:comment w:id="1532" w:author="Chris.Long" w:date="2023-07-06T09:21:00Z" w:initials="C">
    <w:p w14:paraId="35877002" w14:textId="0AD8FB66" w:rsidR="00764EDA" w:rsidRDefault="00764EDA">
      <w:pPr>
        <w:pStyle w:val="CommentText"/>
      </w:pPr>
      <w:r>
        <w:rPr>
          <w:rStyle w:val="CommentReference"/>
        </w:rPr>
        <w:annotationRef/>
      </w:r>
      <w:r>
        <w:t>I’m not sure I like the ‘bias’ corrected term.  I’d just label these by the stock and then spell out what the percent difference is below.</w:t>
      </w:r>
    </w:p>
  </w:comment>
  <w:comment w:id="1533" w:author="Chris.Long" w:date="2023-07-06T09:20:00Z" w:initials="C">
    <w:p w14:paraId="3514163F" w14:textId="6A5DB015" w:rsidR="00764EDA" w:rsidRDefault="00764EDA">
      <w:pPr>
        <w:pStyle w:val="CommentText"/>
      </w:pPr>
      <w:r>
        <w:rPr>
          <w:rStyle w:val="CommentReference"/>
        </w:rPr>
        <w:annotationRef/>
      </w:r>
      <w:r>
        <w:t>Between what and what?  Spell it out for the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D1A6A8" w15:done="0"/>
  <w15:commentEx w15:paraId="159E3113" w15:done="0"/>
  <w15:commentEx w15:paraId="70CD5494" w15:paraIdParent="159E3113" w15:done="0"/>
  <w15:commentEx w15:paraId="7A3B3B36" w15:paraIdParent="159E3113" w15:done="0"/>
  <w15:commentEx w15:paraId="11E59F1F" w15:done="0"/>
  <w15:commentEx w15:paraId="545DD756" w15:paraIdParent="11E59F1F" w15:done="0"/>
  <w15:commentEx w15:paraId="0BB3441B" w15:paraIdParent="11E59F1F" w15:done="0"/>
  <w15:commentEx w15:paraId="7D92FDA8" w15:done="0"/>
  <w15:commentEx w15:paraId="1B16A0D4" w15:done="0"/>
  <w15:commentEx w15:paraId="1EB9D4D0" w15:done="0"/>
  <w15:commentEx w15:paraId="3CF5B9B0" w15:done="0"/>
  <w15:commentEx w15:paraId="6093F708" w15:paraIdParent="3CF5B9B0" w15:done="0"/>
  <w15:commentEx w15:paraId="54759957" w15:done="0"/>
  <w15:commentEx w15:paraId="6A7160F9" w15:paraIdParent="54759957" w15:done="0"/>
  <w15:commentEx w15:paraId="54D487E1" w15:done="0"/>
  <w15:commentEx w15:paraId="1A9D2A97" w15:done="0"/>
  <w15:commentEx w15:paraId="65EC7786" w15:paraIdParent="1A9D2A97" w15:done="0"/>
  <w15:commentEx w15:paraId="28CAB4D4" w15:done="0"/>
  <w15:commentEx w15:paraId="37308C7B" w15:paraIdParent="28CAB4D4" w15:done="0"/>
  <w15:commentEx w15:paraId="23E1D064" w15:paraIdParent="28CAB4D4" w15:done="0"/>
  <w15:commentEx w15:paraId="01C887BC" w15:done="0"/>
  <w15:commentEx w15:paraId="11DD5F1D" w15:paraIdParent="01C887BC" w15:done="0"/>
  <w15:commentEx w15:paraId="7CCFCE33" w15:done="0"/>
  <w15:commentEx w15:paraId="3961A963" w15:done="0"/>
  <w15:commentEx w15:paraId="070E80FA" w15:done="0"/>
  <w15:commentEx w15:paraId="1AEA20C0" w15:done="0"/>
  <w15:commentEx w15:paraId="35877002" w15:done="0"/>
  <w15:commentEx w15:paraId="351416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F00A11" w16cid:durableId="284D5635"/>
  <w16cid:commentId w16cid:paraId="4A967CFD" w16cid:durableId="284D57DF"/>
  <w16cid:commentId w16cid:paraId="6063F13F" w16cid:durableId="284D5794"/>
  <w16cid:commentId w16cid:paraId="4D1B3FA4" w16cid:durableId="284D57EB"/>
  <w16cid:commentId w16cid:paraId="46C8E8EB" w16cid:durableId="284D583F"/>
  <w16cid:commentId w16cid:paraId="094B62EB" w16cid:durableId="284D5908"/>
  <w16cid:commentId w16cid:paraId="5F8F9879" w16cid:durableId="284D590A"/>
  <w16cid:commentId w16cid:paraId="52D1A6A8" w16cid:durableId="284D5938"/>
  <w16cid:commentId w16cid:paraId="2289FFBC" w16cid:durableId="284FC33B"/>
  <w16cid:commentId w16cid:paraId="06090B58" w16cid:durableId="284FBF2E"/>
  <w16cid:commentId w16cid:paraId="74704725" w16cid:durableId="284FCD31"/>
  <w16cid:commentId w16cid:paraId="47A29317" w16cid:durableId="284FCF48"/>
  <w16cid:commentId w16cid:paraId="11564864" w16cid:durableId="284FD048"/>
  <w16cid:commentId w16cid:paraId="0E993B30" w16cid:durableId="284FD049"/>
  <w16cid:commentId w16cid:paraId="53FEECEA" w16cid:durableId="284FD0B9"/>
  <w16cid:commentId w16cid:paraId="11E59F1F" w16cid:durableId="284FD58A"/>
  <w16cid:commentId w16cid:paraId="545DD756" w16cid:durableId="284FD837"/>
  <w16cid:commentId w16cid:paraId="7FD381AF" w16cid:durableId="28500597"/>
  <w16cid:commentId w16cid:paraId="6DC93B27" w16cid:durableId="28500713"/>
  <w16cid:commentId w16cid:paraId="1B16A0D4" w16cid:durableId="28500C9E"/>
  <w16cid:commentId w16cid:paraId="1EB9D4D0" w16cid:durableId="28500A92"/>
  <w16cid:commentId w16cid:paraId="34324876" w16cid:durableId="285015E9"/>
  <w16cid:commentId w16cid:paraId="4CA09B6D" w16cid:durableId="28500FD5"/>
  <w16cid:commentId w16cid:paraId="3CF5B9B0" w16cid:durableId="2850186B"/>
  <w16cid:commentId w16cid:paraId="54759957" w16cid:durableId="2850200E"/>
  <w16cid:commentId w16cid:paraId="54D487E1" w16cid:durableId="285104E0"/>
  <w16cid:commentId w16cid:paraId="61C8F44B" w16cid:durableId="28510554"/>
  <w16cid:commentId w16cid:paraId="3FD750B3" w16cid:durableId="2851066F"/>
  <w16cid:commentId w16cid:paraId="1A9D2A97" w16cid:durableId="285101BE"/>
  <w16cid:commentId w16cid:paraId="28CAB4D4" w16cid:durableId="2850246A"/>
  <w16cid:commentId w16cid:paraId="37308C7B" w16cid:durableId="2850FAC7"/>
  <w16cid:commentId w16cid:paraId="01C887BC" w16cid:durableId="2850FEA3"/>
  <w16cid:commentId w16cid:paraId="0F99C888" w16cid:durableId="284FDCBE"/>
  <w16cid:commentId w16cid:paraId="3FFCC001" w16cid:durableId="284FDD5F"/>
  <w16cid:commentId w16cid:paraId="645D07DF" w16cid:durableId="284FF6B0"/>
  <w16cid:commentId w16cid:paraId="3006BD32" w16cid:durableId="284FE086"/>
  <w16cid:commentId w16cid:paraId="0C3B092C" w16cid:durableId="284FED7C"/>
  <w16cid:commentId w16cid:paraId="589E22B0" w16cid:durableId="285000BF"/>
  <w16cid:commentId w16cid:paraId="422CEA92" w16cid:durableId="285000C0"/>
  <w16cid:commentId w16cid:paraId="4C5AF9CA" w16cid:durableId="285000E0"/>
  <w16cid:commentId w16cid:paraId="5740EF6E" w16cid:durableId="284FFFA2"/>
  <w16cid:commentId w16cid:paraId="277E5BA3" w16cid:durableId="284FF3BC"/>
  <w16cid:commentId w16cid:paraId="108D1A4F" w16cid:durableId="28500012"/>
  <w16cid:commentId w16cid:paraId="3961A963" w16cid:durableId="2850017F"/>
  <w16cid:commentId w16cid:paraId="1AEA20C0" w16cid:durableId="28501228"/>
  <w16cid:commentId w16cid:paraId="35877002" w16cid:durableId="28510612"/>
  <w16cid:commentId w16cid:paraId="3514163F" w16cid:durableId="285105F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A86D01" w14:textId="77777777" w:rsidR="001940F9" w:rsidRDefault="001940F9" w:rsidP="00AA58EC">
      <w:pPr>
        <w:spacing w:after="0" w:line="240" w:lineRule="auto"/>
      </w:pPr>
      <w:r>
        <w:separator/>
      </w:r>
    </w:p>
  </w:endnote>
  <w:endnote w:type="continuationSeparator" w:id="0">
    <w:p w14:paraId="18626128" w14:textId="77777777" w:rsidR="001940F9" w:rsidRDefault="001940F9" w:rsidP="00AA5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2129"/>
      <w:docPartObj>
        <w:docPartGallery w:val="Page Numbers (Bottom of Page)"/>
        <w:docPartUnique/>
      </w:docPartObj>
    </w:sdtPr>
    <w:sdtEndPr>
      <w:rPr>
        <w:noProof/>
      </w:rPr>
    </w:sdtEndPr>
    <w:sdtContent>
      <w:p w14:paraId="1C7C4FE6" w14:textId="11D2A965" w:rsidR="00764EDA" w:rsidRDefault="00764EDA">
        <w:pPr>
          <w:pStyle w:val="Footer"/>
          <w:jc w:val="center"/>
        </w:pPr>
        <w:r>
          <w:fldChar w:fldCharType="begin"/>
        </w:r>
        <w:r>
          <w:instrText xml:space="preserve"> PAGE   \* MERGEFORMAT </w:instrText>
        </w:r>
        <w:r>
          <w:fldChar w:fldCharType="separate"/>
        </w:r>
        <w:r w:rsidR="00C4395B">
          <w:rPr>
            <w:noProof/>
          </w:rPr>
          <w:t>13</w:t>
        </w:r>
        <w:r>
          <w:rPr>
            <w:noProof/>
          </w:rPr>
          <w:fldChar w:fldCharType="end"/>
        </w:r>
      </w:p>
    </w:sdtContent>
  </w:sdt>
  <w:p w14:paraId="4007B9AB" w14:textId="77777777" w:rsidR="00764EDA" w:rsidRDefault="00764E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BCC817" w14:textId="77777777" w:rsidR="001940F9" w:rsidRDefault="001940F9" w:rsidP="00AA58EC">
      <w:pPr>
        <w:spacing w:after="0" w:line="240" w:lineRule="auto"/>
      </w:pPr>
      <w:r>
        <w:separator/>
      </w:r>
    </w:p>
  </w:footnote>
  <w:footnote w:type="continuationSeparator" w:id="0">
    <w:p w14:paraId="0F818D4D" w14:textId="77777777" w:rsidR="001940F9" w:rsidRDefault="001940F9" w:rsidP="00AA5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20CAA"/>
    <w:multiLevelType w:val="hybridMultilevel"/>
    <w:tmpl w:val="3ACC1DBA"/>
    <w:lvl w:ilvl="0" w:tplc="E3CEF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Richar">
    <w15:presenceInfo w15:providerId="None" w15:userId="Jon.Richar"/>
  </w15:person>
  <w15:person w15:author="Chris.Long">
    <w15:presenceInfo w15:providerId="None" w15:userId="Chris.L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163"/>
    <w:rsid w:val="00001F45"/>
    <w:rsid w:val="00010628"/>
    <w:rsid w:val="00022040"/>
    <w:rsid w:val="00024500"/>
    <w:rsid w:val="000251CE"/>
    <w:rsid w:val="00031464"/>
    <w:rsid w:val="000323E5"/>
    <w:rsid w:val="0004556E"/>
    <w:rsid w:val="000478C6"/>
    <w:rsid w:val="000508E8"/>
    <w:rsid w:val="000532C5"/>
    <w:rsid w:val="00056B65"/>
    <w:rsid w:val="00061106"/>
    <w:rsid w:val="00061A3C"/>
    <w:rsid w:val="00063A50"/>
    <w:rsid w:val="00063D72"/>
    <w:rsid w:val="00065D7D"/>
    <w:rsid w:val="000973A8"/>
    <w:rsid w:val="000A5CD9"/>
    <w:rsid w:val="000A5D5C"/>
    <w:rsid w:val="000A6E3D"/>
    <w:rsid w:val="000B0F1D"/>
    <w:rsid w:val="000B67D3"/>
    <w:rsid w:val="000C39F5"/>
    <w:rsid w:val="000C561E"/>
    <w:rsid w:val="000C613B"/>
    <w:rsid w:val="000E10B0"/>
    <w:rsid w:val="000E4750"/>
    <w:rsid w:val="000E5DE5"/>
    <w:rsid w:val="000E7D5F"/>
    <w:rsid w:val="000F0ED0"/>
    <w:rsid w:val="001021C5"/>
    <w:rsid w:val="0010257A"/>
    <w:rsid w:val="00103993"/>
    <w:rsid w:val="001158F0"/>
    <w:rsid w:val="00116946"/>
    <w:rsid w:val="00117D23"/>
    <w:rsid w:val="00121B80"/>
    <w:rsid w:val="00141028"/>
    <w:rsid w:val="00151519"/>
    <w:rsid w:val="00156C8B"/>
    <w:rsid w:val="001625CA"/>
    <w:rsid w:val="00163598"/>
    <w:rsid w:val="00171163"/>
    <w:rsid w:val="00172324"/>
    <w:rsid w:val="001764FB"/>
    <w:rsid w:val="00180A9E"/>
    <w:rsid w:val="001940F9"/>
    <w:rsid w:val="00194E53"/>
    <w:rsid w:val="00195B8F"/>
    <w:rsid w:val="001979EC"/>
    <w:rsid w:val="001A0732"/>
    <w:rsid w:val="001A1D9B"/>
    <w:rsid w:val="001A3882"/>
    <w:rsid w:val="001A65E4"/>
    <w:rsid w:val="001B4B20"/>
    <w:rsid w:val="001C4D65"/>
    <w:rsid w:val="001C7280"/>
    <w:rsid w:val="001D1597"/>
    <w:rsid w:val="001D3CE5"/>
    <w:rsid w:val="001E4B1B"/>
    <w:rsid w:val="001E4D22"/>
    <w:rsid w:val="001E6257"/>
    <w:rsid w:val="001F1F73"/>
    <w:rsid w:val="001F4C60"/>
    <w:rsid w:val="001F5611"/>
    <w:rsid w:val="001F6E4F"/>
    <w:rsid w:val="001F70A8"/>
    <w:rsid w:val="00200855"/>
    <w:rsid w:val="00204707"/>
    <w:rsid w:val="00216B04"/>
    <w:rsid w:val="00224193"/>
    <w:rsid w:val="002263E9"/>
    <w:rsid w:val="00227A05"/>
    <w:rsid w:val="00237CC3"/>
    <w:rsid w:val="0024100A"/>
    <w:rsid w:val="00253A67"/>
    <w:rsid w:val="00257778"/>
    <w:rsid w:val="00263DCC"/>
    <w:rsid w:val="002706BC"/>
    <w:rsid w:val="0027125F"/>
    <w:rsid w:val="002720F5"/>
    <w:rsid w:val="00272EFF"/>
    <w:rsid w:val="002912A8"/>
    <w:rsid w:val="00291C12"/>
    <w:rsid w:val="00294772"/>
    <w:rsid w:val="0029577A"/>
    <w:rsid w:val="002A14E5"/>
    <w:rsid w:val="002A17BC"/>
    <w:rsid w:val="002B0BD6"/>
    <w:rsid w:val="002B12F7"/>
    <w:rsid w:val="002B18CC"/>
    <w:rsid w:val="002B600B"/>
    <w:rsid w:val="002C032A"/>
    <w:rsid w:val="002C284D"/>
    <w:rsid w:val="002D17CA"/>
    <w:rsid w:val="002D20B0"/>
    <w:rsid w:val="002E2B46"/>
    <w:rsid w:val="002F4B85"/>
    <w:rsid w:val="0030155C"/>
    <w:rsid w:val="003017F7"/>
    <w:rsid w:val="00303F27"/>
    <w:rsid w:val="00315D56"/>
    <w:rsid w:val="00317242"/>
    <w:rsid w:val="00320436"/>
    <w:rsid w:val="0032155F"/>
    <w:rsid w:val="00330672"/>
    <w:rsid w:val="00331031"/>
    <w:rsid w:val="00331A5F"/>
    <w:rsid w:val="00336077"/>
    <w:rsid w:val="00340029"/>
    <w:rsid w:val="003417B0"/>
    <w:rsid w:val="00342956"/>
    <w:rsid w:val="00343FF8"/>
    <w:rsid w:val="003475CC"/>
    <w:rsid w:val="00355789"/>
    <w:rsid w:val="00355E76"/>
    <w:rsid w:val="00363731"/>
    <w:rsid w:val="00364BD8"/>
    <w:rsid w:val="003672A1"/>
    <w:rsid w:val="003702EF"/>
    <w:rsid w:val="00370AD3"/>
    <w:rsid w:val="003713B0"/>
    <w:rsid w:val="003718B0"/>
    <w:rsid w:val="00374896"/>
    <w:rsid w:val="00375F64"/>
    <w:rsid w:val="00376C86"/>
    <w:rsid w:val="00377E12"/>
    <w:rsid w:val="00380F7F"/>
    <w:rsid w:val="003950B3"/>
    <w:rsid w:val="00397CC1"/>
    <w:rsid w:val="003A3A07"/>
    <w:rsid w:val="003A68D8"/>
    <w:rsid w:val="003B0544"/>
    <w:rsid w:val="003B358E"/>
    <w:rsid w:val="003C097C"/>
    <w:rsid w:val="003C0A77"/>
    <w:rsid w:val="003D08DC"/>
    <w:rsid w:val="003D3130"/>
    <w:rsid w:val="003D3AA9"/>
    <w:rsid w:val="003D4A68"/>
    <w:rsid w:val="003D7A6D"/>
    <w:rsid w:val="003E06E7"/>
    <w:rsid w:val="003E13CA"/>
    <w:rsid w:val="003E1A59"/>
    <w:rsid w:val="003E2693"/>
    <w:rsid w:val="003E433E"/>
    <w:rsid w:val="003F1613"/>
    <w:rsid w:val="003F367E"/>
    <w:rsid w:val="003F3DCE"/>
    <w:rsid w:val="003F657D"/>
    <w:rsid w:val="003F7B59"/>
    <w:rsid w:val="0040368B"/>
    <w:rsid w:val="00403F76"/>
    <w:rsid w:val="004048CB"/>
    <w:rsid w:val="004103FB"/>
    <w:rsid w:val="00410A0E"/>
    <w:rsid w:val="004130D5"/>
    <w:rsid w:val="00415C55"/>
    <w:rsid w:val="004166C7"/>
    <w:rsid w:val="00416C73"/>
    <w:rsid w:val="004238B0"/>
    <w:rsid w:val="00426575"/>
    <w:rsid w:val="00431274"/>
    <w:rsid w:val="00431EFE"/>
    <w:rsid w:val="00437413"/>
    <w:rsid w:val="00437A4F"/>
    <w:rsid w:val="00446298"/>
    <w:rsid w:val="004526E8"/>
    <w:rsid w:val="00452730"/>
    <w:rsid w:val="00466A02"/>
    <w:rsid w:val="00466B27"/>
    <w:rsid w:val="00477928"/>
    <w:rsid w:val="00480BCB"/>
    <w:rsid w:val="00482E00"/>
    <w:rsid w:val="00484846"/>
    <w:rsid w:val="00484850"/>
    <w:rsid w:val="0048674A"/>
    <w:rsid w:val="004942BC"/>
    <w:rsid w:val="004A1394"/>
    <w:rsid w:val="004A498E"/>
    <w:rsid w:val="004B02AD"/>
    <w:rsid w:val="004B0CB6"/>
    <w:rsid w:val="004B274B"/>
    <w:rsid w:val="004B4D4D"/>
    <w:rsid w:val="004C42F1"/>
    <w:rsid w:val="004C5528"/>
    <w:rsid w:val="004C65AB"/>
    <w:rsid w:val="004D05FF"/>
    <w:rsid w:val="005042DC"/>
    <w:rsid w:val="00513C40"/>
    <w:rsid w:val="00514EDD"/>
    <w:rsid w:val="0052220C"/>
    <w:rsid w:val="00531F69"/>
    <w:rsid w:val="00533288"/>
    <w:rsid w:val="005402BA"/>
    <w:rsid w:val="00545926"/>
    <w:rsid w:val="00545A8B"/>
    <w:rsid w:val="00546014"/>
    <w:rsid w:val="00551150"/>
    <w:rsid w:val="005522A6"/>
    <w:rsid w:val="00556062"/>
    <w:rsid w:val="0056034A"/>
    <w:rsid w:val="00560FA1"/>
    <w:rsid w:val="0056114C"/>
    <w:rsid w:val="00561999"/>
    <w:rsid w:val="00561A6A"/>
    <w:rsid w:val="00573994"/>
    <w:rsid w:val="005854E8"/>
    <w:rsid w:val="0058786A"/>
    <w:rsid w:val="00594E16"/>
    <w:rsid w:val="005A3398"/>
    <w:rsid w:val="005A3D93"/>
    <w:rsid w:val="005B1908"/>
    <w:rsid w:val="005B4272"/>
    <w:rsid w:val="005B5A3B"/>
    <w:rsid w:val="005B6AEE"/>
    <w:rsid w:val="005B7AB5"/>
    <w:rsid w:val="005C0190"/>
    <w:rsid w:val="005C6097"/>
    <w:rsid w:val="005D1B81"/>
    <w:rsid w:val="005D7248"/>
    <w:rsid w:val="005D7CF7"/>
    <w:rsid w:val="005E16CA"/>
    <w:rsid w:val="005E199B"/>
    <w:rsid w:val="005E1AA2"/>
    <w:rsid w:val="005E5503"/>
    <w:rsid w:val="005F004F"/>
    <w:rsid w:val="005F17B1"/>
    <w:rsid w:val="00604B83"/>
    <w:rsid w:val="00612696"/>
    <w:rsid w:val="0061291C"/>
    <w:rsid w:val="00620313"/>
    <w:rsid w:val="00632A79"/>
    <w:rsid w:val="00632FA5"/>
    <w:rsid w:val="006347F6"/>
    <w:rsid w:val="00641EAA"/>
    <w:rsid w:val="00643350"/>
    <w:rsid w:val="00645AB6"/>
    <w:rsid w:val="00645FD1"/>
    <w:rsid w:val="006517F0"/>
    <w:rsid w:val="00652EBE"/>
    <w:rsid w:val="00655C51"/>
    <w:rsid w:val="0065763F"/>
    <w:rsid w:val="00664E17"/>
    <w:rsid w:val="00665CBB"/>
    <w:rsid w:val="00665EB3"/>
    <w:rsid w:val="00676B85"/>
    <w:rsid w:val="00681C49"/>
    <w:rsid w:val="006826FD"/>
    <w:rsid w:val="00683071"/>
    <w:rsid w:val="0069041B"/>
    <w:rsid w:val="006A14A2"/>
    <w:rsid w:val="006A3E57"/>
    <w:rsid w:val="006A6FEE"/>
    <w:rsid w:val="006A75D3"/>
    <w:rsid w:val="006B1818"/>
    <w:rsid w:val="006B7E68"/>
    <w:rsid w:val="006C31A9"/>
    <w:rsid w:val="006C3D3E"/>
    <w:rsid w:val="006C4F60"/>
    <w:rsid w:val="006D0DEF"/>
    <w:rsid w:val="006D1976"/>
    <w:rsid w:val="006D1A43"/>
    <w:rsid w:val="006D5C7E"/>
    <w:rsid w:val="006D7368"/>
    <w:rsid w:val="006D7710"/>
    <w:rsid w:val="006E1F40"/>
    <w:rsid w:val="006E27E8"/>
    <w:rsid w:val="006E2EB8"/>
    <w:rsid w:val="006E59EC"/>
    <w:rsid w:val="006F2076"/>
    <w:rsid w:val="006F2E07"/>
    <w:rsid w:val="00730CE7"/>
    <w:rsid w:val="007316A1"/>
    <w:rsid w:val="00740FB4"/>
    <w:rsid w:val="00742D83"/>
    <w:rsid w:val="00746B25"/>
    <w:rsid w:val="00750E3A"/>
    <w:rsid w:val="00755DFB"/>
    <w:rsid w:val="00762F7F"/>
    <w:rsid w:val="00764948"/>
    <w:rsid w:val="00764EDA"/>
    <w:rsid w:val="007730AF"/>
    <w:rsid w:val="007778F8"/>
    <w:rsid w:val="007814DB"/>
    <w:rsid w:val="00785534"/>
    <w:rsid w:val="00791838"/>
    <w:rsid w:val="007B0073"/>
    <w:rsid w:val="007C1DB2"/>
    <w:rsid w:val="007C77ED"/>
    <w:rsid w:val="007D11E6"/>
    <w:rsid w:val="007D3ED5"/>
    <w:rsid w:val="007D40BA"/>
    <w:rsid w:val="007E2E3D"/>
    <w:rsid w:val="007F0004"/>
    <w:rsid w:val="007F12CF"/>
    <w:rsid w:val="007F49D2"/>
    <w:rsid w:val="00800032"/>
    <w:rsid w:val="00802583"/>
    <w:rsid w:val="00803135"/>
    <w:rsid w:val="00804859"/>
    <w:rsid w:val="0080598B"/>
    <w:rsid w:val="00807E41"/>
    <w:rsid w:val="008234CD"/>
    <w:rsid w:val="00823E30"/>
    <w:rsid w:val="00825EAD"/>
    <w:rsid w:val="0082787A"/>
    <w:rsid w:val="00827FB7"/>
    <w:rsid w:val="00830C1E"/>
    <w:rsid w:val="00840193"/>
    <w:rsid w:val="00840DCD"/>
    <w:rsid w:val="00842F32"/>
    <w:rsid w:val="00844459"/>
    <w:rsid w:val="00852FCC"/>
    <w:rsid w:val="008545B0"/>
    <w:rsid w:val="0086589B"/>
    <w:rsid w:val="00875161"/>
    <w:rsid w:val="00885746"/>
    <w:rsid w:val="0088669A"/>
    <w:rsid w:val="0088732F"/>
    <w:rsid w:val="00890297"/>
    <w:rsid w:val="00891537"/>
    <w:rsid w:val="00894276"/>
    <w:rsid w:val="00896178"/>
    <w:rsid w:val="008970BD"/>
    <w:rsid w:val="00897D5D"/>
    <w:rsid w:val="008A0196"/>
    <w:rsid w:val="008B1699"/>
    <w:rsid w:val="008B2C4C"/>
    <w:rsid w:val="008B373F"/>
    <w:rsid w:val="008B46A3"/>
    <w:rsid w:val="008C1496"/>
    <w:rsid w:val="008C3676"/>
    <w:rsid w:val="008C7BF1"/>
    <w:rsid w:val="008D5AAA"/>
    <w:rsid w:val="008D7036"/>
    <w:rsid w:val="008D790E"/>
    <w:rsid w:val="008E092D"/>
    <w:rsid w:val="00900DE6"/>
    <w:rsid w:val="00907654"/>
    <w:rsid w:val="0091229D"/>
    <w:rsid w:val="00912757"/>
    <w:rsid w:val="00914010"/>
    <w:rsid w:val="00917ADF"/>
    <w:rsid w:val="009225F7"/>
    <w:rsid w:val="00922708"/>
    <w:rsid w:val="0092586B"/>
    <w:rsid w:val="009260A1"/>
    <w:rsid w:val="00926526"/>
    <w:rsid w:val="0093368A"/>
    <w:rsid w:val="00934020"/>
    <w:rsid w:val="00937123"/>
    <w:rsid w:val="00941934"/>
    <w:rsid w:val="00945FC7"/>
    <w:rsid w:val="0095160D"/>
    <w:rsid w:val="009537B1"/>
    <w:rsid w:val="0095382C"/>
    <w:rsid w:val="00960443"/>
    <w:rsid w:val="0096238C"/>
    <w:rsid w:val="0096688B"/>
    <w:rsid w:val="009671B1"/>
    <w:rsid w:val="0097307E"/>
    <w:rsid w:val="009733C1"/>
    <w:rsid w:val="00986DC2"/>
    <w:rsid w:val="009930FF"/>
    <w:rsid w:val="009A6E0D"/>
    <w:rsid w:val="009B6FA9"/>
    <w:rsid w:val="009B72B9"/>
    <w:rsid w:val="009C0C8D"/>
    <w:rsid w:val="009C3E4A"/>
    <w:rsid w:val="009D1B59"/>
    <w:rsid w:val="009E3DAD"/>
    <w:rsid w:val="009E518A"/>
    <w:rsid w:val="009E71F0"/>
    <w:rsid w:val="009F0494"/>
    <w:rsid w:val="009F2191"/>
    <w:rsid w:val="009F293B"/>
    <w:rsid w:val="009F68DC"/>
    <w:rsid w:val="009F6E9C"/>
    <w:rsid w:val="00A02BE6"/>
    <w:rsid w:val="00A032C1"/>
    <w:rsid w:val="00A0370B"/>
    <w:rsid w:val="00A14A0E"/>
    <w:rsid w:val="00A15411"/>
    <w:rsid w:val="00A2067D"/>
    <w:rsid w:val="00A20D55"/>
    <w:rsid w:val="00A2386B"/>
    <w:rsid w:val="00A3054C"/>
    <w:rsid w:val="00A31E68"/>
    <w:rsid w:val="00A327CF"/>
    <w:rsid w:val="00A3597C"/>
    <w:rsid w:val="00A35EDA"/>
    <w:rsid w:val="00A45341"/>
    <w:rsid w:val="00A478EF"/>
    <w:rsid w:val="00A5049F"/>
    <w:rsid w:val="00A52F29"/>
    <w:rsid w:val="00A54187"/>
    <w:rsid w:val="00A56845"/>
    <w:rsid w:val="00A56B2E"/>
    <w:rsid w:val="00A6251C"/>
    <w:rsid w:val="00A65746"/>
    <w:rsid w:val="00A7708B"/>
    <w:rsid w:val="00A845BD"/>
    <w:rsid w:val="00A90831"/>
    <w:rsid w:val="00A90A98"/>
    <w:rsid w:val="00A91A9B"/>
    <w:rsid w:val="00A93682"/>
    <w:rsid w:val="00A951C6"/>
    <w:rsid w:val="00A954E0"/>
    <w:rsid w:val="00AA58EC"/>
    <w:rsid w:val="00AA5AA8"/>
    <w:rsid w:val="00AA7396"/>
    <w:rsid w:val="00AB1DD0"/>
    <w:rsid w:val="00AB6C90"/>
    <w:rsid w:val="00AB7990"/>
    <w:rsid w:val="00AC7A87"/>
    <w:rsid w:val="00AD5952"/>
    <w:rsid w:val="00AD6346"/>
    <w:rsid w:val="00AD78AB"/>
    <w:rsid w:val="00AE2A58"/>
    <w:rsid w:val="00AE3194"/>
    <w:rsid w:val="00AE5FD3"/>
    <w:rsid w:val="00AF45C9"/>
    <w:rsid w:val="00AF7DAB"/>
    <w:rsid w:val="00B05AE3"/>
    <w:rsid w:val="00B05E5A"/>
    <w:rsid w:val="00B1465C"/>
    <w:rsid w:val="00B22272"/>
    <w:rsid w:val="00B227A3"/>
    <w:rsid w:val="00B24211"/>
    <w:rsid w:val="00B3029E"/>
    <w:rsid w:val="00B304CF"/>
    <w:rsid w:val="00B30D78"/>
    <w:rsid w:val="00B31617"/>
    <w:rsid w:val="00B37395"/>
    <w:rsid w:val="00B45270"/>
    <w:rsid w:val="00B45F2E"/>
    <w:rsid w:val="00B55EFC"/>
    <w:rsid w:val="00B573C1"/>
    <w:rsid w:val="00B6332A"/>
    <w:rsid w:val="00B64036"/>
    <w:rsid w:val="00B654A9"/>
    <w:rsid w:val="00B720B0"/>
    <w:rsid w:val="00B73D93"/>
    <w:rsid w:val="00B75D62"/>
    <w:rsid w:val="00B75F00"/>
    <w:rsid w:val="00B778CD"/>
    <w:rsid w:val="00B92D49"/>
    <w:rsid w:val="00B97BE2"/>
    <w:rsid w:val="00B97E9F"/>
    <w:rsid w:val="00BA0984"/>
    <w:rsid w:val="00BB4CB8"/>
    <w:rsid w:val="00BB79EC"/>
    <w:rsid w:val="00BC6DF0"/>
    <w:rsid w:val="00BD2347"/>
    <w:rsid w:val="00BD2B31"/>
    <w:rsid w:val="00BD62DF"/>
    <w:rsid w:val="00BD7E3B"/>
    <w:rsid w:val="00BE26F0"/>
    <w:rsid w:val="00BF057B"/>
    <w:rsid w:val="00BF614A"/>
    <w:rsid w:val="00C02B02"/>
    <w:rsid w:val="00C03EF9"/>
    <w:rsid w:val="00C064E7"/>
    <w:rsid w:val="00C13299"/>
    <w:rsid w:val="00C21F46"/>
    <w:rsid w:val="00C22F9F"/>
    <w:rsid w:val="00C24230"/>
    <w:rsid w:val="00C264F2"/>
    <w:rsid w:val="00C27296"/>
    <w:rsid w:val="00C276AC"/>
    <w:rsid w:val="00C3000C"/>
    <w:rsid w:val="00C32884"/>
    <w:rsid w:val="00C438B3"/>
    <w:rsid w:val="00C4395B"/>
    <w:rsid w:val="00C451B4"/>
    <w:rsid w:val="00C50A7F"/>
    <w:rsid w:val="00C51565"/>
    <w:rsid w:val="00C57E47"/>
    <w:rsid w:val="00C61D95"/>
    <w:rsid w:val="00C650B1"/>
    <w:rsid w:val="00C6617E"/>
    <w:rsid w:val="00C67766"/>
    <w:rsid w:val="00C70B31"/>
    <w:rsid w:val="00C94F2A"/>
    <w:rsid w:val="00C97437"/>
    <w:rsid w:val="00CA446D"/>
    <w:rsid w:val="00CA5598"/>
    <w:rsid w:val="00CA6E2B"/>
    <w:rsid w:val="00CB4B1F"/>
    <w:rsid w:val="00CC280E"/>
    <w:rsid w:val="00CC6DA8"/>
    <w:rsid w:val="00CC7289"/>
    <w:rsid w:val="00CD11D1"/>
    <w:rsid w:val="00CD359D"/>
    <w:rsid w:val="00CD5455"/>
    <w:rsid w:val="00CE1C9F"/>
    <w:rsid w:val="00CE29B1"/>
    <w:rsid w:val="00CF31FE"/>
    <w:rsid w:val="00CF4543"/>
    <w:rsid w:val="00D0214F"/>
    <w:rsid w:val="00D04875"/>
    <w:rsid w:val="00D065C0"/>
    <w:rsid w:val="00D14F11"/>
    <w:rsid w:val="00D257E5"/>
    <w:rsid w:val="00D31ED3"/>
    <w:rsid w:val="00D376DB"/>
    <w:rsid w:val="00D43064"/>
    <w:rsid w:val="00D440BB"/>
    <w:rsid w:val="00D508F2"/>
    <w:rsid w:val="00D61B01"/>
    <w:rsid w:val="00D647AD"/>
    <w:rsid w:val="00D64CE5"/>
    <w:rsid w:val="00D74C92"/>
    <w:rsid w:val="00D76FE7"/>
    <w:rsid w:val="00D7798F"/>
    <w:rsid w:val="00D803C6"/>
    <w:rsid w:val="00D81B6D"/>
    <w:rsid w:val="00D843CA"/>
    <w:rsid w:val="00D87012"/>
    <w:rsid w:val="00D927DF"/>
    <w:rsid w:val="00D94548"/>
    <w:rsid w:val="00D97C95"/>
    <w:rsid w:val="00DA13DE"/>
    <w:rsid w:val="00DA3414"/>
    <w:rsid w:val="00DA6E92"/>
    <w:rsid w:val="00DB531C"/>
    <w:rsid w:val="00DC580F"/>
    <w:rsid w:val="00DC7ABD"/>
    <w:rsid w:val="00DD024E"/>
    <w:rsid w:val="00DD36E4"/>
    <w:rsid w:val="00DD3804"/>
    <w:rsid w:val="00DE4ED9"/>
    <w:rsid w:val="00DF0355"/>
    <w:rsid w:val="00DF0861"/>
    <w:rsid w:val="00DF376E"/>
    <w:rsid w:val="00DF3A40"/>
    <w:rsid w:val="00DF46D9"/>
    <w:rsid w:val="00DF4F8E"/>
    <w:rsid w:val="00DF776C"/>
    <w:rsid w:val="00E03E0E"/>
    <w:rsid w:val="00E04852"/>
    <w:rsid w:val="00E15364"/>
    <w:rsid w:val="00E1619E"/>
    <w:rsid w:val="00E17319"/>
    <w:rsid w:val="00E17C51"/>
    <w:rsid w:val="00E22166"/>
    <w:rsid w:val="00E246C1"/>
    <w:rsid w:val="00E2731D"/>
    <w:rsid w:val="00E305AB"/>
    <w:rsid w:val="00E32EAC"/>
    <w:rsid w:val="00E41AED"/>
    <w:rsid w:val="00E4730D"/>
    <w:rsid w:val="00E56D28"/>
    <w:rsid w:val="00E57E78"/>
    <w:rsid w:val="00E66F2F"/>
    <w:rsid w:val="00E828EA"/>
    <w:rsid w:val="00E82DF3"/>
    <w:rsid w:val="00E8317F"/>
    <w:rsid w:val="00E8493E"/>
    <w:rsid w:val="00E87134"/>
    <w:rsid w:val="00EA262A"/>
    <w:rsid w:val="00EB55AA"/>
    <w:rsid w:val="00EC60B1"/>
    <w:rsid w:val="00EC62A5"/>
    <w:rsid w:val="00ED480F"/>
    <w:rsid w:val="00ED59A3"/>
    <w:rsid w:val="00ED7CBD"/>
    <w:rsid w:val="00EE0C98"/>
    <w:rsid w:val="00EE1198"/>
    <w:rsid w:val="00EE1CC0"/>
    <w:rsid w:val="00EE3267"/>
    <w:rsid w:val="00EE5292"/>
    <w:rsid w:val="00EE5DF6"/>
    <w:rsid w:val="00EF0C1E"/>
    <w:rsid w:val="00EF39DA"/>
    <w:rsid w:val="00F07A88"/>
    <w:rsid w:val="00F07DC3"/>
    <w:rsid w:val="00F146E7"/>
    <w:rsid w:val="00F149F2"/>
    <w:rsid w:val="00F201DC"/>
    <w:rsid w:val="00F24B70"/>
    <w:rsid w:val="00F3155F"/>
    <w:rsid w:val="00F44F4F"/>
    <w:rsid w:val="00F520FF"/>
    <w:rsid w:val="00F556DE"/>
    <w:rsid w:val="00F55723"/>
    <w:rsid w:val="00F56FCD"/>
    <w:rsid w:val="00F66C02"/>
    <w:rsid w:val="00F71BE1"/>
    <w:rsid w:val="00F726C6"/>
    <w:rsid w:val="00F81EA7"/>
    <w:rsid w:val="00F82445"/>
    <w:rsid w:val="00FB3FBE"/>
    <w:rsid w:val="00FB4D46"/>
    <w:rsid w:val="00FB77DD"/>
    <w:rsid w:val="00FD0FFE"/>
    <w:rsid w:val="00FD4CFF"/>
    <w:rsid w:val="00FE018E"/>
    <w:rsid w:val="00FE7F08"/>
    <w:rsid w:val="00FF0658"/>
    <w:rsid w:val="00FF0A55"/>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ECD0"/>
  <w15:chartTrackingRefBased/>
  <w15:docId w15:val="{96D9235D-95F4-4DAA-AA5A-68ABB5EB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7BE2"/>
    <w:rPr>
      <w:sz w:val="16"/>
      <w:szCs w:val="16"/>
    </w:rPr>
  </w:style>
  <w:style w:type="paragraph" w:styleId="CommentText">
    <w:name w:val="annotation text"/>
    <w:basedOn w:val="Normal"/>
    <w:link w:val="CommentTextChar"/>
    <w:uiPriority w:val="99"/>
    <w:semiHidden/>
    <w:unhideWhenUsed/>
    <w:rsid w:val="00B97BE2"/>
    <w:pPr>
      <w:spacing w:line="240" w:lineRule="auto"/>
    </w:pPr>
    <w:rPr>
      <w:sz w:val="20"/>
      <w:szCs w:val="20"/>
    </w:rPr>
  </w:style>
  <w:style w:type="character" w:customStyle="1" w:styleId="CommentTextChar">
    <w:name w:val="Comment Text Char"/>
    <w:basedOn w:val="DefaultParagraphFont"/>
    <w:link w:val="CommentText"/>
    <w:uiPriority w:val="99"/>
    <w:semiHidden/>
    <w:rsid w:val="00B97BE2"/>
    <w:rPr>
      <w:sz w:val="20"/>
      <w:szCs w:val="20"/>
    </w:rPr>
  </w:style>
  <w:style w:type="paragraph" w:styleId="CommentSubject">
    <w:name w:val="annotation subject"/>
    <w:basedOn w:val="CommentText"/>
    <w:next w:val="CommentText"/>
    <w:link w:val="CommentSubjectChar"/>
    <w:uiPriority w:val="99"/>
    <w:semiHidden/>
    <w:unhideWhenUsed/>
    <w:rsid w:val="00B97BE2"/>
    <w:rPr>
      <w:b/>
      <w:bCs/>
    </w:rPr>
  </w:style>
  <w:style w:type="character" w:customStyle="1" w:styleId="CommentSubjectChar">
    <w:name w:val="Comment Subject Char"/>
    <w:basedOn w:val="CommentTextChar"/>
    <w:link w:val="CommentSubject"/>
    <w:uiPriority w:val="99"/>
    <w:semiHidden/>
    <w:rsid w:val="00B97BE2"/>
    <w:rPr>
      <w:b/>
      <w:bCs/>
      <w:sz w:val="20"/>
      <w:szCs w:val="20"/>
    </w:rPr>
  </w:style>
  <w:style w:type="paragraph" w:styleId="BalloonText">
    <w:name w:val="Balloon Text"/>
    <w:basedOn w:val="Normal"/>
    <w:link w:val="BalloonTextChar"/>
    <w:uiPriority w:val="99"/>
    <w:semiHidden/>
    <w:unhideWhenUsed/>
    <w:rsid w:val="00B9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BE2"/>
    <w:rPr>
      <w:rFonts w:ascii="Segoe UI" w:hAnsi="Segoe UI" w:cs="Segoe UI"/>
      <w:sz w:val="18"/>
      <w:szCs w:val="18"/>
    </w:rPr>
  </w:style>
  <w:style w:type="character" w:styleId="PlaceholderText">
    <w:name w:val="Placeholder Text"/>
    <w:basedOn w:val="DefaultParagraphFont"/>
    <w:uiPriority w:val="99"/>
    <w:semiHidden/>
    <w:rsid w:val="00C13299"/>
    <w:rPr>
      <w:color w:val="808080"/>
    </w:rPr>
  </w:style>
  <w:style w:type="paragraph" w:styleId="ListParagraph">
    <w:name w:val="List Paragraph"/>
    <w:basedOn w:val="Normal"/>
    <w:uiPriority w:val="34"/>
    <w:qFormat/>
    <w:rsid w:val="001F5611"/>
    <w:pPr>
      <w:ind w:left="720"/>
      <w:contextualSpacing/>
    </w:pPr>
  </w:style>
  <w:style w:type="paragraph" w:styleId="Header">
    <w:name w:val="header"/>
    <w:basedOn w:val="Normal"/>
    <w:link w:val="HeaderChar"/>
    <w:uiPriority w:val="99"/>
    <w:unhideWhenUsed/>
    <w:rsid w:val="00AA5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8EC"/>
  </w:style>
  <w:style w:type="paragraph" w:styleId="Footer">
    <w:name w:val="footer"/>
    <w:basedOn w:val="Normal"/>
    <w:link w:val="FooterChar"/>
    <w:uiPriority w:val="99"/>
    <w:unhideWhenUsed/>
    <w:rsid w:val="00AA5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8EC"/>
  </w:style>
  <w:style w:type="character" w:styleId="LineNumber">
    <w:name w:val="line number"/>
    <w:basedOn w:val="DefaultParagraphFont"/>
    <w:uiPriority w:val="99"/>
    <w:semiHidden/>
    <w:unhideWhenUsed/>
    <w:rsid w:val="00AA58EC"/>
  </w:style>
  <w:style w:type="character" w:styleId="Hyperlink">
    <w:name w:val="Hyperlink"/>
    <w:basedOn w:val="DefaultParagraphFont"/>
    <w:uiPriority w:val="99"/>
    <w:unhideWhenUsed/>
    <w:rsid w:val="00D76FE7"/>
    <w:rPr>
      <w:color w:val="0563C1" w:themeColor="hyperlink"/>
      <w:u w:val="single"/>
    </w:rPr>
  </w:style>
  <w:style w:type="paragraph" w:customStyle="1" w:styleId="EndNoteBibliography">
    <w:name w:val="EndNote Bibliography"/>
    <w:basedOn w:val="Normal"/>
    <w:link w:val="EndNoteBibliographyChar"/>
    <w:rsid w:val="00E8317F"/>
    <w:pPr>
      <w:spacing w:after="200" w:line="240" w:lineRule="auto"/>
    </w:pPr>
    <w:rPr>
      <w:rFonts w:ascii="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E8317F"/>
    <w:rPr>
      <w:rFonts w:ascii="Times New Roman" w:hAnsi="Times New Roman" w:cs="Times New Roman"/>
      <w:noProof/>
      <w:sz w:val="24"/>
      <w:szCs w:val="24"/>
    </w:rPr>
  </w:style>
  <w:style w:type="paragraph" w:styleId="Revision">
    <w:name w:val="Revision"/>
    <w:hidden/>
    <w:uiPriority w:val="99"/>
    <w:semiHidden/>
    <w:rsid w:val="00F824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60457">
      <w:bodyDiv w:val="1"/>
      <w:marLeft w:val="0"/>
      <w:marRight w:val="0"/>
      <w:marTop w:val="0"/>
      <w:marBottom w:val="0"/>
      <w:divBdr>
        <w:top w:val="none" w:sz="0" w:space="0" w:color="auto"/>
        <w:left w:val="none" w:sz="0" w:space="0" w:color="auto"/>
        <w:bottom w:val="none" w:sz="0" w:space="0" w:color="auto"/>
        <w:right w:val="none" w:sz="0" w:space="0" w:color="auto"/>
      </w:divBdr>
    </w:div>
    <w:div w:id="106238264">
      <w:bodyDiv w:val="1"/>
      <w:marLeft w:val="0"/>
      <w:marRight w:val="0"/>
      <w:marTop w:val="0"/>
      <w:marBottom w:val="0"/>
      <w:divBdr>
        <w:top w:val="none" w:sz="0" w:space="0" w:color="auto"/>
        <w:left w:val="none" w:sz="0" w:space="0" w:color="auto"/>
        <w:bottom w:val="none" w:sz="0" w:space="0" w:color="auto"/>
        <w:right w:val="none" w:sz="0" w:space="0" w:color="auto"/>
      </w:divBdr>
    </w:div>
    <w:div w:id="152991127">
      <w:bodyDiv w:val="1"/>
      <w:marLeft w:val="0"/>
      <w:marRight w:val="0"/>
      <w:marTop w:val="0"/>
      <w:marBottom w:val="0"/>
      <w:divBdr>
        <w:top w:val="none" w:sz="0" w:space="0" w:color="auto"/>
        <w:left w:val="none" w:sz="0" w:space="0" w:color="auto"/>
        <w:bottom w:val="none" w:sz="0" w:space="0" w:color="auto"/>
        <w:right w:val="none" w:sz="0" w:space="0" w:color="auto"/>
      </w:divBdr>
    </w:div>
    <w:div w:id="366293379">
      <w:bodyDiv w:val="1"/>
      <w:marLeft w:val="0"/>
      <w:marRight w:val="0"/>
      <w:marTop w:val="0"/>
      <w:marBottom w:val="0"/>
      <w:divBdr>
        <w:top w:val="none" w:sz="0" w:space="0" w:color="auto"/>
        <w:left w:val="none" w:sz="0" w:space="0" w:color="auto"/>
        <w:bottom w:val="none" w:sz="0" w:space="0" w:color="auto"/>
        <w:right w:val="none" w:sz="0" w:space="0" w:color="auto"/>
      </w:divBdr>
    </w:div>
    <w:div w:id="425464200">
      <w:bodyDiv w:val="1"/>
      <w:marLeft w:val="0"/>
      <w:marRight w:val="0"/>
      <w:marTop w:val="0"/>
      <w:marBottom w:val="0"/>
      <w:divBdr>
        <w:top w:val="none" w:sz="0" w:space="0" w:color="auto"/>
        <w:left w:val="none" w:sz="0" w:space="0" w:color="auto"/>
        <w:bottom w:val="none" w:sz="0" w:space="0" w:color="auto"/>
        <w:right w:val="none" w:sz="0" w:space="0" w:color="auto"/>
      </w:divBdr>
    </w:div>
    <w:div w:id="429351687">
      <w:bodyDiv w:val="1"/>
      <w:marLeft w:val="0"/>
      <w:marRight w:val="0"/>
      <w:marTop w:val="0"/>
      <w:marBottom w:val="0"/>
      <w:divBdr>
        <w:top w:val="none" w:sz="0" w:space="0" w:color="auto"/>
        <w:left w:val="none" w:sz="0" w:space="0" w:color="auto"/>
        <w:bottom w:val="none" w:sz="0" w:space="0" w:color="auto"/>
        <w:right w:val="none" w:sz="0" w:space="0" w:color="auto"/>
      </w:divBdr>
    </w:div>
    <w:div w:id="540439146">
      <w:bodyDiv w:val="1"/>
      <w:marLeft w:val="0"/>
      <w:marRight w:val="0"/>
      <w:marTop w:val="0"/>
      <w:marBottom w:val="0"/>
      <w:divBdr>
        <w:top w:val="none" w:sz="0" w:space="0" w:color="auto"/>
        <w:left w:val="none" w:sz="0" w:space="0" w:color="auto"/>
        <w:bottom w:val="none" w:sz="0" w:space="0" w:color="auto"/>
        <w:right w:val="none" w:sz="0" w:space="0" w:color="auto"/>
      </w:divBdr>
    </w:div>
    <w:div w:id="552469675">
      <w:bodyDiv w:val="1"/>
      <w:marLeft w:val="0"/>
      <w:marRight w:val="0"/>
      <w:marTop w:val="0"/>
      <w:marBottom w:val="0"/>
      <w:divBdr>
        <w:top w:val="none" w:sz="0" w:space="0" w:color="auto"/>
        <w:left w:val="none" w:sz="0" w:space="0" w:color="auto"/>
        <w:bottom w:val="none" w:sz="0" w:space="0" w:color="auto"/>
        <w:right w:val="none" w:sz="0" w:space="0" w:color="auto"/>
      </w:divBdr>
    </w:div>
    <w:div w:id="577598326">
      <w:bodyDiv w:val="1"/>
      <w:marLeft w:val="0"/>
      <w:marRight w:val="0"/>
      <w:marTop w:val="0"/>
      <w:marBottom w:val="0"/>
      <w:divBdr>
        <w:top w:val="none" w:sz="0" w:space="0" w:color="auto"/>
        <w:left w:val="none" w:sz="0" w:space="0" w:color="auto"/>
        <w:bottom w:val="none" w:sz="0" w:space="0" w:color="auto"/>
        <w:right w:val="none" w:sz="0" w:space="0" w:color="auto"/>
      </w:divBdr>
    </w:div>
    <w:div w:id="607853289">
      <w:bodyDiv w:val="1"/>
      <w:marLeft w:val="0"/>
      <w:marRight w:val="0"/>
      <w:marTop w:val="0"/>
      <w:marBottom w:val="0"/>
      <w:divBdr>
        <w:top w:val="none" w:sz="0" w:space="0" w:color="auto"/>
        <w:left w:val="none" w:sz="0" w:space="0" w:color="auto"/>
        <w:bottom w:val="none" w:sz="0" w:space="0" w:color="auto"/>
        <w:right w:val="none" w:sz="0" w:space="0" w:color="auto"/>
      </w:divBdr>
    </w:div>
    <w:div w:id="649406225">
      <w:bodyDiv w:val="1"/>
      <w:marLeft w:val="0"/>
      <w:marRight w:val="0"/>
      <w:marTop w:val="0"/>
      <w:marBottom w:val="0"/>
      <w:divBdr>
        <w:top w:val="none" w:sz="0" w:space="0" w:color="auto"/>
        <w:left w:val="none" w:sz="0" w:space="0" w:color="auto"/>
        <w:bottom w:val="none" w:sz="0" w:space="0" w:color="auto"/>
        <w:right w:val="none" w:sz="0" w:space="0" w:color="auto"/>
      </w:divBdr>
    </w:div>
    <w:div w:id="655575252">
      <w:bodyDiv w:val="1"/>
      <w:marLeft w:val="0"/>
      <w:marRight w:val="0"/>
      <w:marTop w:val="0"/>
      <w:marBottom w:val="0"/>
      <w:divBdr>
        <w:top w:val="none" w:sz="0" w:space="0" w:color="auto"/>
        <w:left w:val="none" w:sz="0" w:space="0" w:color="auto"/>
        <w:bottom w:val="none" w:sz="0" w:space="0" w:color="auto"/>
        <w:right w:val="none" w:sz="0" w:space="0" w:color="auto"/>
      </w:divBdr>
    </w:div>
    <w:div w:id="661081075">
      <w:bodyDiv w:val="1"/>
      <w:marLeft w:val="0"/>
      <w:marRight w:val="0"/>
      <w:marTop w:val="0"/>
      <w:marBottom w:val="0"/>
      <w:divBdr>
        <w:top w:val="none" w:sz="0" w:space="0" w:color="auto"/>
        <w:left w:val="none" w:sz="0" w:space="0" w:color="auto"/>
        <w:bottom w:val="none" w:sz="0" w:space="0" w:color="auto"/>
        <w:right w:val="none" w:sz="0" w:space="0" w:color="auto"/>
      </w:divBdr>
    </w:div>
    <w:div w:id="728769134">
      <w:bodyDiv w:val="1"/>
      <w:marLeft w:val="0"/>
      <w:marRight w:val="0"/>
      <w:marTop w:val="0"/>
      <w:marBottom w:val="0"/>
      <w:divBdr>
        <w:top w:val="none" w:sz="0" w:space="0" w:color="auto"/>
        <w:left w:val="none" w:sz="0" w:space="0" w:color="auto"/>
        <w:bottom w:val="none" w:sz="0" w:space="0" w:color="auto"/>
        <w:right w:val="none" w:sz="0" w:space="0" w:color="auto"/>
      </w:divBdr>
    </w:div>
    <w:div w:id="739595646">
      <w:bodyDiv w:val="1"/>
      <w:marLeft w:val="0"/>
      <w:marRight w:val="0"/>
      <w:marTop w:val="0"/>
      <w:marBottom w:val="0"/>
      <w:divBdr>
        <w:top w:val="none" w:sz="0" w:space="0" w:color="auto"/>
        <w:left w:val="none" w:sz="0" w:space="0" w:color="auto"/>
        <w:bottom w:val="none" w:sz="0" w:space="0" w:color="auto"/>
        <w:right w:val="none" w:sz="0" w:space="0" w:color="auto"/>
      </w:divBdr>
    </w:div>
    <w:div w:id="833256912">
      <w:bodyDiv w:val="1"/>
      <w:marLeft w:val="0"/>
      <w:marRight w:val="0"/>
      <w:marTop w:val="0"/>
      <w:marBottom w:val="0"/>
      <w:divBdr>
        <w:top w:val="none" w:sz="0" w:space="0" w:color="auto"/>
        <w:left w:val="none" w:sz="0" w:space="0" w:color="auto"/>
        <w:bottom w:val="none" w:sz="0" w:space="0" w:color="auto"/>
        <w:right w:val="none" w:sz="0" w:space="0" w:color="auto"/>
      </w:divBdr>
    </w:div>
    <w:div w:id="834414469">
      <w:bodyDiv w:val="1"/>
      <w:marLeft w:val="0"/>
      <w:marRight w:val="0"/>
      <w:marTop w:val="0"/>
      <w:marBottom w:val="0"/>
      <w:divBdr>
        <w:top w:val="none" w:sz="0" w:space="0" w:color="auto"/>
        <w:left w:val="none" w:sz="0" w:space="0" w:color="auto"/>
        <w:bottom w:val="none" w:sz="0" w:space="0" w:color="auto"/>
        <w:right w:val="none" w:sz="0" w:space="0" w:color="auto"/>
      </w:divBdr>
    </w:div>
    <w:div w:id="835611341">
      <w:bodyDiv w:val="1"/>
      <w:marLeft w:val="0"/>
      <w:marRight w:val="0"/>
      <w:marTop w:val="0"/>
      <w:marBottom w:val="0"/>
      <w:divBdr>
        <w:top w:val="none" w:sz="0" w:space="0" w:color="auto"/>
        <w:left w:val="none" w:sz="0" w:space="0" w:color="auto"/>
        <w:bottom w:val="none" w:sz="0" w:space="0" w:color="auto"/>
        <w:right w:val="none" w:sz="0" w:space="0" w:color="auto"/>
      </w:divBdr>
    </w:div>
    <w:div w:id="970287162">
      <w:bodyDiv w:val="1"/>
      <w:marLeft w:val="0"/>
      <w:marRight w:val="0"/>
      <w:marTop w:val="0"/>
      <w:marBottom w:val="0"/>
      <w:divBdr>
        <w:top w:val="none" w:sz="0" w:space="0" w:color="auto"/>
        <w:left w:val="none" w:sz="0" w:space="0" w:color="auto"/>
        <w:bottom w:val="none" w:sz="0" w:space="0" w:color="auto"/>
        <w:right w:val="none" w:sz="0" w:space="0" w:color="auto"/>
      </w:divBdr>
    </w:div>
    <w:div w:id="1135215227">
      <w:bodyDiv w:val="1"/>
      <w:marLeft w:val="0"/>
      <w:marRight w:val="0"/>
      <w:marTop w:val="0"/>
      <w:marBottom w:val="0"/>
      <w:divBdr>
        <w:top w:val="none" w:sz="0" w:space="0" w:color="auto"/>
        <w:left w:val="none" w:sz="0" w:space="0" w:color="auto"/>
        <w:bottom w:val="none" w:sz="0" w:space="0" w:color="auto"/>
        <w:right w:val="none" w:sz="0" w:space="0" w:color="auto"/>
      </w:divBdr>
    </w:div>
    <w:div w:id="1188181275">
      <w:bodyDiv w:val="1"/>
      <w:marLeft w:val="0"/>
      <w:marRight w:val="0"/>
      <w:marTop w:val="0"/>
      <w:marBottom w:val="0"/>
      <w:divBdr>
        <w:top w:val="none" w:sz="0" w:space="0" w:color="auto"/>
        <w:left w:val="none" w:sz="0" w:space="0" w:color="auto"/>
        <w:bottom w:val="none" w:sz="0" w:space="0" w:color="auto"/>
        <w:right w:val="none" w:sz="0" w:space="0" w:color="auto"/>
      </w:divBdr>
    </w:div>
    <w:div w:id="1224677534">
      <w:bodyDiv w:val="1"/>
      <w:marLeft w:val="0"/>
      <w:marRight w:val="0"/>
      <w:marTop w:val="0"/>
      <w:marBottom w:val="0"/>
      <w:divBdr>
        <w:top w:val="none" w:sz="0" w:space="0" w:color="auto"/>
        <w:left w:val="none" w:sz="0" w:space="0" w:color="auto"/>
        <w:bottom w:val="none" w:sz="0" w:space="0" w:color="auto"/>
        <w:right w:val="none" w:sz="0" w:space="0" w:color="auto"/>
      </w:divBdr>
    </w:div>
    <w:div w:id="1240793562">
      <w:bodyDiv w:val="1"/>
      <w:marLeft w:val="0"/>
      <w:marRight w:val="0"/>
      <w:marTop w:val="0"/>
      <w:marBottom w:val="0"/>
      <w:divBdr>
        <w:top w:val="none" w:sz="0" w:space="0" w:color="auto"/>
        <w:left w:val="none" w:sz="0" w:space="0" w:color="auto"/>
        <w:bottom w:val="none" w:sz="0" w:space="0" w:color="auto"/>
        <w:right w:val="none" w:sz="0" w:space="0" w:color="auto"/>
      </w:divBdr>
    </w:div>
    <w:div w:id="1284848427">
      <w:bodyDiv w:val="1"/>
      <w:marLeft w:val="0"/>
      <w:marRight w:val="0"/>
      <w:marTop w:val="0"/>
      <w:marBottom w:val="0"/>
      <w:divBdr>
        <w:top w:val="none" w:sz="0" w:space="0" w:color="auto"/>
        <w:left w:val="none" w:sz="0" w:space="0" w:color="auto"/>
        <w:bottom w:val="none" w:sz="0" w:space="0" w:color="auto"/>
        <w:right w:val="none" w:sz="0" w:space="0" w:color="auto"/>
      </w:divBdr>
    </w:div>
    <w:div w:id="1334602273">
      <w:bodyDiv w:val="1"/>
      <w:marLeft w:val="0"/>
      <w:marRight w:val="0"/>
      <w:marTop w:val="0"/>
      <w:marBottom w:val="0"/>
      <w:divBdr>
        <w:top w:val="none" w:sz="0" w:space="0" w:color="auto"/>
        <w:left w:val="none" w:sz="0" w:space="0" w:color="auto"/>
        <w:bottom w:val="none" w:sz="0" w:space="0" w:color="auto"/>
        <w:right w:val="none" w:sz="0" w:space="0" w:color="auto"/>
      </w:divBdr>
    </w:div>
    <w:div w:id="1495873063">
      <w:bodyDiv w:val="1"/>
      <w:marLeft w:val="0"/>
      <w:marRight w:val="0"/>
      <w:marTop w:val="0"/>
      <w:marBottom w:val="0"/>
      <w:divBdr>
        <w:top w:val="none" w:sz="0" w:space="0" w:color="auto"/>
        <w:left w:val="none" w:sz="0" w:space="0" w:color="auto"/>
        <w:bottom w:val="none" w:sz="0" w:space="0" w:color="auto"/>
        <w:right w:val="none" w:sz="0" w:space="0" w:color="auto"/>
      </w:divBdr>
    </w:div>
    <w:div w:id="1526137366">
      <w:bodyDiv w:val="1"/>
      <w:marLeft w:val="0"/>
      <w:marRight w:val="0"/>
      <w:marTop w:val="0"/>
      <w:marBottom w:val="0"/>
      <w:divBdr>
        <w:top w:val="none" w:sz="0" w:space="0" w:color="auto"/>
        <w:left w:val="none" w:sz="0" w:space="0" w:color="auto"/>
        <w:bottom w:val="none" w:sz="0" w:space="0" w:color="auto"/>
        <w:right w:val="none" w:sz="0" w:space="0" w:color="auto"/>
      </w:divBdr>
    </w:div>
    <w:div w:id="1535923741">
      <w:bodyDiv w:val="1"/>
      <w:marLeft w:val="0"/>
      <w:marRight w:val="0"/>
      <w:marTop w:val="0"/>
      <w:marBottom w:val="0"/>
      <w:divBdr>
        <w:top w:val="none" w:sz="0" w:space="0" w:color="auto"/>
        <w:left w:val="none" w:sz="0" w:space="0" w:color="auto"/>
        <w:bottom w:val="none" w:sz="0" w:space="0" w:color="auto"/>
        <w:right w:val="none" w:sz="0" w:space="0" w:color="auto"/>
      </w:divBdr>
    </w:div>
    <w:div w:id="1546019620">
      <w:bodyDiv w:val="1"/>
      <w:marLeft w:val="0"/>
      <w:marRight w:val="0"/>
      <w:marTop w:val="0"/>
      <w:marBottom w:val="0"/>
      <w:divBdr>
        <w:top w:val="none" w:sz="0" w:space="0" w:color="auto"/>
        <w:left w:val="none" w:sz="0" w:space="0" w:color="auto"/>
        <w:bottom w:val="none" w:sz="0" w:space="0" w:color="auto"/>
        <w:right w:val="none" w:sz="0" w:space="0" w:color="auto"/>
      </w:divBdr>
    </w:div>
    <w:div w:id="1564369404">
      <w:bodyDiv w:val="1"/>
      <w:marLeft w:val="0"/>
      <w:marRight w:val="0"/>
      <w:marTop w:val="0"/>
      <w:marBottom w:val="0"/>
      <w:divBdr>
        <w:top w:val="none" w:sz="0" w:space="0" w:color="auto"/>
        <w:left w:val="none" w:sz="0" w:space="0" w:color="auto"/>
        <w:bottom w:val="none" w:sz="0" w:space="0" w:color="auto"/>
        <w:right w:val="none" w:sz="0" w:space="0" w:color="auto"/>
      </w:divBdr>
    </w:div>
    <w:div w:id="1569881803">
      <w:bodyDiv w:val="1"/>
      <w:marLeft w:val="0"/>
      <w:marRight w:val="0"/>
      <w:marTop w:val="0"/>
      <w:marBottom w:val="0"/>
      <w:divBdr>
        <w:top w:val="none" w:sz="0" w:space="0" w:color="auto"/>
        <w:left w:val="none" w:sz="0" w:space="0" w:color="auto"/>
        <w:bottom w:val="none" w:sz="0" w:space="0" w:color="auto"/>
        <w:right w:val="none" w:sz="0" w:space="0" w:color="auto"/>
      </w:divBdr>
    </w:div>
    <w:div w:id="1578906633">
      <w:bodyDiv w:val="1"/>
      <w:marLeft w:val="0"/>
      <w:marRight w:val="0"/>
      <w:marTop w:val="0"/>
      <w:marBottom w:val="0"/>
      <w:divBdr>
        <w:top w:val="none" w:sz="0" w:space="0" w:color="auto"/>
        <w:left w:val="none" w:sz="0" w:space="0" w:color="auto"/>
        <w:bottom w:val="none" w:sz="0" w:space="0" w:color="auto"/>
        <w:right w:val="none" w:sz="0" w:space="0" w:color="auto"/>
      </w:divBdr>
    </w:div>
    <w:div w:id="1585338312">
      <w:bodyDiv w:val="1"/>
      <w:marLeft w:val="0"/>
      <w:marRight w:val="0"/>
      <w:marTop w:val="0"/>
      <w:marBottom w:val="0"/>
      <w:divBdr>
        <w:top w:val="none" w:sz="0" w:space="0" w:color="auto"/>
        <w:left w:val="none" w:sz="0" w:space="0" w:color="auto"/>
        <w:bottom w:val="none" w:sz="0" w:space="0" w:color="auto"/>
        <w:right w:val="none" w:sz="0" w:space="0" w:color="auto"/>
      </w:divBdr>
    </w:div>
    <w:div w:id="1615942488">
      <w:bodyDiv w:val="1"/>
      <w:marLeft w:val="0"/>
      <w:marRight w:val="0"/>
      <w:marTop w:val="0"/>
      <w:marBottom w:val="0"/>
      <w:divBdr>
        <w:top w:val="none" w:sz="0" w:space="0" w:color="auto"/>
        <w:left w:val="none" w:sz="0" w:space="0" w:color="auto"/>
        <w:bottom w:val="none" w:sz="0" w:space="0" w:color="auto"/>
        <w:right w:val="none" w:sz="0" w:space="0" w:color="auto"/>
      </w:divBdr>
    </w:div>
    <w:div w:id="1631861020">
      <w:bodyDiv w:val="1"/>
      <w:marLeft w:val="0"/>
      <w:marRight w:val="0"/>
      <w:marTop w:val="0"/>
      <w:marBottom w:val="0"/>
      <w:divBdr>
        <w:top w:val="none" w:sz="0" w:space="0" w:color="auto"/>
        <w:left w:val="none" w:sz="0" w:space="0" w:color="auto"/>
        <w:bottom w:val="none" w:sz="0" w:space="0" w:color="auto"/>
        <w:right w:val="none" w:sz="0" w:space="0" w:color="auto"/>
      </w:divBdr>
    </w:div>
    <w:div w:id="1680892766">
      <w:bodyDiv w:val="1"/>
      <w:marLeft w:val="0"/>
      <w:marRight w:val="0"/>
      <w:marTop w:val="0"/>
      <w:marBottom w:val="0"/>
      <w:divBdr>
        <w:top w:val="none" w:sz="0" w:space="0" w:color="auto"/>
        <w:left w:val="none" w:sz="0" w:space="0" w:color="auto"/>
        <w:bottom w:val="none" w:sz="0" w:space="0" w:color="auto"/>
        <w:right w:val="none" w:sz="0" w:space="0" w:color="auto"/>
      </w:divBdr>
    </w:div>
    <w:div w:id="1744528418">
      <w:bodyDiv w:val="1"/>
      <w:marLeft w:val="0"/>
      <w:marRight w:val="0"/>
      <w:marTop w:val="0"/>
      <w:marBottom w:val="0"/>
      <w:divBdr>
        <w:top w:val="none" w:sz="0" w:space="0" w:color="auto"/>
        <w:left w:val="none" w:sz="0" w:space="0" w:color="auto"/>
        <w:bottom w:val="none" w:sz="0" w:space="0" w:color="auto"/>
        <w:right w:val="none" w:sz="0" w:space="0" w:color="auto"/>
      </w:divBdr>
    </w:div>
    <w:div w:id="1771008765">
      <w:bodyDiv w:val="1"/>
      <w:marLeft w:val="0"/>
      <w:marRight w:val="0"/>
      <w:marTop w:val="0"/>
      <w:marBottom w:val="0"/>
      <w:divBdr>
        <w:top w:val="none" w:sz="0" w:space="0" w:color="auto"/>
        <w:left w:val="none" w:sz="0" w:space="0" w:color="auto"/>
        <w:bottom w:val="none" w:sz="0" w:space="0" w:color="auto"/>
        <w:right w:val="none" w:sz="0" w:space="0" w:color="auto"/>
      </w:divBdr>
    </w:div>
    <w:div w:id="1790320983">
      <w:bodyDiv w:val="1"/>
      <w:marLeft w:val="0"/>
      <w:marRight w:val="0"/>
      <w:marTop w:val="0"/>
      <w:marBottom w:val="0"/>
      <w:divBdr>
        <w:top w:val="none" w:sz="0" w:space="0" w:color="auto"/>
        <w:left w:val="none" w:sz="0" w:space="0" w:color="auto"/>
        <w:bottom w:val="none" w:sz="0" w:space="0" w:color="auto"/>
        <w:right w:val="none" w:sz="0" w:space="0" w:color="auto"/>
      </w:divBdr>
    </w:div>
    <w:div w:id="1831821720">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79795637">
      <w:bodyDiv w:val="1"/>
      <w:marLeft w:val="0"/>
      <w:marRight w:val="0"/>
      <w:marTop w:val="0"/>
      <w:marBottom w:val="0"/>
      <w:divBdr>
        <w:top w:val="none" w:sz="0" w:space="0" w:color="auto"/>
        <w:left w:val="none" w:sz="0" w:space="0" w:color="auto"/>
        <w:bottom w:val="none" w:sz="0" w:space="0" w:color="auto"/>
        <w:right w:val="none" w:sz="0" w:space="0" w:color="auto"/>
      </w:divBdr>
    </w:div>
    <w:div w:id="1991671500">
      <w:bodyDiv w:val="1"/>
      <w:marLeft w:val="0"/>
      <w:marRight w:val="0"/>
      <w:marTop w:val="0"/>
      <w:marBottom w:val="0"/>
      <w:divBdr>
        <w:top w:val="none" w:sz="0" w:space="0" w:color="auto"/>
        <w:left w:val="none" w:sz="0" w:space="0" w:color="auto"/>
        <w:bottom w:val="none" w:sz="0" w:space="0" w:color="auto"/>
        <w:right w:val="none" w:sz="0" w:space="0" w:color="auto"/>
      </w:divBdr>
    </w:div>
    <w:div w:id="2009596546">
      <w:bodyDiv w:val="1"/>
      <w:marLeft w:val="0"/>
      <w:marRight w:val="0"/>
      <w:marTop w:val="0"/>
      <w:marBottom w:val="0"/>
      <w:divBdr>
        <w:top w:val="none" w:sz="0" w:space="0" w:color="auto"/>
        <w:left w:val="none" w:sz="0" w:space="0" w:color="auto"/>
        <w:bottom w:val="none" w:sz="0" w:space="0" w:color="auto"/>
        <w:right w:val="none" w:sz="0" w:space="0" w:color="auto"/>
      </w:divBdr>
    </w:div>
    <w:div w:id="2025401262">
      <w:bodyDiv w:val="1"/>
      <w:marLeft w:val="0"/>
      <w:marRight w:val="0"/>
      <w:marTop w:val="0"/>
      <w:marBottom w:val="0"/>
      <w:divBdr>
        <w:top w:val="none" w:sz="0" w:space="0" w:color="auto"/>
        <w:left w:val="none" w:sz="0" w:space="0" w:color="auto"/>
        <w:bottom w:val="none" w:sz="0" w:space="0" w:color="auto"/>
        <w:right w:val="none" w:sz="0" w:space="0" w:color="auto"/>
      </w:divBdr>
    </w:div>
    <w:div w:id="2028557125">
      <w:bodyDiv w:val="1"/>
      <w:marLeft w:val="0"/>
      <w:marRight w:val="0"/>
      <w:marTop w:val="0"/>
      <w:marBottom w:val="0"/>
      <w:divBdr>
        <w:top w:val="none" w:sz="0" w:space="0" w:color="auto"/>
        <w:left w:val="none" w:sz="0" w:space="0" w:color="auto"/>
        <w:bottom w:val="none" w:sz="0" w:space="0" w:color="auto"/>
        <w:right w:val="none" w:sz="0" w:space="0" w:color="auto"/>
      </w:divBdr>
    </w:div>
    <w:div w:id="2058116425">
      <w:bodyDiv w:val="1"/>
      <w:marLeft w:val="0"/>
      <w:marRight w:val="0"/>
      <w:marTop w:val="0"/>
      <w:marBottom w:val="0"/>
      <w:divBdr>
        <w:top w:val="none" w:sz="0" w:space="0" w:color="auto"/>
        <w:left w:val="none" w:sz="0" w:space="0" w:color="auto"/>
        <w:bottom w:val="none" w:sz="0" w:space="0" w:color="auto"/>
        <w:right w:val="none" w:sz="0" w:space="0" w:color="auto"/>
      </w:divBdr>
    </w:div>
    <w:div w:id="2081829519">
      <w:bodyDiv w:val="1"/>
      <w:marLeft w:val="0"/>
      <w:marRight w:val="0"/>
      <w:marTop w:val="0"/>
      <w:marBottom w:val="0"/>
      <w:divBdr>
        <w:top w:val="none" w:sz="0" w:space="0" w:color="auto"/>
        <w:left w:val="none" w:sz="0" w:space="0" w:color="auto"/>
        <w:bottom w:val="none" w:sz="0" w:space="0" w:color="auto"/>
        <w:right w:val="none" w:sz="0" w:space="0" w:color="auto"/>
      </w:divBdr>
    </w:div>
    <w:div w:id="2090149430">
      <w:bodyDiv w:val="1"/>
      <w:marLeft w:val="0"/>
      <w:marRight w:val="0"/>
      <w:marTop w:val="0"/>
      <w:marBottom w:val="0"/>
      <w:divBdr>
        <w:top w:val="none" w:sz="0" w:space="0" w:color="auto"/>
        <w:left w:val="none" w:sz="0" w:space="0" w:color="auto"/>
        <w:bottom w:val="none" w:sz="0" w:space="0" w:color="auto"/>
        <w:right w:val="none" w:sz="0" w:space="0" w:color="auto"/>
      </w:divBdr>
    </w:div>
    <w:div w:id="2106993514">
      <w:bodyDiv w:val="1"/>
      <w:marLeft w:val="0"/>
      <w:marRight w:val="0"/>
      <w:marTop w:val="0"/>
      <w:marBottom w:val="0"/>
      <w:divBdr>
        <w:top w:val="none" w:sz="0" w:space="0" w:color="auto"/>
        <w:left w:val="none" w:sz="0" w:space="0" w:color="auto"/>
        <w:bottom w:val="none" w:sz="0" w:space="0" w:color="auto"/>
        <w:right w:val="none" w:sz="0" w:space="0" w:color="auto"/>
      </w:divBdr>
    </w:div>
    <w:div w:id="212048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ww.R-project.org/" TargetMode="External"/><Relationship Id="rId14" Type="http://schemas.openxmlformats.org/officeDocument/2006/relationships/image" Target="media/image4.jpeg"/><Relationship Id="rId22" Type="http://schemas.microsoft.com/office/2011/relationships/people" Target="people.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15841</TotalTime>
  <Pages>39</Pages>
  <Words>7977</Words>
  <Characters>45475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53346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Jon.Richar</dc:creator>
  <cp:keywords/>
  <dc:description/>
  <cp:lastModifiedBy>Jon.Richar</cp:lastModifiedBy>
  <cp:revision>53</cp:revision>
  <cp:lastPrinted>2023-04-27T00:13:00Z</cp:lastPrinted>
  <dcterms:created xsi:type="dcterms:W3CDTF">2023-11-02T23:47:00Z</dcterms:created>
  <dcterms:modified xsi:type="dcterms:W3CDTF">2024-06-04T05:37:00Z</dcterms:modified>
</cp:coreProperties>
</file>